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ACF92" w14:textId="0EC3CC8A" w:rsidR="00C73E1C" w:rsidRDefault="00C73E1C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Tables</w:t>
      </w:r>
    </w:p>
    <w:p w14:paraId="1B6DD4AF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694D457" w14:textId="4FE47149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1: 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74"/>
        <w:gridCol w:w="3512"/>
        <w:gridCol w:w="3945"/>
        <w:gridCol w:w="2357"/>
      </w:tblGrid>
      <w:tr w:rsidR="00E47E9F" w:rsidRPr="00C73E1C" w14:paraId="45C87EB1" w14:textId="77777777" w:rsidTr="004E0437">
        <w:tc>
          <w:tcPr>
            <w:tcW w:w="1811" w:type="pct"/>
          </w:tcPr>
          <w:p w14:paraId="76A2EB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141" w:type="pct"/>
          </w:tcPr>
          <w:p w14:paraId="6339AA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282" w:type="pct"/>
          </w:tcPr>
          <w:p w14:paraId="3657033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766" w:type="pct"/>
          </w:tcPr>
          <w:p w14:paraId="43238C41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3267E856" w14:textId="77777777" w:rsidTr="00A213D2">
        <w:trPr>
          <w:trHeight w:val="593"/>
        </w:trPr>
        <w:tc>
          <w:tcPr>
            <w:tcW w:w="1811" w:type="pct"/>
          </w:tcPr>
          <w:p w14:paraId="37B1276A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(systolic)</w:t>
            </w:r>
          </w:p>
        </w:tc>
        <w:tc>
          <w:tcPr>
            <w:tcW w:w="1141" w:type="pct"/>
          </w:tcPr>
          <w:p w14:paraId="62CD8883" w14:textId="7B5B5172" w:rsidR="00A213D2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First reading: m11a/ m4a</w:t>
            </w:r>
          </w:p>
          <w:p w14:paraId="01FB05AD" w14:textId="77777777" w:rsidR="00A213D2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 reading: m12a/ m5a</w:t>
            </w:r>
          </w:p>
          <w:p w14:paraId="2A2C6DC0" w14:textId="16156989" w:rsidR="00E47E9F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Third reading: m13a/ m6a</w:t>
            </w:r>
          </w:p>
        </w:tc>
        <w:tc>
          <w:tcPr>
            <w:tcW w:w="1282" w:type="pct"/>
          </w:tcPr>
          <w:p w14:paraId="14ADE936" w14:textId="579F70C3" w:rsidR="009A67DB" w:rsidRPr="006B325A" w:rsidRDefault="00E47E9F" w:rsidP="00696DA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Yes [average of three readings </w:t>
            </w:r>
            <w:r w:rsidRPr="006B325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≥ 140 mm Hg</w:t>
            </w:r>
            <w:r w:rsidR="001C0DF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]</w:t>
            </w:r>
            <w:r w:rsidRPr="006B325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</w:p>
          <w:p w14:paraId="3831C463" w14:textId="1A5E5968" w:rsidR="00E47E9F" w:rsidRPr="006B325A" w:rsidRDefault="00BA78C5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No (otherwise)</w:t>
            </w:r>
          </w:p>
        </w:tc>
        <w:tc>
          <w:tcPr>
            <w:tcW w:w="766" w:type="pct"/>
          </w:tcPr>
          <w:p w14:paraId="6847E60D" w14:textId="77777777" w:rsidR="00E47E9F" w:rsidRPr="006B325A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1 = "Yes" </w:t>
            </w:r>
          </w:p>
          <w:p w14:paraId="295163A1" w14:textId="77777777" w:rsidR="00E47E9F" w:rsidRPr="006B325A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 = "No"</w:t>
            </w:r>
          </w:p>
        </w:tc>
      </w:tr>
      <w:tr w:rsidR="00E47E9F" w:rsidRPr="00C73E1C" w14:paraId="7E96D685" w14:textId="77777777" w:rsidTr="004E0437">
        <w:tc>
          <w:tcPr>
            <w:tcW w:w="1811" w:type="pct"/>
          </w:tcPr>
          <w:p w14:paraId="574904B5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(diastolic)</w:t>
            </w:r>
          </w:p>
        </w:tc>
        <w:tc>
          <w:tcPr>
            <w:tcW w:w="1141" w:type="pct"/>
          </w:tcPr>
          <w:p w14:paraId="274668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First reading: m11b/ m4b</w:t>
            </w:r>
          </w:p>
          <w:p w14:paraId="5334F9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 reading: m12b/ m5b</w:t>
            </w:r>
          </w:p>
          <w:p w14:paraId="32642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Third reading: m13b/ m6b</w:t>
            </w:r>
          </w:p>
        </w:tc>
        <w:tc>
          <w:tcPr>
            <w:tcW w:w="1282" w:type="pct"/>
          </w:tcPr>
          <w:p w14:paraId="02E3B5B3" w14:textId="6E033719" w:rsidR="00A213D2" w:rsidRPr="006B325A" w:rsidRDefault="00A213D2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Yes [average of three readings</w:t>
            </w:r>
            <w:r w:rsidRPr="006B325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≥ 90 mm Hg]</w:t>
            </w:r>
          </w:p>
          <w:p w14:paraId="47F8B2FF" w14:textId="77777777" w:rsidR="00E47E9F" w:rsidRPr="00C73E1C" w:rsidRDefault="00A213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No (otherwise)</w:t>
            </w:r>
          </w:p>
        </w:tc>
        <w:tc>
          <w:tcPr>
            <w:tcW w:w="766" w:type="pct"/>
          </w:tcPr>
          <w:p w14:paraId="794BA215" w14:textId="77777777" w:rsidR="00D723B8" w:rsidRPr="00624526" w:rsidRDefault="00D723B8" w:rsidP="00D723B8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1 = "Yes" </w:t>
            </w:r>
          </w:p>
          <w:p w14:paraId="2AF7C6EA" w14:textId="6595E78D" w:rsidR="00E47E9F" w:rsidRPr="00C73E1C" w:rsidRDefault="00D723B8" w:rsidP="00D72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4526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 = "No"</w:t>
            </w:r>
          </w:p>
        </w:tc>
      </w:tr>
      <w:tr w:rsidR="00E47E9F" w:rsidRPr="00C73E1C" w14:paraId="4C8C6C3A" w14:textId="77777777" w:rsidTr="004E0437">
        <w:tc>
          <w:tcPr>
            <w:tcW w:w="1811" w:type="pct"/>
          </w:tcPr>
          <w:p w14:paraId="7BB0B282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glucose or Diabetes</w:t>
            </w:r>
          </w:p>
        </w:tc>
        <w:tc>
          <w:tcPr>
            <w:tcW w:w="1141" w:type="pct"/>
          </w:tcPr>
          <w:p w14:paraId="44BD31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b5</w:t>
            </w:r>
          </w:p>
        </w:tc>
        <w:tc>
          <w:tcPr>
            <w:tcW w:w="1282" w:type="pct"/>
          </w:tcPr>
          <w:p w14:paraId="4771FB6A" w14:textId="32107DA7" w:rsidR="00D33E9A" w:rsidRPr="00C73E1C" w:rsidRDefault="00E47E9F" w:rsidP="009A67D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[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fasting blood glucose≥126 mg/dL or 7 mmol/L]</w:t>
            </w:r>
          </w:p>
          <w:p w14:paraId="7FF0B1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4FE568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2EDC17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26BF9931" w14:textId="77777777" w:rsidTr="004E0437">
        <w:tc>
          <w:tcPr>
            <w:tcW w:w="1811" w:type="pct"/>
          </w:tcPr>
          <w:p w14:paraId="4220B8F9" w14:textId="5C69C2BD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Raised </w:t>
            </w:r>
            <w:r w:rsidR="00D33E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total </w:t>
            </w: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blood cholesterol or </w:t>
            </w:r>
            <w:r w:rsidRPr="004E04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hypercholesterolemia</w:t>
            </w:r>
          </w:p>
        </w:tc>
        <w:tc>
          <w:tcPr>
            <w:tcW w:w="1141" w:type="pct"/>
          </w:tcPr>
          <w:p w14:paraId="7C6502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b8</w:t>
            </w:r>
          </w:p>
        </w:tc>
        <w:tc>
          <w:tcPr>
            <w:tcW w:w="1282" w:type="pct"/>
          </w:tcPr>
          <w:p w14:paraId="34CFE083" w14:textId="60E8CF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  <w:r w:rsidR="00932DE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9A67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Total </w:t>
            </w:r>
            <w:r w:rsidR="00932D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blood </w:t>
            </w:r>
            <w:r w:rsidR="009A67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chol</w:t>
            </w:r>
            <w:r w:rsidR="00932D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esterol</w:t>
            </w:r>
            <w:r w:rsidR="009A67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≥190</w:t>
            </w:r>
            <w:r w:rsidR="00932D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 5 mmol/L]</w:t>
            </w:r>
          </w:p>
          <w:p w14:paraId="25E4D7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571F04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5BE978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</w:tbl>
    <w:p w14:paraId="1F64C179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101770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9DE2F9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2: Independent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92"/>
        <w:gridCol w:w="1957"/>
        <w:gridCol w:w="4613"/>
        <w:gridCol w:w="5226"/>
      </w:tblGrid>
      <w:tr w:rsidR="00E47E9F" w:rsidRPr="00C73E1C" w14:paraId="3ACDFDFC" w14:textId="77777777" w:rsidTr="00C73E1C">
        <w:tc>
          <w:tcPr>
            <w:tcW w:w="1167" w:type="pct"/>
          </w:tcPr>
          <w:p w14:paraId="0519414E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636" w:type="pct"/>
          </w:tcPr>
          <w:p w14:paraId="34EAEE75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499" w:type="pct"/>
          </w:tcPr>
          <w:p w14:paraId="33CABCEC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1698" w:type="pct"/>
          </w:tcPr>
          <w:p w14:paraId="03BE68F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25EDF1C6" w14:textId="77777777" w:rsidTr="00C73E1C">
        <w:tc>
          <w:tcPr>
            <w:tcW w:w="1167" w:type="pct"/>
          </w:tcPr>
          <w:p w14:paraId="0B958B1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636" w:type="pct"/>
          </w:tcPr>
          <w:p w14:paraId="03066D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8A33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1876F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F264951" w14:textId="77777777" w:rsidTr="00C73E1C">
        <w:tc>
          <w:tcPr>
            <w:tcW w:w="1167" w:type="pct"/>
          </w:tcPr>
          <w:p w14:paraId="346102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Age (18 years or above) </w:t>
            </w:r>
          </w:p>
        </w:tc>
        <w:tc>
          <w:tcPr>
            <w:tcW w:w="636" w:type="pct"/>
          </w:tcPr>
          <w:p w14:paraId="0898DE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499" w:type="pct"/>
          </w:tcPr>
          <w:p w14:paraId="6B8C7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1698" w:type="pct"/>
          </w:tcPr>
          <w:p w14:paraId="07A1A4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"18-29"</w:t>
            </w:r>
          </w:p>
        </w:tc>
      </w:tr>
      <w:tr w:rsidR="00E47E9F" w:rsidRPr="00C73E1C" w14:paraId="2FCF9BC2" w14:textId="77777777" w:rsidTr="00C73E1C">
        <w:tc>
          <w:tcPr>
            <w:tcW w:w="1167" w:type="pct"/>
          </w:tcPr>
          <w:p w14:paraId="5AD79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C19F4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AD630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1698" w:type="pct"/>
          </w:tcPr>
          <w:p w14:paraId="761F74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"30-44" </w:t>
            </w:r>
          </w:p>
        </w:tc>
      </w:tr>
      <w:tr w:rsidR="00E47E9F" w:rsidRPr="00C73E1C" w14:paraId="277BECE2" w14:textId="77777777" w:rsidTr="00C73E1C">
        <w:tc>
          <w:tcPr>
            <w:tcW w:w="1167" w:type="pct"/>
          </w:tcPr>
          <w:p w14:paraId="4A973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5C2EF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27DDE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1698" w:type="pct"/>
          </w:tcPr>
          <w:p w14:paraId="71CED9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"45-59"</w:t>
            </w:r>
          </w:p>
        </w:tc>
      </w:tr>
      <w:tr w:rsidR="00E47E9F" w:rsidRPr="00C73E1C" w14:paraId="1B0F9EBB" w14:textId="77777777" w:rsidTr="00C73E1C">
        <w:tc>
          <w:tcPr>
            <w:tcW w:w="1167" w:type="pct"/>
          </w:tcPr>
          <w:p w14:paraId="583B4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6C7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9CA4F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1698" w:type="pct"/>
          </w:tcPr>
          <w:p w14:paraId="21462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"60 or above"</w:t>
            </w:r>
          </w:p>
        </w:tc>
      </w:tr>
      <w:tr w:rsidR="00E47E9F" w:rsidRPr="00C73E1C" w14:paraId="589E3368" w14:textId="77777777" w:rsidTr="00C73E1C">
        <w:tc>
          <w:tcPr>
            <w:tcW w:w="1167" w:type="pct"/>
          </w:tcPr>
          <w:p w14:paraId="414932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636" w:type="pct"/>
          </w:tcPr>
          <w:p w14:paraId="301B3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1499" w:type="pct"/>
          </w:tcPr>
          <w:p w14:paraId="1E15F7C4" w14:textId="2DA9AA0D" w:rsidR="00E47E9F" w:rsidRPr="00C73E1C" w:rsidRDefault="009A67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1698" w:type="pct"/>
          </w:tcPr>
          <w:p w14:paraId="4BCED3BF" w14:textId="60ED784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r w:rsidR="003F7FE6"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0F194AC1" w14:textId="77777777" w:rsidTr="00C73E1C">
        <w:tc>
          <w:tcPr>
            <w:tcW w:w="1167" w:type="pct"/>
          </w:tcPr>
          <w:p w14:paraId="482701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B7690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E8F60A4" w14:textId="1058F26A" w:rsidR="00E47E9F" w:rsidRPr="00C73E1C" w:rsidRDefault="009A67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1698" w:type="pct"/>
          </w:tcPr>
          <w:p w14:paraId="4D7B5283" w14:textId="3F5878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"Ma</w:t>
            </w:r>
            <w:r w:rsidR="003F7FE6">
              <w:rPr>
                <w:rFonts w:ascii="Times New Roman" w:hAnsi="Times New Roman" w:cs="Times New Roman"/>
                <w:sz w:val="24"/>
                <w:szCs w:val="24"/>
              </w:rPr>
              <w:t>le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19DE9233" w14:textId="77777777" w:rsidTr="00C73E1C">
        <w:tc>
          <w:tcPr>
            <w:tcW w:w="1167" w:type="pct"/>
          </w:tcPr>
          <w:p w14:paraId="58557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Highest level of education</w:t>
            </w:r>
          </w:p>
        </w:tc>
        <w:tc>
          <w:tcPr>
            <w:tcW w:w="636" w:type="pct"/>
          </w:tcPr>
          <w:p w14:paraId="6187A4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1499" w:type="pct"/>
          </w:tcPr>
          <w:p w14:paraId="2BBDC526" w14:textId="215E25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 w:rsidR="005F0D7E"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1698" w:type="pct"/>
          </w:tcPr>
          <w:p w14:paraId="2A40FAB4" w14:textId="0D8E86F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r w:rsidR="00AC3D49"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 w:rsidR="00AC3D49"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4575DE77" w14:textId="77777777" w:rsidTr="00C73E1C">
        <w:tc>
          <w:tcPr>
            <w:tcW w:w="1167" w:type="pct"/>
          </w:tcPr>
          <w:p w14:paraId="0A9B7A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9C8C6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685FA3F" w14:textId="0E2FD48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 w:rsidR="009A67DB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1698" w:type="pct"/>
          </w:tcPr>
          <w:p w14:paraId="0CDE4125" w14:textId="5BFA3DC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</w:t>
            </w:r>
            <w:r w:rsidR="00AC3D49"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 w:rsidR="00AC3D49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="00AC3D49"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7B480474" w14:textId="77777777" w:rsidTr="00C73E1C">
        <w:tc>
          <w:tcPr>
            <w:tcW w:w="1167" w:type="pct"/>
          </w:tcPr>
          <w:p w14:paraId="55E453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369C7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C1DC615" w14:textId="2A20CE3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 w:rsidR="009A67DB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 w:rsidR="009A67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8" w:type="pct"/>
          </w:tcPr>
          <w:p w14:paraId="1D45011A" w14:textId="4794D6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</w:t>
            </w:r>
            <w:r w:rsidR="00C526AD"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 w:rsidR="00C526AD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="00C526AD"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477AA457" w14:textId="77777777" w:rsidTr="00C73E1C">
        <w:tc>
          <w:tcPr>
            <w:tcW w:w="1167" w:type="pct"/>
          </w:tcPr>
          <w:p w14:paraId="14DFD7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541D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80E308C" w14:textId="62ED229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 w:rsidR="00AC3D49"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1698" w:type="pct"/>
          </w:tcPr>
          <w:p w14:paraId="13693DF5" w14:textId="3E55978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</w:t>
            </w:r>
            <w:r w:rsidR="00963E81"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 w:rsidR="00963E81">
              <w:rPr>
                <w:rFonts w:ascii="Times New Roman" w:hAnsi="Times New Roman" w:cs="Times New Roman"/>
                <w:sz w:val="24"/>
                <w:szCs w:val="24"/>
              </w:rPr>
              <w:t xml:space="preserve"> or higher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289F9FD4" w14:textId="77777777" w:rsidTr="00C73E1C">
        <w:tc>
          <w:tcPr>
            <w:tcW w:w="1167" w:type="pct"/>
          </w:tcPr>
          <w:p w14:paraId="46FF6A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Marital status</w:t>
            </w:r>
          </w:p>
        </w:tc>
        <w:tc>
          <w:tcPr>
            <w:tcW w:w="636" w:type="pct"/>
          </w:tcPr>
          <w:p w14:paraId="4F9C3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c7</w:t>
            </w:r>
          </w:p>
        </w:tc>
        <w:tc>
          <w:tcPr>
            <w:tcW w:w="1499" w:type="pct"/>
          </w:tcPr>
          <w:p w14:paraId="373DB2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1698" w:type="pct"/>
          </w:tcPr>
          <w:p w14:paraId="54FA7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"Currently Married" </w:t>
            </w:r>
          </w:p>
        </w:tc>
      </w:tr>
      <w:tr w:rsidR="00E47E9F" w:rsidRPr="00C73E1C" w14:paraId="7A10C3AA" w14:textId="77777777" w:rsidTr="00C73E1C">
        <w:tc>
          <w:tcPr>
            <w:tcW w:w="1167" w:type="pct"/>
          </w:tcPr>
          <w:p w14:paraId="0EC342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3C837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FA4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1698" w:type="pct"/>
          </w:tcPr>
          <w:p w14:paraId="36411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"Not Married"</w:t>
            </w:r>
          </w:p>
        </w:tc>
      </w:tr>
      <w:tr w:rsidR="00E47E9F" w:rsidRPr="00C73E1C" w14:paraId="2AF468A8" w14:textId="77777777" w:rsidTr="00C73E1C">
        <w:tc>
          <w:tcPr>
            <w:tcW w:w="1167" w:type="pct"/>
          </w:tcPr>
          <w:p w14:paraId="702F4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Work status</w:t>
            </w:r>
          </w:p>
        </w:tc>
        <w:tc>
          <w:tcPr>
            <w:tcW w:w="636" w:type="pct"/>
          </w:tcPr>
          <w:p w14:paraId="61BD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c8</w:t>
            </w:r>
          </w:p>
        </w:tc>
        <w:tc>
          <w:tcPr>
            <w:tcW w:w="1499" w:type="pct"/>
          </w:tcPr>
          <w:p w14:paraId="3EA694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Employee/ Business/ Agriculture/ 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1698" w:type="pct"/>
          </w:tcPr>
          <w:p w14:paraId="17AE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"Employee/Business/ 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66912B89" w14:textId="77777777" w:rsidTr="00C73E1C">
        <w:tc>
          <w:tcPr>
            <w:tcW w:w="1167" w:type="pct"/>
          </w:tcPr>
          <w:p w14:paraId="7D5FB2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5B5463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F77AC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Homemaker/ Other voluntary work</w:t>
            </w:r>
          </w:p>
        </w:tc>
        <w:tc>
          <w:tcPr>
            <w:tcW w:w="1698" w:type="pct"/>
          </w:tcPr>
          <w:p w14:paraId="3D1841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"Homemaker/Other voluntary work " </w:t>
            </w:r>
          </w:p>
        </w:tc>
      </w:tr>
      <w:tr w:rsidR="00E47E9F" w:rsidRPr="00C73E1C" w14:paraId="76EF4D41" w14:textId="77777777" w:rsidTr="00C73E1C">
        <w:tc>
          <w:tcPr>
            <w:tcW w:w="1167" w:type="pct"/>
          </w:tcPr>
          <w:p w14:paraId="6A4005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3049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87391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</w:p>
        </w:tc>
        <w:tc>
          <w:tcPr>
            <w:tcW w:w="1698" w:type="pct"/>
          </w:tcPr>
          <w:p w14:paraId="24A55D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2 = "Unemployed" </w:t>
            </w:r>
          </w:p>
        </w:tc>
      </w:tr>
      <w:tr w:rsidR="00E47E9F" w:rsidRPr="00C73E1C" w14:paraId="3CB146E1" w14:textId="77777777" w:rsidTr="00C73E1C">
        <w:tc>
          <w:tcPr>
            <w:tcW w:w="1167" w:type="pct"/>
          </w:tcPr>
          <w:p w14:paraId="5573A3C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636" w:type="pct"/>
          </w:tcPr>
          <w:p w14:paraId="505F22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CBC3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0B14EC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7DA6291" w14:textId="77777777" w:rsidTr="00C73E1C">
        <w:tc>
          <w:tcPr>
            <w:tcW w:w="1167" w:type="pct"/>
          </w:tcPr>
          <w:p w14:paraId="77F90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 smoking</w:t>
            </w:r>
          </w:p>
        </w:tc>
        <w:tc>
          <w:tcPr>
            <w:tcW w:w="636" w:type="pct"/>
          </w:tcPr>
          <w:p w14:paraId="2754B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t1</w:t>
            </w:r>
          </w:p>
        </w:tc>
        <w:tc>
          <w:tcPr>
            <w:tcW w:w="1499" w:type="pct"/>
          </w:tcPr>
          <w:p w14:paraId="782C2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514179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2FC1043" w14:textId="77777777" w:rsidTr="00C73E1C">
        <w:tc>
          <w:tcPr>
            <w:tcW w:w="1167" w:type="pct"/>
          </w:tcPr>
          <w:p w14:paraId="700436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CB86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87870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F7EEA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7BBCC050" w14:textId="77777777" w:rsidTr="00C73E1C">
        <w:tc>
          <w:tcPr>
            <w:tcW w:w="1167" w:type="pct"/>
          </w:tcPr>
          <w:p w14:paraId="1B089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Fruit eaten in a week</w:t>
            </w:r>
          </w:p>
        </w:tc>
        <w:tc>
          <w:tcPr>
            <w:tcW w:w="636" w:type="pct"/>
          </w:tcPr>
          <w:p w14:paraId="32CDB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1499" w:type="pct"/>
          </w:tcPr>
          <w:p w14:paraId="18C236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DA55B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6D7587E3" w14:textId="77777777" w:rsidTr="00C73E1C">
        <w:tc>
          <w:tcPr>
            <w:tcW w:w="1167" w:type="pct"/>
          </w:tcPr>
          <w:p w14:paraId="132AC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A8A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11A1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596E09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12809ECB" w14:textId="77777777" w:rsidTr="00C73E1C">
        <w:tc>
          <w:tcPr>
            <w:tcW w:w="1167" w:type="pct"/>
          </w:tcPr>
          <w:p w14:paraId="50EAF4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Vegetables eaten in a week</w:t>
            </w:r>
          </w:p>
        </w:tc>
        <w:tc>
          <w:tcPr>
            <w:tcW w:w="636" w:type="pct"/>
          </w:tcPr>
          <w:p w14:paraId="60A314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1499" w:type="pct"/>
          </w:tcPr>
          <w:p w14:paraId="6B54C1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D8641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4DF26D2" w14:textId="77777777" w:rsidTr="00C73E1C">
        <w:tc>
          <w:tcPr>
            <w:tcW w:w="1167" w:type="pct"/>
          </w:tcPr>
          <w:p w14:paraId="6B589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031F3E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766B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1AB3F5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4E2189D9" w14:textId="77777777" w:rsidTr="00C73E1C">
        <w:tc>
          <w:tcPr>
            <w:tcW w:w="1167" w:type="pct"/>
          </w:tcPr>
          <w:p w14:paraId="7FE0F38B" w14:textId="74A23216" w:rsidR="00E47E9F" w:rsidRPr="00C73E1C" w:rsidRDefault="00AE124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dding salt when eating</w:t>
            </w:r>
          </w:p>
        </w:tc>
        <w:tc>
          <w:tcPr>
            <w:tcW w:w="636" w:type="pct"/>
          </w:tcPr>
          <w:p w14:paraId="73EC10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d5a/ds1</w:t>
            </w:r>
          </w:p>
        </w:tc>
        <w:tc>
          <w:tcPr>
            <w:tcW w:w="1499" w:type="pct"/>
          </w:tcPr>
          <w:p w14:paraId="424606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 Often</w:t>
            </w:r>
          </w:p>
        </w:tc>
        <w:tc>
          <w:tcPr>
            <w:tcW w:w="1698" w:type="pct"/>
          </w:tcPr>
          <w:p w14:paraId="13841B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"Always/ Often" </w:t>
            </w:r>
          </w:p>
        </w:tc>
      </w:tr>
      <w:tr w:rsidR="00E47E9F" w:rsidRPr="00C73E1C" w14:paraId="0B91CB00" w14:textId="77777777" w:rsidTr="00C73E1C">
        <w:tc>
          <w:tcPr>
            <w:tcW w:w="1167" w:type="pct"/>
          </w:tcPr>
          <w:p w14:paraId="77B228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8C18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6A3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 Rarely </w:t>
            </w:r>
          </w:p>
        </w:tc>
        <w:tc>
          <w:tcPr>
            <w:tcW w:w="1698" w:type="pct"/>
          </w:tcPr>
          <w:p w14:paraId="1BC5BA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"Sometimes/ Rarely" </w:t>
            </w:r>
          </w:p>
        </w:tc>
      </w:tr>
      <w:tr w:rsidR="00E47E9F" w:rsidRPr="00C73E1C" w14:paraId="182DDA88" w14:textId="77777777" w:rsidTr="00C73E1C">
        <w:tc>
          <w:tcPr>
            <w:tcW w:w="1167" w:type="pct"/>
          </w:tcPr>
          <w:p w14:paraId="73257F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096C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45B0F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1698" w:type="pct"/>
          </w:tcPr>
          <w:p w14:paraId="247ADA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"Never"</w:t>
            </w:r>
          </w:p>
        </w:tc>
      </w:tr>
      <w:tr w:rsidR="00E47E9F" w:rsidRPr="00C73E1C" w14:paraId="0406339F" w14:textId="77777777" w:rsidTr="00C73E1C">
        <w:tc>
          <w:tcPr>
            <w:tcW w:w="1167" w:type="pct"/>
          </w:tcPr>
          <w:p w14:paraId="32254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Oil used most often</w:t>
            </w:r>
          </w:p>
        </w:tc>
        <w:tc>
          <w:tcPr>
            <w:tcW w:w="636" w:type="pct"/>
          </w:tcPr>
          <w:p w14:paraId="5BBF86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dx6/d5/d8</w:t>
            </w:r>
          </w:p>
        </w:tc>
        <w:tc>
          <w:tcPr>
            <w:tcW w:w="1499" w:type="pct"/>
          </w:tcPr>
          <w:p w14:paraId="5D966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1698" w:type="pct"/>
          </w:tcPr>
          <w:p w14:paraId="6EE5E1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"Coconut/groundnut/ Sunflower/Mustard"</w:t>
            </w:r>
          </w:p>
        </w:tc>
      </w:tr>
      <w:tr w:rsidR="00E47E9F" w:rsidRPr="00C73E1C" w14:paraId="46B7392E" w14:textId="77777777" w:rsidTr="00C73E1C">
        <w:tc>
          <w:tcPr>
            <w:tcW w:w="1167" w:type="pct"/>
          </w:tcPr>
          <w:p w14:paraId="7CF71B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EE9B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6CA6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 Vegetable/ Palm</w:t>
            </w:r>
          </w:p>
        </w:tc>
        <w:tc>
          <w:tcPr>
            <w:tcW w:w="1698" w:type="pct"/>
          </w:tcPr>
          <w:p w14:paraId="2D76EE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"Soybean/ Vegetable/ Palm"</w:t>
            </w:r>
          </w:p>
        </w:tc>
      </w:tr>
      <w:tr w:rsidR="00E47E9F" w:rsidRPr="00C73E1C" w14:paraId="1FAE1720" w14:textId="77777777" w:rsidTr="00C73E1C">
        <w:tc>
          <w:tcPr>
            <w:tcW w:w="1167" w:type="pct"/>
          </w:tcPr>
          <w:p w14:paraId="7E1974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1A397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BFF67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 Corn / Not specific</w:t>
            </w:r>
          </w:p>
        </w:tc>
        <w:tc>
          <w:tcPr>
            <w:tcW w:w="1698" w:type="pct"/>
          </w:tcPr>
          <w:p w14:paraId="403DD8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"Others/ Olive/ Corn / Not specific"</w:t>
            </w:r>
          </w:p>
        </w:tc>
      </w:tr>
      <w:tr w:rsidR="00E47E9F" w:rsidRPr="00C73E1C" w14:paraId="0EB1A93C" w14:textId="77777777" w:rsidTr="00C73E1C">
        <w:tc>
          <w:tcPr>
            <w:tcW w:w="1167" w:type="pct"/>
          </w:tcPr>
          <w:p w14:paraId="74B9FB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Meals eaten outside in a week</w:t>
            </w:r>
          </w:p>
        </w:tc>
        <w:tc>
          <w:tcPr>
            <w:tcW w:w="636" w:type="pct"/>
          </w:tcPr>
          <w:p w14:paraId="1E014E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dx7/d6/d9</w:t>
            </w:r>
          </w:p>
        </w:tc>
        <w:tc>
          <w:tcPr>
            <w:tcW w:w="1499" w:type="pct"/>
          </w:tcPr>
          <w:p w14:paraId="33388A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B14F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3A442AB4" w14:textId="77777777" w:rsidTr="00C73E1C">
        <w:tc>
          <w:tcPr>
            <w:tcW w:w="1167" w:type="pct"/>
          </w:tcPr>
          <w:p w14:paraId="50B6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DFD1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80FE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6BA75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01EC4D2C" w14:textId="77777777" w:rsidTr="00C73E1C">
        <w:tc>
          <w:tcPr>
            <w:tcW w:w="1167" w:type="pct"/>
          </w:tcPr>
          <w:p w14:paraId="6427211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636" w:type="pct"/>
          </w:tcPr>
          <w:p w14:paraId="4C2C75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0AB21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20413D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2B0EA09" w14:textId="77777777" w:rsidTr="00C73E1C">
        <w:tc>
          <w:tcPr>
            <w:tcW w:w="1167" w:type="pct"/>
          </w:tcPr>
          <w:p w14:paraId="61593B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activity at work</w:t>
            </w:r>
          </w:p>
        </w:tc>
        <w:tc>
          <w:tcPr>
            <w:tcW w:w="636" w:type="pct"/>
          </w:tcPr>
          <w:p w14:paraId="3759A3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1499" w:type="pct"/>
          </w:tcPr>
          <w:p w14:paraId="04DEF1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77D432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122CE20A" w14:textId="77777777" w:rsidTr="00C73E1C">
        <w:tc>
          <w:tcPr>
            <w:tcW w:w="1167" w:type="pct"/>
          </w:tcPr>
          <w:p w14:paraId="780F1E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70B6C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C412D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B71A7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A792CD3" w14:textId="77777777" w:rsidTr="00C73E1C">
        <w:tc>
          <w:tcPr>
            <w:tcW w:w="1167" w:type="pct"/>
          </w:tcPr>
          <w:p w14:paraId="5EE846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activity at work</w:t>
            </w:r>
          </w:p>
        </w:tc>
        <w:tc>
          <w:tcPr>
            <w:tcW w:w="636" w:type="pct"/>
          </w:tcPr>
          <w:p w14:paraId="0FEBC7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1499" w:type="pct"/>
          </w:tcPr>
          <w:p w14:paraId="636331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F65AB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F52C1D5" w14:textId="77777777" w:rsidTr="00C73E1C">
        <w:tc>
          <w:tcPr>
            <w:tcW w:w="1167" w:type="pct"/>
          </w:tcPr>
          <w:p w14:paraId="05B96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BFA2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3CC7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26060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78F0150D" w14:textId="77777777" w:rsidTr="00C73E1C">
        <w:tc>
          <w:tcPr>
            <w:tcW w:w="1167" w:type="pct"/>
          </w:tcPr>
          <w:p w14:paraId="34E2DB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Active transport</w:t>
            </w:r>
          </w:p>
        </w:tc>
        <w:tc>
          <w:tcPr>
            <w:tcW w:w="636" w:type="pct"/>
          </w:tcPr>
          <w:p w14:paraId="7E133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p7</w:t>
            </w:r>
          </w:p>
        </w:tc>
        <w:tc>
          <w:tcPr>
            <w:tcW w:w="1499" w:type="pct"/>
          </w:tcPr>
          <w:p w14:paraId="42D586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49025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B635D2B" w14:textId="77777777" w:rsidTr="00C73E1C">
        <w:tc>
          <w:tcPr>
            <w:tcW w:w="1167" w:type="pct"/>
          </w:tcPr>
          <w:p w14:paraId="2D6499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76BF2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34CCE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44932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537A48" w14:textId="77777777" w:rsidTr="00C73E1C">
        <w:tc>
          <w:tcPr>
            <w:tcW w:w="1167" w:type="pct"/>
          </w:tcPr>
          <w:p w14:paraId="0DFA2D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leisure activity</w:t>
            </w:r>
          </w:p>
        </w:tc>
        <w:tc>
          <w:tcPr>
            <w:tcW w:w="636" w:type="pct"/>
          </w:tcPr>
          <w:p w14:paraId="51AFD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  <w:tc>
          <w:tcPr>
            <w:tcW w:w="1499" w:type="pct"/>
          </w:tcPr>
          <w:p w14:paraId="6231E3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EDE75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5BCE8D2" w14:textId="77777777" w:rsidTr="00C73E1C">
        <w:tc>
          <w:tcPr>
            <w:tcW w:w="1167" w:type="pct"/>
          </w:tcPr>
          <w:p w14:paraId="4886D8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83F9B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B37E1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69CF03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532C3E83" w14:textId="77777777" w:rsidTr="00C73E1C">
        <w:tc>
          <w:tcPr>
            <w:tcW w:w="1167" w:type="pct"/>
          </w:tcPr>
          <w:p w14:paraId="7B3CA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leisure activity</w:t>
            </w:r>
          </w:p>
        </w:tc>
        <w:tc>
          <w:tcPr>
            <w:tcW w:w="636" w:type="pct"/>
          </w:tcPr>
          <w:p w14:paraId="60956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  <w:tc>
          <w:tcPr>
            <w:tcW w:w="1499" w:type="pct"/>
          </w:tcPr>
          <w:p w14:paraId="5DFB51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0D7EC3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ABEE333" w14:textId="77777777" w:rsidTr="00C73E1C">
        <w:tc>
          <w:tcPr>
            <w:tcW w:w="1167" w:type="pct"/>
          </w:tcPr>
          <w:p w14:paraId="636709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2F37C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1E99F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AA799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24D563" w14:textId="77777777" w:rsidTr="00C73E1C">
        <w:tc>
          <w:tcPr>
            <w:tcW w:w="1167" w:type="pct"/>
          </w:tcPr>
          <w:p w14:paraId="681F10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636" w:type="pct"/>
          </w:tcPr>
          <w:p w14:paraId="0ACB59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m3/m11</w:t>
            </w:r>
          </w:p>
        </w:tc>
        <w:tc>
          <w:tcPr>
            <w:tcW w:w="1499" w:type="pct"/>
          </w:tcPr>
          <w:p w14:paraId="3643BF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 in Centimeter</w:t>
            </w:r>
          </w:p>
        </w:tc>
        <w:tc>
          <w:tcPr>
            <w:tcW w:w="1698" w:type="pct"/>
          </w:tcPr>
          <w:p w14:paraId="602930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F20E426" w14:textId="77777777" w:rsidTr="00C73E1C">
        <w:tc>
          <w:tcPr>
            <w:tcW w:w="1167" w:type="pct"/>
          </w:tcPr>
          <w:p w14:paraId="4B1B04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636" w:type="pct"/>
          </w:tcPr>
          <w:p w14:paraId="6677D6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m4/m12</w:t>
            </w:r>
          </w:p>
        </w:tc>
        <w:tc>
          <w:tcPr>
            <w:tcW w:w="1499" w:type="pct"/>
          </w:tcPr>
          <w:p w14:paraId="1E6C83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 in Kilograms</w:t>
            </w:r>
          </w:p>
        </w:tc>
        <w:tc>
          <w:tcPr>
            <w:tcW w:w="1698" w:type="pct"/>
          </w:tcPr>
          <w:p w14:paraId="43F23D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FA7A55" w14:textId="77777777" w:rsidTr="00C73E1C">
        <w:tc>
          <w:tcPr>
            <w:tcW w:w="1167" w:type="pct"/>
          </w:tcPr>
          <w:p w14:paraId="6BDD5D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Obesity</w:t>
            </w:r>
          </w:p>
        </w:tc>
        <w:tc>
          <w:tcPr>
            <w:tcW w:w="636" w:type="pct"/>
          </w:tcPr>
          <w:p w14:paraId="265D7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9EF4B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(BMI &lt; 30 kg/m2)</w:t>
            </w:r>
          </w:p>
        </w:tc>
        <w:tc>
          <w:tcPr>
            <w:tcW w:w="1698" w:type="pct"/>
          </w:tcPr>
          <w:p w14:paraId="1C2E6C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6F23A724" w14:textId="77777777" w:rsidTr="00C73E1C">
        <w:tc>
          <w:tcPr>
            <w:tcW w:w="1167" w:type="pct"/>
          </w:tcPr>
          <w:p w14:paraId="1333EE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A5102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0DBF6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(BMI ≥ 30 kg/m2)</w:t>
            </w:r>
          </w:p>
        </w:tc>
        <w:tc>
          <w:tcPr>
            <w:tcW w:w="1698" w:type="pct"/>
          </w:tcPr>
          <w:p w14:paraId="61B81C54" w14:textId="60CD0E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</w:tbl>
    <w:p w14:paraId="45D00E1C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3904508" w14:textId="77777777" w:rsidR="00CE5AF1" w:rsidRDefault="00CE5AF1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610A9E6" w14:textId="79C5025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Table 3: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Mean (</w:t>
      </w:r>
      <w:r w:rsidR="00EF4EA4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Standard Error (</w:t>
      </w:r>
      <w:r w:rsidR="00484C39" w:rsidRPr="006B325A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SE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r w:rsidR="00EF4EA4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9</w:t>
      </w:r>
      <w:r w:rsidR="00CD0024"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%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C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onfidence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I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nterval</w:t>
      </w:r>
      <w:r w:rsidR="00EF4EA4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(CI)</w:t>
      </w:r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selected </w:t>
      </w:r>
      <w:r w:rsidR="003973D9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parameters of NCDs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 Southeast Asian adults</w:t>
      </w:r>
    </w:p>
    <w:tbl>
      <w:tblPr>
        <w:tblStyle w:val="TableGrid"/>
        <w:tblW w:w="4994" w:type="pct"/>
        <w:tblLook w:val="04A0" w:firstRow="1" w:lastRow="0" w:firstColumn="1" w:lastColumn="0" w:noHBand="0" w:noVBand="1"/>
      </w:tblPr>
      <w:tblGrid>
        <w:gridCol w:w="1404"/>
        <w:gridCol w:w="1737"/>
        <w:gridCol w:w="1952"/>
        <w:gridCol w:w="1740"/>
        <w:gridCol w:w="1764"/>
        <w:gridCol w:w="9"/>
        <w:gridCol w:w="1494"/>
        <w:gridCol w:w="1645"/>
        <w:gridCol w:w="7"/>
        <w:gridCol w:w="9"/>
        <w:gridCol w:w="1519"/>
        <w:gridCol w:w="2078"/>
        <w:gridCol w:w="12"/>
      </w:tblGrid>
      <w:tr w:rsidR="00F73D20" w:rsidRPr="00C73E1C" w14:paraId="799902AB" w14:textId="77777777" w:rsidTr="006B325A">
        <w:tc>
          <w:tcPr>
            <w:tcW w:w="457" w:type="pct"/>
            <w:vAlign w:val="center"/>
          </w:tcPr>
          <w:p w14:paraId="1852AC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0" w:type="pct"/>
            <w:gridSpan w:val="2"/>
            <w:vAlign w:val="center"/>
          </w:tcPr>
          <w:p w14:paraId="36B6632D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Systolic blood pressure</w:t>
            </w:r>
          </w:p>
        </w:tc>
        <w:tc>
          <w:tcPr>
            <w:tcW w:w="1143" w:type="pct"/>
            <w:gridSpan w:val="3"/>
            <w:vAlign w:val="center"/>
          </w:tcPr>
          <w:p w14:paraId="0E078D64" w14:textId="41F5893B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Diastolic Blood pressure</w:t>
            </w:r>
          </w:p>
        </w:tc>
        <w:tc>
          <w:tcPr>
            <w:tcW w:w="1026" w:type="pct"/>
            <w:gridSpan w:val="4"/>
            <w:vAlign w:val="center"/>
          </w:tcPr>
          <w:p w14:paraId="52C7F93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Blood glucose</w:t>
            </w:r>
          </w:p>
        </w:tc>
        <w:tc>
          <w:tcPr>
            <w:tcW w:w="1174" w:type="pct"/>
            <w:gridSpan w:val="3"/>
            <w:vAlign w:val="center"/>
          </w:tcPr>
          <w:p w14:paraId="5CB07C2F" w14:textId="15724F6C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Total b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lood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</w:t>
            </w:r>
          </w:p>
        </w:tc>
      </w:tr>
      <w:tr w:rsidR="00F73D20" w:rsidRPr="00C73E1C" w14:paraId="39033405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7E085407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Align w:val="center"/>
          </w:tcPr>
          <w:p w14:paraId="208C7EC4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35" w:type="pct"/>
            <w:vAlign w:val="center"/>
          </w:tcPr>
          <w:p w14:paraId="48E7E02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566" w:type="pct"/>
            <w:vAlign w:val="center"/>
          </w:tcPr>
          <w:p w14:paraId="028FCFF4" w14:textId="6E2F8F80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74" w:type="pct"/>
            <w:vAlign w:val="center"/>
          </w:tcPr>
          <w:p w14:paraId="6229808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89" w:type="pct"/>
            <w:gridSpan w:val="2"/>
            <w:vAlign w:val="center"/>
          </w:tcPr>
          <w:p w14:paraId="6D35BB4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35" w:type="pct"/>
            <w:vAlign w:val="center"/>
          </w:tcPr>
          <w:p w14:paraId="415E6E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99" w:type="pct"/>
            <w:gridSpan w:val="3"/>
            <w:vAlign w:val="center"/>
          </w:tcPr>
          <w:p w14:paraId="5EC7F12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76" w:type="pct"/>
            <w:vAlign w:val="center"/>
          </w:tcPr>
          <w:p w14:paraId="377C5CD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</w:tr>
      <w:tr w:rsidR="00F73D20" w:rsidRPr="00C73E1C" w14:paraId="3BCF7258" w14:textId="77777777" w:rsidTr="006B325A">
        <w:trPr>
          <w:trHeight w:val="70"/>
        </w:trPr>
        <w:tc>
          <w:tcPr>
            <w:tcW w:w="457" w:type="pct"/>
            <w:vAlign w:val="center"/>
          </w:tcPr>
          <w:p w14:paraId="4AEF845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</w:tc>
        <w:tc>
          <w:tcPr>
            <w:tcW w:w="565" w:type="pct"/>
            <w:vAlign w:val="center"/>
          </w:tcPr>
          <w:p w14:paraId="61B43C31" w14:textId="6CA0DDA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21.38</w:t>
            </w:r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5A760E0C" w14:textId="50D1629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566" w:type="pct"/>
            <w:vAlign w:val="center"/>
          </w:tcPr>
          <w:p w14:paraId="7E05D1ED" w14:textId="0199A0C3" w:rsidR="00F73D20" w:rsidRPr="00C73E1C" w:rsidRDefault="00037A9B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76.64</w:t>
            </w:r>
            <w:r w:rsidR="00F73D20"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0.32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</w:tcPr>
          <w:p w14:paraId="40535CB2" w14:textId="46370C1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CC4C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026" w:type="pct"/>
            <w:gridSpan w:val="4"/>
            <w:vAlign w:val="center"/>
          </w:tcPr>
          <w:p w14:paraId="5917EC35" w14:textId="3A9CE46C" w:rsidR="00F73D20" w:rsidRPr="00C73E1C" w:rsidRDefault="006F67CA" w:rsidP="006B325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self-reported</w:t>
            </w:r>
          </w:p>
        </w:tc>
        <w:tc>
          <w:tcPr>
            <w:tcW w:w="1176" w:type="pct"/>
            <w:gridSpan w:val="4"/>
            <w:vAlign w:val="center"/>
          </w:tcPr>
          <w:p w14:paraId="05CD9B67" w14:textId="2A92F93B" w:rsidR="00F73D20" w:rsidRPr="00C73E1C" w:rsidRDefault="00F73D20" w:rsidP="006B325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n</w:t>
            </w:r>
            <w:r w:rsidRPr="00484C3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ot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measured</w:t>
            </w:r>
          </w:p>
        </w:tc>
      </w:tr>
      <w:tr w:rsidR="00F73D20" w:rsidRPr="00C73E1C" w14:paraId="022AF71D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20626F17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</w:tc>
        <w:tc>
          <w:tcPr>
            <w:tcW w:w="565" w:type="pct"/>
            <w:vAlign w:val="center"/>
          </w:tcPr>
          <w:p w14:paraId="7B4C8604" w14:textId="15D5D25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41BE3E4A" w14:textId="12004DC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1C3A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566" w:type="pct"/>
            <w:vAlign w:val="center"/>
          </w:tcPr>
          <w:p w14:paraId="3A687A05" w14:textId="7383C09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84.46 (1.50)</w:t>
            </w:r>
          </w:p>
        </w:tc>
        <w:tc>
          <w:tcPr>
            <w:tcW w:w="574" w:type="pct"/>
            <w:vAlign w:val="center"/>
          </w:tcPr>
          <w:p w14:paraId="551DE330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81.51 – 87.42</w:t>
            </w:r>
          </w:p>
        </w:tc>
        <w:tc>
          <w:tcPr>
            <w:tcW w:w="489" w:type="pct"/>
            <w:gridSpan w:val="2"/>
            <w:vAlign w:val="center"/>
          </w:tcPr>
          <w:p w14:paraId="76A18C50" w14:textId="038C4258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F9271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F9271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 (</w:t>
            </w:r>
            <w:r w:rsidR="00F9271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</w:tcPr>
          <w:p w14:paraId="2E90DE23" w14:textId="5F3F4502" w:rsidR="00F73D20" w:rsidRPr="00C73E1C" w:rsidRDefault="00F92718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79.77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3.56</w:t>
            </w:r>
          </w:p>
        </w:tc>
        <w:tc>
          <w:tcPr>
            <w:tcW w:w="499" w:type="pct"/>
            <w:gridSpan w:val="3"/>
            <w:vAlign w:val="center"/>
          </w:tcPr>
          <w:p w14:paraId="06A6AEF9" w14:textId="0C58A93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 (1.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</w:tcPr>
          <w:p w14:paraId="43933A28" w14:textId="2C9A379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15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DE78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</w:tr>
      <w:tr w:rsidR="00F73D20" w:rsidRPr="00C73E1C" w14:paraId="20A6CA8E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4556BA3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</w:tc>
        <w:tc>
          <w:tcPr>
            <w:tcW w:w="565" w:type="pct"/>
            <w:vAlign w:val="center"/>
          </w:tcPr>
          <w:p w14:paraId="2B3205E1" w14:textId="390FCAE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126.9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(1.2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391860EE" w14:textId="3DDFB74E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129.4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66" w:type="pct"/>
            <w:vAlign w:val="center"/>
          </w:tcPr>
          <w:p w14:paraId="774B5C48" w14:textId="4A880A6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(0.70)</w:t>
            </w:r>
          </w:p>
        </w:tc>
        <w:tc>
          <w:tcPr>
            <w:tcW w:w="574" w:type="pct"/>
            <w:vAlign w:val="center"/>
          </w:tcPr>
          <w:p w14:paraId="21201D7C" w14:textId="2B46CA8E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r w:rsidR="007B38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489" w:type="pct"/>
            <w:gridSpan w:val="2"/>
            <w:vAlign w:val="center"/>
          </w:tcPr>
          <w:p w14:paraId="6817E41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92.69 (1.30)</w:t>
            </w:r>
          </w:p>
        </w:tc>
        <w:tc>
          <w:tcPr>
            <w:tcW w:w="535" w:type="pct"/>
            <w:vAlign w:val="center"/>
          </w:tcPr>
          <w:p w14:paraId="7796B347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90.07 – 95.31</w:t>
            </w:r>
          </w:p>
        </w:tc>
        <w:tc>
          <w:tcPr>
            <w:tcW w:w="499" w:type="pct"/>
            <w:gridSpan w:val="3"/>
            <w:vAlign w:val="center"/>
          </w:tcPr>
          <w:p w14:paraId="6B6891F8" w14:textId="7EA2171D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1.35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</w:tcPr>
          <w:p w14:paraId="25B4B595" w14:textId="31AAE6D2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7857D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</w:t>
            </w:r>
          </w:p>
        </w:tc>
      </w:tr>
      <w:tr w:rsidR="00F73D20" w:rsidRPr="00C73E1C" w14:paraId="417491A0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39B5709E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</w:tc>
        <w:tc>
          <w:tcPr>
            <w:tcW w:w="565" w:type="pct"/>
            <w:vAlign w:val="center"/>
          </w:tcPr>
          <w:p w14:paraId="00AE3EBC" w14:textId="0465C80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129.8</w:t>
            </w:r>
            <w:r w:rsidR="00671C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(2.62)</w:t>
            </w:r>
          </w:p>
        </w:tc>
        <w:tc>
          <w:tcPr>
            <w:tcW w:w="635" w:type="pct"/>
            <w:vAlign w:val="center"/>
          </w:tcPr>
          <w:p w14:paraId="37A963E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124.68 – 135.02</w:t>
            </w:r>
          </w:p>
        </w:tc>
        <w:tc>
          <w:tcPr>
            <w:tcW w:w="566" w:type="pct"/>
            <w:vAlign w:val="center"/>
          </w:tcPr>
          <w:p w14:paraId="786A51D5" w14:textId="127EA8A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83.32 (1.22)</w:t>
            </w:r>
          </w:p>
        </w:tc>
        <w:tc>
          <w:tcPr>
            <w:tcW w:w="574" w:type="pct"/>
            <w:vAlign w:val="center"/>
          </w:tcPr>
          <w:p w14:paraId="21D25789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80.92 – 85.73</w:t>
            </w:r>
          </w:p>
        </w:tc>
        <w:tc>
          <w:tcPr>
            <w:tcW w:w="489" w:type="pct"/>
            <w:gridSpan w:val="2"/>
            <w:vAlign w:val="center"/>
          </w:tcPr>
          <w:p w14:paraId="1D74DFB0" w14:textId="2957B2FE" w:rsidR="00F73D20" w:rsidRPr="00C73E1C" w:rsidRDefault="0091768E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77.59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0.90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</w:tcPr>
          <w:p w14:paraId="27B63044" w14:textId="671287AE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75.</w:t>
            </w:r>
            <w:r w:rsidR="009176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r w:rsidR="009176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9176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499" w:type="pct"/>
            <w:gridSpan w:val="3"/>
            <w:vAlign w:val="center"/>
          </w:tcPr>
          <w:p w14:paraId="1366659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139.69 (2.47)</w:t>
            </w:r>
          </w:p>
        </w:tc>
        <w:tc>
          <w:tcPr>
            <w:tcW w:w="676" w:type="pct"/>
            <w:vAlign w:val="center"/>
          </w:tcPr>
          <w:p w14:paraId="5A531C6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134.80 – 144.57</w:t>
            </w:r>
          </w:p>
        </w:tc>
      </w:tr>
      <w:tr w:rsidR="00F73D20" w:rsidRPr="00C73E1C" w14:paraId="7E6F546C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30037F8B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</w:tc>
        <w:tc>
          <w:tcPr>
            <w:tcW w:w="565" w:type="pct"/>
            <w:vAlign w:val="center"/>
          </w:tcPr>
          <w:p w14:paraId="1140B7D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121.44 (0.40)</w:t>
            </w:r>
          </w:p>
        </w:tc>
        <w:tc>
          <w:tcPr>
            <w:tcW w:w="635" w:type="pct"/>
            <w:vAlign w:val="center"/>
          </w:tcPr>
          <w:p w14:paraId="7ADA4DE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120.66 – 122.23</w:t>
            </w:r>
          </w:p>
        </w:tc>
        <w:tc>
          <w:tcPr>
            <w:tcW w:w="566" w:type="pct"/>
            <w:vAlign w:val="center"/>
          </w:tcPr>
          <w:p w14:paraId="23EAC493" w14:textId="6A9BBF2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79.21 (0.28)</w:t>
            </w:r>
          </w:p>
        </w:tc>
        <w:tc>
          <w:tcPr>
            <w:tcW w:w="574" w:type="pct"/>
            <w:vAlign w:val="center"/>
          </w:tcPr>
          <w:p w14:paraId="0083FD6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78.66 – 79.75</w:t>
            </w:r>
          </w:p>
        </w:tc>
        <w:tc>
          <w:tcPr>
            <w:tcW w:w="489" w:type="pct"/>
            <w:gridSpan w:val="2"/>
            <w:vAlign w:val="center"/>
          </w:tcPr>
          <w:p w14:paraId="629DA65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97.32 (0.60)</w:t>
            </w:r>
          </w:p>
        </w:tc>
        <w:tc>
          <w:tcPr>
            <w:tcW w:w="535" w:type="pct"/>
            <w:vAlign w:val="center"/>
          </w:tcPr>
          <w:p w14:paraId="55027753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96.15 – 98.50</w:t>
            </w:r>
          </w:p>
        </w:tc>
        <w:tc>
          <w:tcPr>
            <w:tcW w:w="499" w:type="pct"/>
            <w:gridSpan w:val="3"/>
            <w:vAlign w:val="center"/>
          </w:tcPr>
          <w:p w14:paraId="5AA880C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167.64 (0.92)</w:t>
            </w:r>
          </w:p>
        </w:tc>
        <w:tc>
          <w:tcPr>
            <w:tcW w:w="676" w:type="pct"/>
            <w:vAlign w:val="center"/>
          </w:tcPr>
          <w:p w14:paraId="0D61DD3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165.84 – 169.45</w:t>
            </w:r>
          </w:p>
        </w:tc>
      </w:tr>
      <w:tr w:rsidR="00F73D20" w:rsidRPr="00C73E1C" w14:paraId="75047347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1006B936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</w:tc>
        <w:tc>
          <w:tcPr>
            <w:tcW w:w="565" w:type="pct"/>
            <w:vAlign w:val="center"/>
          </w:tcPr>
          <w:p w14:paraId="6CFBF76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125.65 (0.46)</w:t>
            </w:r>
          </w:p>
        </w:tc>
        <w:tc>
          <w:tcPr>
            <w:tcW w:w="635" w:type="pct"/>
            <w:vAlign w:val="center"/>
          </w:tcPr>
          <w:p w14:paraId="194EF96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124.74 – 126.60</w:t>
            </w:r>
          </w:p>
        </w:tc>
        <w:tc>
          <w:tcPr>
            <w:tcW w:w="566" w:type="pct"/>
            <w:vAlign w:val="center"/>
          </w:tcPr>
          <w:p w14:paraId="05C25C8E" w14:textId="61CA6D6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82.51 (0.33)</w:t>
            </w:r>
          </w:p>
        </w:tc>
        <w:tc>
          <w:tcPr>
            <w:tcW w:w="574" w:type="pct"/>
            <w:vAlign w:val="center"/>
          </w:tcPr>
          <w:p w14:paraId="0C65644B" w14:textId="6CD8864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</w:t>
            </w:r>
            <w:r w:rsidR="00F466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r w:rsidR="00F466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F466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489" w:type="pct"/>
            <w:gridSpan w:val="2"/>
            <w:vAlign w:val="center"/>
          </w:tcPr>
          <w:p w14:paraId="28C5474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94.16 (0.93)</w:t>
            </w:r>
          </w:p>
        </w:tc>
        <w:tc>
          <w:tcPr>
            <w:tcW w:w="535" w:type="pct"/>
            <w:vAlign w:val="center"/>
          </w:tcPr>
          <w:p w14:paraId="334BFA7C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92.32 –96.00</w:t>
            </w:r>
          </w:p>
        </w:tc>
        <w:tc>
          <w:tcPr>
            <w:tcW w:w="499" w:type="pct"/>
            <w:gridSpan w:val="3"/>
            <w:vAlign w:val="center"/>
          </w:tcPr>
          <w:p w14:paraId="04D5276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142.88 (1.16)</w:t>
            </w:r>
          </w:p>
        </w:tc>
        <w:tc>
          <w:tcPr>
            <w:tcW w:w="676" w:type="pct"/>
            <w:vAlign w:val="center"/>
          </w:tcPr>
          <w:p w14:paraId="0055C21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140.59 – 145.17</w:t>
            </w:r>
          </w:p>
        </w:tc>
      </w:tr>
      <w:tr w:rsidR="00F73D20" w:rsidRPr="00C73E1C" w14:paraId="5B0288B7" w14:textId="77777777" w:rsidTr="006B325A">
        <w:trPr>
          <w:gridAfter w:val="1"/>
          <w:wAfter w:w="3" w:type="pct"/>
        </w:trPr>
        <w:tc>
          <w:tcPr>
            <w:tcW w:w="457" w:type="pct"/>
            <w:vAlign w:val="center"/>
          </w:tcPr>
          <w:p w14:paraId="46C75318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CE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565" w:type="pct"/>
            <w:vAlign w:val="center"/>
          </w:tcPr>
          <w:p w14:paraId="67CBA1F3" w14:textId="1A4AF5F8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</w:tcPr>
          <w:p w14:paraId="0A10C624" w14:textId="5A5F690D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566" w:type="pct"/>
            <w:vAlign w:val="center"/>
          </w:tcPr>
          <w:p w14:paraId="408E04E8" w14:textId="5F63FC8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</w:tcPr>
          <w:p w14:paraId="235F0A1B" w14:textId="450321E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r w:rsidR="00BE41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89" w:type="pct"/>
            <w:gridSpan w:val="2"/>
            <w:vAlign w:val="center"/>
          </w:tcPr>
          <w:p w14:paraId="10136EC6" w14:textId="0B94EBA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</w:tcPr>
          <w:p w14:paraId="548D67E9" w14:textId="367D6D84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9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3365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499" w:type="pct"/>
            <w:gridSpan w:val="3"/>
            <w:vAlign w:val="center"/>
          </w:tcPr>
          <w:p w14:paraId="4FD84882" w14:textId="7C20951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71.66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</w:tcPr>
          <w:p w14:paraId="37628E86" w14:textId="7A91C8E8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="00BB62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</w:t>
            </w:r>
          </w:p>
        </w:tc>
      </w:tr>
    </w:tbl>
    <w:p w14:paraId="0B43ACC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E007F4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5844B4" w14:textId="2F405F96" w:rsidR="00794C8B" w:rsidRPr="00C73E1C" w:rsidRDefault="00794C8B" w:rsidP="00794C8B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4: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Distribution of </w:t>
      </w:r>
      <w:r w:rsidRPr="00794C8B">
        <w:rPr>
          <w:rFonts w:ascii="Times New Roman" w:hAnsi="Times New Roman" w:cs="Times New Roman"/>
          <w:b/>
          <w:bCs/>
          <w:kern w:val="0"/>
          <w:sz w:val="24"/>
          <w:szCs w:val="24"/>
        </w:rPr>
        <w:t>Hypertension</w:t>
      </w:r>
      <w:r w:rsidR="007F57AF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by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socio-economic variables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939"/>
        <w:gridCol w:w="1569"/>
        <w:gridCol w:w="1570"/>
        <w:gridCol w:w="1570"/>
        <w:gridCol w:w="1600"/>
        <w:gridCol w:w="1570"/>
        <w:gridCol w:w="1570"/>
      </w:tblGrid>
      <w:tr w:rsidR="005E1CEC" w:rsidRPr="00C73E1C" w14:paraId="07A236F4" w14:textId="77777777" w:rsidTr="00921644">
        <w:trPr>
          <w:jc w:val="center"/>
        </w:trPr>
        <w:tc>
          <w:tcPr>
            <w:tcW w:w="1930" w:type="pct"/>
          </w:tcPr>
          <w:p w14:paraId="3B6160C6" w14:textId="24E4EED7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510" w:type="pct"/>
          </w:tcPr>
          <w:p w14:paraId="2D2C1EEF" w14:textId="77777777" w:rsidR="006D408C" w:rsidRPr="00C73E1C" w:rsidRDefault="006D408C" w:rsidP="006D408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21CA6FE3" w14:textId="6EF72CBF" w:rsidR="002C0CE4" w:rsidRPr="00C73E1C" w:rsidRDefault="006D408C" w:rsidP="006D40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16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10" w:type="pct"/>
          </w:tcPr>
          <w:p w14:paraId="702B0A5F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E332DC8" w14:textId="34E1DB4F" w:rsidR="00D404BB" w:rsidRPr="002C06FF" w:rsidRDefault="00D404BB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4739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10" w:type="pct"/>
          </w:tcPr>
          <w:p w14:paraId="6A1B7B6E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3C703516" w14:textId="3A687A10" w:rsidR="007B38B0" w:rsidRPr="002C06FF" w:rsidRDefault="007B38B0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7989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20" w:type="pct"/>
          </w:tcPr>
          <w:p w14:paraId="4F5FFEB9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37B16855" w14:textId="21DA07EB" w:rsidR="00AE0B1A" w:rsidRPr="002C06FF" w:rsidRDefault="00AE0B1A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(n=2572)</w:t>
            </w:r>
          </w:p>
        </w:tc>
        <w:tc>
          <w:tcPr>
            <w:tcW w:w="510" w:type="pct"/>
          </w:tcPr>
          <w:p w14:paraId="469AD1E4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2BFC4877" w14:textId="65ACD11D" w:rsidR="00276215" w:rsidRPr="002C06FF" w:rsidRDefault="00276215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(n=8182)</w:t>
            </w:r>
          </w:p>
        </w:tc>
        <w:tc>
          <w:tcPr>
            <w:tcW w:w="510" w:type="pct"/>
          </w:tcPr>
          <w:p w14:paraId="4A0A0DBE" w14:textId="77777777" w:rsidR="002C0CE4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0874D0EE" w14:textId="28A484D0" w:rsidR="00981955" w:rsidRPr="002C06FF" w:rsidRDefault="00981955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(n=5364)</w:t>
            </w:r>
          </w:p>
        </w:tc>
      </w:tr>
      <w:tr w:rsidR="005E1CEC" w:rsidRPr="00C73E1C" w14:paraId="57C13A78" w14:textId="77777777" w:rsidTr="00921644">
        <w:trPr>
          <w:jc w:val="center"/>
        </w:trPr>
        <w:tc>
          <w:tcPr>
            <w:tcW w:w="1930" w:type="pct"/>
          </w:tcPr>
          <w:p w14:paraId="09A9D083" w14:textId="77777777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0E630" w14:textId="77777777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677BACE8" w14:textId="12E0ECD9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0EA52896" w14:textId="2868ACD1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0" w:type="pct"/>
          </w:tcPr>
          <w:p w14:paraId="7112AFF9" w14:textId="5C7B2A9E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74F5C71C" w14:textId="4573EB50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13E46D7E" w14:textId="151129DE" w:rsidR="002C0CE4" w:rsidRPr="00C73E1C" w:rsidRDefault="002C0CE4" w:rsidP="002C0CE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</w:tr>
      <w:tr w:rsidR="005E1CEC" w:rsidRPr="00C73E1C" w14:paraId="44F7894A" w14:textId="77777777" w:rsidTr="00921644">
        <w:trPr>
          <w:jc w:val="center"/>
        </w:trPr>
        <w:tc>
          <w:tcPr>
            <w:tcW w:w="1930" w:type="pct"/>
          </w:tcPr>
          <w:p w14:paraId="0F07FD9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510" w:type="pct"/>
          </w:tcPr>
          <w:p w14:paraId="40981D90" w14:textId="4B591BEA" w:rsidR="002C0CE4" w:rsidRPr="00537E31" w:rsidRDefault="002C0CE4" w:rsidP="002C0CE4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</w:tcPr>
          <w:p w14:paraId="26B2EE6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97013F9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1BBB004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006DFA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E585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CEC" w:rsidRPr="00C73E1C" w14:paraId="6472C66E" w14:textId="77777777" w:rsidTr="00921644">
        <w:trPr>
          <w:jc w:val="center"/>
        </w:trPr>
        <w:tc>
          <w:tcPr>
            <w:tcW w:w="1930" w:type="pct"/>
          </w:tcPr>
          <w:p w14:paraId="4B4C7A46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510" w:type="pct"/>
          </w:tcPr>
          <w:p w14:paraId="4FFBA838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714F8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A059A95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4080F1D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387BD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F4AD31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228C0175" w14:textId="77777777" w:rsidTr="00921644">
        <w:trPr>
          <w:jc w:val="center"/>
        </w:trPr>
        <w:tc>
          <w:tcPr>
            <w:tcW w:w="1930" w:type="pct"/>
          </w:tcPr>
          <w:p w14:paraId="196F952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510" w:type="pct"/>
          </w:tcPr>
          <w:p w14:paraId="68BAA1CF" w14:textId="221CBBE1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568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50.82)</w:t>
            </w:r>
          </w:p>
        </w:tc>
        <w:tc>
          <w:tcPr>
            <w:tcW w:w="510" w:type="pct"/>
          </w:tcPr>
          <w:p w14:paraId="5ADE6075" w14:textId="27454C89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725 (35.18)</w:t>
            </w:r>
          </w:p>
        </w:tc>
        <w:tc>
          <w:tcPr>
            <w:tcW w:w="510" w:type="pct"/>
          </w:tcPr>
          <w:p w14:paraId="202755AD" w14:textId="6B64A868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764 (15.27)</w:t>
            </w:r>
          </w:p>
        </w:tc>
        <w:tc>
          <w:tcPr>
            <w:tcW w:w="520" w:type="pct"/>
          </w:tcPr>
          <w:p w14:paraId="200E9A47" w14:textId="727EAE64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665 (42.34)</w:t>
            </w:r>
          </w:p>
        </w:tc>
        <w:tc>
          <w:tcPr>
            <w:tcW w:w="510" w:type="pct"/>
          </w:tcPr>
          <w:p w14:paraId="6B4153C2" w14:textId="68F64256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1940 (28.29)</w:t>
            </w:r>
          </w:p>
        </w:tc>
        <w:tc>
          <w:tcPr>
            <w:tcW w:w="510" w:type="pct"/>
          </w:tcPr>
          <w:p w14:paraId="44371BA2" w14:textId="69C13C0A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1241 (40.44)</w:t>
            </w:r>
          </w:p>
        </w:tc>
      </w:tr>
      <w:tr w:rsidR="005E1CEC" w:rsidRPr="00C73E1C" w14:paraId="217783EE" w14:textId="77777777" w:rsidTr="00921644">
        <w:trPr>
          <w:jc w:val="center"/>
        </w:trPr>
        <w:tc>
          <w:tcPr>
            <w:tcW w:w="1930" w:type="pct"/>
          </w:tcPr>
          <w:p w14:paraId="798A3FC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510" w:type="pct"/>
          </w:tcPr>
          <w:p w14:paraId="47BD4F98" w14:textId="4F07E1B4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525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32.67)</w:t>
            </w:r>
          </w:p>
        </w:tc>
        <w:tc>
          <w:tcPr>
            <w:tcW w:w="510" w:type="pct"/>
          </w:tcPr>
          <w:p w14:paraId="44A34AC4" w14:textId="101E48BC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1662 (28.56)</w:t>
            </w:r>
          </w:p>
        </w:tc>
        <w:tc>
          <w:tcPr>
            <w:tcW w:w="510" w:type="pct"/>
          </w:tcPr>
          <w:p w14:paraId="47782528" w14:textId="6CF65453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3042 (45.78)</w:t>
            </w:r>
          </w:p>
        </w:tc>
        <w:tc>
          <w:tcPr>
            <w:tcW w:w="520" w:type="pct"/>
          </w:tcPr>
          <w:p w14:paraId="67365535" w14:textId="3C2C670F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941 (29.71)</w:t>
            </w:r>
          </w:p>
        </w:tc>
        <w:tc>
          <w:tcPr>
            <w:tcW w:w="510" w:type="pct"/>
          </w:tcPr>
          <w:p w14:paraId="2A6FBEC0" w14:textId="472A1A9D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3504 (38.51)</w:t>
            </w:r>
          </w:p>
        </w:tc>
        <w:tc>
          <w:tcPr>
            <w:tcW w:w="510" w:type="pct"/>
          </w:tcPr>
          <w:p w14:paraId="1BF5A631" w14:textId="28B89DD5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2035 (31.11)</w:t>
            </w:r>
          </w:p>
        </w:tc>
      </w:tr>
      <w:tr w:rsidR="005E1CEC" w:rsidRPr="00C73E1C" w14:paraId="0BE7C7D0" w14:textId="77777777" w:rsidTr="00921644">
        <w:trPr>
          <w:jc w:val="center"/>
        </w:trPr>
        <w:tc>
          <w:tcPr>
            <w:tcW w:w="1930" w:type="pct"/>
          </w:tcPr>
          <w:p w14:paraId="67F1CEF9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510" w:type="pct"/>
          </w:tcPr>
          <w:p w14:paraId="429E1294" w14:textId="04DA7D2E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422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14.51)</w:t>
            </w:r>
          </w:p>
        </w:tc>
        <w:tc>
          <w:tcPr>
            <w:tcW w:w="510" w:type="pct"/>
          </w:tcPr>
          <w:p w14:paraId="453B95BA" w14:textId="7461D2C8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1557 (25.69)</w:t>
            </w:r>
          </w:p>
        </w:tc>
        <w:tc>
          <w:tcPr>
            <w:tcW w:w="510" w:type="pct"/>
          </w:tcPr>
          <w:p w14:paraId="19EBD1DF" w14:textId="71962FA7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3332 (31.78)</w:t>
            </w:r>
          </w:p>
        </w:tc>
        <w:tc>
          <w:tcPr>
            <w:tcW w:w="520" w:type="pct"/>
          </w:tcPr>
          <w:p w14:paraId="06DF0E90" w14:textId="5E4333EF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(12.11)</w:t>
            </w:r>
          </w:p>
        </w:tc>
        <w:tc>
          <w:tcPr>
            <w:tcW w:w="510" w:type="pct"/>
          </w:tcPr>
          <w:p w14:paraId="363E66C8" w14:textId="7E29C5BE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2152 (25.35)</w:t>
            </w:r>
          </w:p>
        </w:tc>
        <w:tc>
          <w:tcPr>
            <w:tcW w:w="510" w:type="pct"/>
          </w:tcPr>
          <w:p w14:paraId="12F9D08A" w14:textId="23FFB150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1396 (19.51)</w:t>
            </w:r>
          </w:p>
        </w:tc>
      </w:tr>
      <w:tr w:rsidR="005E1CEC" w:rsidRPr="00C73E1C" w14:paraId="5B56E284" w14:textId="77777777" w:rsidTr="00921644">
        <w:trPr>
          <w:jc w:val="center"/>
        </w:trPr>
        <w:tc>
          <w:tcPr>
            <w:tcW w:w="1930" w:type="pct"/>
          </w:tcPr>
          <w:p w14:paraId="6118C0B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510" w:type="pct"/>
          </w:tcPr>
          <w:p w14:paraId="0DA67C56" w14:textId="7CCCEF3F" w:rsidR="002C0CE4" w:rsidRPr="00C73E1C" w:rsidRDefault="0064158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 (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2.00)</w:t>
            </w:r>
          </w:p>
        </w:tc>
        <w:tc>
          <w:tcPr>
            <w:tcW w:w="510" w:type="pct"/>
          </w:tcPr>
          <w:p w14:paraId="46FC9DC6" w14:textId="60B673EB" w:rsidR="002C0CE4" w:rsidRPr="00C73E1C" w:rsidRDefault="00873C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795 (10.58)</w:t>
            </w:r>
          </w:p>
        </w:tc>
        <w:tc>
          <w:tcPr>
            <w:tcW w:w="510" w:type="pct"/>
          </w:tcPr>
          <w:p w14:paraId="643D870D" w14:textId="2FB8B28D" w:rsidR="002C0CE4" w:rsidRPr="00C73E1C" w:rsidRDefault="00E949C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851 (7.18)</w:t>
            </w:r>
          </w:p>
        </w:tc>
        <w:tc>
          <w:tcPr>
            <w:tcW w:w="520" w:type="pct"/>
          </w:tcPr>
          <w:p w14:paraId="2772DA90" w14:textId="3E3F1AFE" w:rsidR="002C0CE4" w:rsidRPr="00C73E1C" w:rsidRDefault="008A62D8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 (15.85)</w:t>
            </w:r>
          </w:p>
        </w:tc>
        <w:tc>
          <w:tcPr>
            <w:tcW w:w="510" w:type="pct"/>
          </w:tcPr>
          <w:p w14:paraId="7C377BCF" w14:textId="49B98394" w:rsidR="002C0CE4" w:rsidRPr="00C73E1C" w:rsidRDefault="001B6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(7.85)</w:t>
            </w:r>
          </w:p>
        </w:tc>
        <w:tc>
          <w:tcPr>
            <w:tcW w:w="510" w:type="pct"/>
          </w:tcPr>
          <w:p w14:paraId="7795A88F" w14:textId="5016B7F1" w:rsidR="002C0CE4" w:rsidRPr="00C73E1C" w:rsidRDefault="00570A5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692 (8.94)</w:t>
            </w:r>
          </w:p>
        </w:tc>
      </w:tr>
      <w:tr w:rsidR="005E1CEC" w:rsidRPr="00C73E1C" w14:paraId="3145FB4B" w14:textId="77777777" w:rsidTr="00921644">
        <w:trPr>
          <w:jc w:val="center"/>
        </w:trPr>
        <w:tc>
          <w:tcPr>
            <w:tcW w:w="1930" w:type="pct"/>
          </w:tcPr>
          <w:p w14:paraId="6105BA38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510" w:type="pct"/>
          </w:tcPr>
          <w:p w14:paraId="33C5F2A7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BFAB141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6EFA7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B8C21C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9F92BC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126D7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50A065FA" w14:textId="77777777" w:rsidTr="00921644">
        <w:trPr>
          <w:jc w:val="center"/>
        </w:trPr>
        <w:tc>
          <w:tcPr>
            <w:tcW w:w="1930" w:type="pct"/>
          </w:tcPr>
          <w:p w14:paraId="0A4C2E6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510" w:type="pct"/>
          </w:tcPr>
          <w:p w14:paraId="279CC2CB" w14:textId="32C2543D" w:rsidR="002C0CE4" w:rsidRPr="00C73E1C" w:rsidRDefault="00174E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583 (48.85)</w:t>
            </w:r>
          </w:p>
        </w:tc>
        <w:tc>
          <w:tcPr>
            <w:tcW w:w="510" w:type="pct"/>
          </w:tcPr>
          <w:p w14:paraId="43E9A104" w14:textId="066B61D3" w:rsidR="002C0CE4" w:rsidRPr="00C73E1C" w:rsidRDefault="00566C1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1831 (51.33)</w:t>
            </w:r>
          </w:p>
        </w:tc>
        <w:tc>
          <w:tcPr>
            <w:tcW w:w="510" w:type="pct"/>
          </w:tcPr>
          <w:p w14:paraId="74D2E3ED" w14:textId="50F3E7CE" w:rsidR="002C0CE4" w:rsidRPr="00C73E1C" w:rsidRDefault="00F14FA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2762 (49.63)</w:t>
            </w:r>
          </w:p>
        </w:tc>
        <w:tc>
          <w:tcPr>
            <w:tcW w:w="520" w:type="pct"/>
          </w:tcPr>
          <w:p w14:paraId="597EF441" w14:textId="3B646688" w:rsidR="002C0CE4" w:rsidRPr="00C73E1C" w:rsidRDefault="006051A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1066 (34.32)</w:t>
            </w:r>
          </w:p>
        </w:tc>
        <w:tc>
          <w:tcPr>
            <w:tcW w:w="510" w:type="pct"/>
          </w:tcPr>
          <w:p w14:paraId="766D56E0" w14:textId="110535EC" w:rsidR="002C0CE4" w:rsidRPr="00C73E1C" w:rsidRDefault="00D51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3801 (45.43)</w:t>
            </w:r>
          </w:p>
        </w:tc>
        <w:tc>
          <w:tcPr>
            <w:tcW w:w="510" w:type="pct"/>
          </w:tcPr>
          <w:p w14:paraId="5BAAB37A" w14:textId="124CF54E" w:rsidR="002C0CE4" w:rsidRPr="00C73E1C" w:rsidRDefault="0092164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1909 (46.56)</w:t>
            </w:r>
          </w:p>
        </w:tc>
      </w:tr>
      <w:tr w:rsidR="005E1CEC" w:rsidRPr="00C73E1C" w14:paraId="467374A2" w14:textId="77777777" w:rsidTr="00921644">
        <w:trPr>
          <w:jc w:val="center"/>
        </w:trPr>
        <w:tc>
          <w:tcPr>
            <w:tcW w:w="1930" w:type="pct"/>
          </w:tcPr>
          <w:p w14:paraId="19FB925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510" w:type="pct"/>
          </w:tcPr>
          <w:p w14:paraId="632909A9" w14:textId="3AB09BF8" w:rsidR="002C0CE4" w:rsidRPr="00C73E1C" w:rsidRDefault="00174E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1044 (51.15)</w:t>
            </w:r>
          </w:p>
        </w:tc>
        <w:tc>
          <w:tcPr>
            <w:tcW w:w="510" w:type="pct"/>
          </w:tcPr>
          <w:p w14:paraId="3864893D" w14:textId="01238095" w:rsidR="002C0CE4" w:rsidRPr="00C73E1C" w:rsidRDefault="00566C1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2908 (48.67)</w:t>
            </w:r>
          </w:p>
        </w:tc>
        <w:tc>
          <w:tcPr>
            <w:tcW w:w="510" w:type="pct"/>
          </w:tcPr>
          <w:p w14:paraId="03F1B1C5" w14:textId="0F8675FB" w:rsidR="002C0CE4" w:rsidRPr="00C73E1C" w:rsidRDefault="00F14FA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5227 (50.37)</w:t>
            </w:r>
          </w:p>
        </w:tc>
        <w:tc>
          <w:tcPr>
            <w:tcW w:w="520" w:type="pct"/>
          </w:tcPr>
          <w:p w14:paraId="6A3D866A" w14:textId="407EB0C3" w:rsidR="002C0CE4" w:rsidRPr="00C73E1C" w:rsidRDefault="006051A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1506 (65.68)</w:t>
            </w:r>
          </w:p>
        </w:tc>
        <w:tc>
          <w:tcPr>
            <w:tcW w:w="510" w:type="pct"/>
          </w:tcPr>
          <w:p w14:paraId="555A8505" w14:textId="2FC9E1CE" w:rsidR="002C0CE4" w:rsidRPr="00C73E1C" w:rsidRDefault="00D511E1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4381 (54.57)</w:t>
            </w:r>
          </w:p>
        </w:tc>
        <w:tc>
          <w:tcPr>
            <w:tcW w:w="510" w:type="pct"/>
          </w:tcPr>
          <w:p w14:paraId="0CADFBF8" w14:textId="2B39BF52" w:rsidR="002C0CE4" w:rsidRPr="00C73E1C" w:rsidRDefault="0092164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3455 (53.44)</w:t>
            </w:r>
          </w:p>
        </w:tc>
      </w:tr>
      <w:tr w:rsidR="005E1CEC" w:rsidRPr="00C73E1C" w14:paraId="4280CE65" w14:textId="77777777" w:rsidTr="00921644">
        <w:trPr>
          <w:jc w:val="center"/>
        </w:trPr>
        <w:tc>
          <w:tcPr>
            <w:tcW w:w="1930" w:type="pct"/>
          </w:tcPr>
          <w:p w14:paraId="0DA47362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510" w:type="pct"/>
          </w:tcPr>
          <w:p w14:paraId="78EB2A86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0CB5229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31BD5EC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EA8F49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87A11C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03C94D9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30C73290" w14:textId="77777777" w:rsidTr="00921644">
        <w:trPr>
          <w:jc w:val="center"/>
        </w:trPr>
        <w:tc>
          <w:tcPr>
            <w:tcW w:w="1930" w:type="pct"/>
          </w:tcPr>
          <w:p w14:paraId="00184B5F" w14:textId="4A7B6C0D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510" w:type="pct"/>
          </w:tcPr>
          <w:p w14:paraId="3F103655" w14:textId="039B5002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415 (14.09)</w:t>
            </w:r>
          </w:p>
        </w:tc>
        <w:tc>
          <w:tcPr>
            <w:tcW w:w="510" w:type="pct"/>
          </w:tcPr>
          <w:p w14:paraId="6C0124E8" w14:textId="03D039F9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253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3.80)</w:t>
            </w:r>
          </w:p>
        </w:tc>
        <w:tc>
          <w:tcPr>
            <w:tcW w:w="510" w:type="pct"/>
          </w:tcPr>
          <w:p w14:paraId="02F1D172" w14:textId="644071FA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1183 (13.24)</w:t>
            </w:r>
          </w:p>
        </w:tc>
        <w:tc>
          <w:tcPr>
            <w:tcW w:w="520" w:type="pct"/>
          </w:tcPr>
          <w:p w14:paraId="11FCAAF4" w14:textId="727E12ED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868 (35.61)</w:t>
            </w:r>
          </w:p>
        </w:tc>
        <w:tc>
          <w:tcPr>
            <w:tcW w:w="510" w:type="pct"/>
          </w:tcPr>
          <w:p w14:paraId="25371063" w14:textId="553C3D21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(33.63)</w:t>
            </w:r>
          </w:p>
        </w:tc>
        <w:tc>
          <w:tcPr>
            <w:tcW w:w="510" w:type="pct"/>
          </w:tcPr>
          <w:p w14:paraId="4C7C63DB" w14:textId="52DBA20E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(2.18)</w:t>
            </w:r>
          </w:p>
        </w:tc>
      </w:tr>
      <w:tr w:rsidR="005E1CEC" w:rsidRPr="00C73E1C" w14:paraId="6E0B4373" w14:textId="77777777" w:rsidTr="00921644">
        <w:trPr>
          <w:jc w:val="center"/>
        </w:trPr>
        <w:tc>
          <w:tcPr>
            <w:tcW w:w="1930" w:type="pct"/>
          </w:tcPr>
          <w:p w14:paraId="69F450A3" w14:textId="51205A75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510" w:type="pct"/>
          </w:tcPr>
          <w:p w14:paraId="5CC66537" w14:textId="7558C917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399 (22.06)</w:t>
            </w:r>
          </w:p>
        </w:tc>
        <w:tc>
          <w:tcPr>
            <w:tcW w:w="510" w:type="pct"/>
          </w:tcPr>
          <w:p w14:paraId="4225CD51" w14:textId="306FD125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677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11.16)</w:t>
            </w:r>
          </w:p>
        </w:tc>
        <w:tc>
          <w:tcPr>
            <w:tcW w:w="510" w:type="pct"/>
          </w:tcPr>
          <w:p w14:paraId="3F426A34" w14:textId="69B3E82C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4788 (57.78)</w:t>
            </w:r>
          </w:p>
        </w:tc>
        <w:tc>
          <w:tcPr>
            <w:tcW w:w="520" w:type="pct"/>
          </w:tcPr>
          <w:p w14:paraId="71F11532" w14:textId="267218E5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933 (37.07)</w:t>
            </w:r>
          </w:p>
        </w:tc>
        <w:tc>
          <w:tcPr>
            <w:tcW w:w="510" w:type="pct"/>
          </w:tcPr>
          <w:p w14:paraId="48C703DE" w14:textId="5054931E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3734 (45.75)</w:t>
            </w:r>
          </w:p>
        </w:tc>
        <w:tc>
          <w:tcPr>
            <w:tcW w:w="510" w:type="pct"/>
          </w:tcPr>
          <w:p w14:paraId="15EC3A49" w14:textId="3F5A87B9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1506 (42.53)</w:t>
            </w:r>
          </w:p>
        </w:tc>
      </w:tr>
      <w:tr w:rsidR="005E1CEC" w:rsidRPr="00C73E1C" w14:paraId="49857093" w14:textId="77777777" w:rsidTr="00921644">
        <w:trPr>
          <w:jc w:val="center"/>
        </w:trPr>
        <w:tc>
          <w:tcPr>
            <w:tcW w:w="1930" w:type="pct"/>
          </w:tcPr>
          <w:p w14:paraId="57685319" w14:textId="5C6FAEDE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" w:type="pct"/>
          </w:tcPr>
          <w:p w14:paraId="5848C923" w14:textId="0DC2ED5E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644 (52.22)</w:t>
            </w:r>
          </w:p>
        </w:tc>
        <w:tc>
          <w:tcPr>
            <w:tcW w:w="510" w:type="pct"/>
          </w:tcPr>
          <w:p w14:paraId="7B59227F" w14:textId="594D2AB3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1359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27.16)</w:t>
            </w:r>
          </w:p>
        </w:tc>
        <w:tc>
          <w:tcPr>
            <w:tcW w:w="510" w:type="pct"/>
          </w:tcPr>
          <w:p w14:paraId="258D59B9" w14:textId="02297100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1476 (20.81)</w:t>
            </w:r>
          </w:p>
        </w:tc>
        <w:tc>
          <w:tcPr>
            <w:tcW w:w="520" w:type="pct"/>
          </w:tcPr>
          <w:p w14:paraId="3AB7E427" w14:textId="492E2CF6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639 (25.21)</w:t>
            </w:r>
          </w:p>
        </w:tc>
        <w:tc>
          <w:tcPr>
            <w:tcW w:w="510" w:type="pct"/>
          </w:tcPr>
          <w:p w14:paraId="3BB86CC2" w14:textId="4EE54C81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1396 (15.99)</w:t>
            </w:r>
          </w:p>
        </w:tc>
        <w:tc>
          <w:tcPr>
            <w:tcW w:w="510" w:type="pct"/>
          </w:tcPr>
          <w:p w14:paraId="2D3117FC" w14:textId="178E3647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1431 (50.12)</w:t>
            </w:r>
          </w:p>
        </w:tc>
      </w:tr>
      <w:tr w:rsidR="005E1CEC" w:rsidRPr="00C73E1C" w14:paraId="298D4333" w14:textId="77777777" w:rsidTr="00921644">
        <w:trPr>
          <w:jc w:val="center"/>
        </w:trPr>
        <w:tc>
          <w:tcPr>
            <w:tcW w:w="1930" w:type="pct"/>
          </w:tcPr>
          <w:p w14:paraId="6806C770" w14:textId="2F9C0D00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510" w:type="pct"/>
          </w:tcPr>
          <w:p w14:paraId="671DFCA9" w14:textId="5E2BD55C" w:rsidR="002C0CE4" w:rsidRPr="00C73E1C" w:rsidRDefault="00D26CE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 (11.64)</w:t>
            </w:r>
          </w:p>
        </w:tc>
        <w:tc>
          <w:tcPr>
            <w:tcW w:w="510" w:type="pct"/>
          </w:tcPr>
          <w:p w14:paraId="0472CB98" w14:textId="3BF7BD76" w:rsidR="002C0CE4" w:rsidRPr="00C73E1C" w:rsidRDefault="002B6DD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2440 (</w:t>
            </w:r>
            <w:r w:rsidR="000066E6">
              <w:rPr>
                <w:rFonts w:ascii="Times New Roman" w:hAnsi="Times New Roman" w:cs="Times New Roman"/>
                <w:sz w:val="24"/>
                <w:szCs w:val="24"/>
              </w:rPr>
              <w:t>57.89)</w:t>
            </w:r>
          </w:p>
        </w:tc>
        <w:tc>
          <w:tcPr>
            <w:tcW w:w="510" w:type="pct"/>
          </w:tcPr>
          <w:p w14:paraId="42F944C9" w14:textId="70C9CB82" w:rsidR="002C0CE4" w:rsidRPr="00C73E1C" w:rsidRDefault="00E831E2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519 (8.17)</w:t>
            </w:r>
          </w:p>
        </w:tc>
        <w:tc>
          <w:tcPr>
            <w:tcW w:w="520" w:type="pct"/>
          </w:tcPr>
          <w:p w14:paraId="6FD0A031" w14:textId="519B511A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 (2.10)</w:t>
            </w:r>
          </w:p>
        </w:tc>
        <w:tc>
          <w:tcPr>
            <w:tcW w:w="510" w:type="pct"/>
          </w:tcPr>
          <w:p w14:paraId="319E7B73" w14:textId="755708C5" w:rsidR="002C0CE4" w:rsidRPr="00C73E1C" w:rsidRDefault="00ED74E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555 (4.62)</w:t>
            </w:r>
          </w:p>
        </w:tc>
        <w:tc>
          <w:tcPr>
            <w:tcW w:w="510" w:type="pct"/>
          </w:tcPr>
          <w:p w14:paraId="27F2CA2A" w14:textId="151C475D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 (5.17)</w:t>
            </w:r>
          </w:p>
        </w:tc>
      </w:tr>
      <w:tr w:rsidR="005E1CEC" w:rsidRPr="00C73E1C" w14:paraId="080F07A0" w14:textId="77777777" w:rsidTr="00921644">
        <w:trPr>
          <w:jc w:val="center"/>
        </w:trPr>
        <w:tc>
          <w:tcPr>
            <w:tcW w:w="1930" w:type="pct"/>
          </w:tcPr>
          <w:p w14:paraId="6B6628FA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510" w:type="pct"/>
          </w:tcPr>
          <w:p w14:paraId="493F00B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10C7808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6579D0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FEEF2A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829E67D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A7C2725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65DAA8A5" w14:textId="77777777" w:rsidTr="00921644">
        <w:trPr>
          <w:jc w:val="center"/>
        </w:trPr>
        <w:tc>
          <w:tcPr>
            <w:tcW w:w="1930" w:type="pct"/>
          </w:tcPr>
          <w:p w14:paraId="07F99D2A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510" w:type="pct"/>
          </w:tcPr>
          <w:p w14:paraId="0E0F13A7" w14:textId="0DF90FBB" w:rsidR="002C0CE4" w:rsidRPr="00C73E1C" w:rsidRDefault="002E7E6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1103 (61.81)</w:t>
            </w:r>
          </w:p>
        </w:tc>
        <w:tc>
          <w:tcPr>
            <w:tcW w:w="510" w:type="pct"/>
          </w:tcPr>
          <w:p w14:paraId="73719467" w14:textId="50EC7853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67573019" w14:textId="169F451D" w:rsidR="002C0CE4" w:rsidRPr="00C73E1C" w:rsidRDefault="00807906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6061 (77.29)</w:t>
            </w:r>
          </w:p>
        </w:tc>
        <w:tc>
          <w:tcPr>
            <w:tcW w:w="520" w:type="pct"/>
          </w:tcPr>
          <w:p w14:paraId="16DD1284" w14:textId="75F52E8E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2030 (63.26)</w:t>
            </w:r>
          </w:p>
        </w:tc>
        <w:tc>
          <w:tcPr>
            <w:tcW w:w="510" w:type="pct"/>
          </w:tcPr>
          <w:p w14:paraId="3A1C06DA" w14:textId="225EBC0A" w:rsidR="002C0CE4" w:rsidRPr="00C73E1C" w:rsidRDefault="00FC12D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7248 (87.88)</w:t>
            </w:r>
          </w:p>
        </w:tc>
        <w:tc>
          <w:tcPr>
            <w:tcW w:w="510" w:type="pct"/>
          </w:tcPr>
          <w:p w14:paraId="603FBC2D" w14:textId="14766C02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4726 (83.57)</w:t>
            </w:r>
          </w:p>
        </w:tc>
      </w:tr>
      <w:tr w:rsidR="005E1CEC" w:rsidRPr="00C73E1C" w14:paraId="49815122" w14:textId="77777777" w:rsidTr="00921644">
        <w:trPr>
          <w:jc w:val="center"/>
        </w:trPr>
        <w:tc>
          <w:tcPr>
            <w:tcW w:w="1930" w:type="pct"/>
          </w:tcPr>
          <w:p w14:paraId="2690786C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510" w:type="pct"/>
          </w:tcPr>
          <w:p w14:paraId="0F688A13" w14:textId="62ED9A02" w:rsidR="002C0CE4" w:rsidRPr="00C73E1C" w:rsidRDefault="002E7E60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519 (38.19)</w:t>
            </w:r>
          </w:p>
        </w:tc>
        <w:tc>
          <w:tcPr>
            <w:tcW w:w="510" w:type="pct"/>
          </w:tcPr>
          <w:p w14:paraId="3885AF47" w14:textId="1AD0D81A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7BA20F5B" w14:textId="26632031" w:rsidR="002C0CE4" w:rsidRPr="00C73E1C" w:rsidRDefault="00807906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1925 (22.71)</w:t>
            </w:r>
          </w:p>
        </w:tc>
        <w:tc>
          <w:tcPr>
            <w:tcW w:w="520" w:type="pct"/>
          </w:tcPr>
          <w:p w14:paraId="13340ABA" w14:textId="37B58B02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537 (36.74)</w:t>
            </w:r>
          </w:p>
        </w:tc>
        <w:tc>
          <w:tcPr>
            <w:tcW w:w="510" w:type="pct"/>
          </w:tcPr>
          <w:p w14:paraId="4E8C2E01" w14:textId="6DE9AE86" w:rsidR="002C0CE4" w:rsidRPr="00C73E1C" w:rsidRDefault="00FC12DC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934 (12.12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10" w:type="pct"/>
          </w:tcPr>
          <w:p w14:paraId="72CDAB2F" w14:textId="3366B54A" w:rsidR="002C0CE4" w:rsidRPr="00C73E1C" w:rsidRDefault="008B30ED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 (16.43)</w:t>
            </w:r>
          </w:p>
        </w:tc>
      </w:tr>
      <w:tr w:rsidR="005E1CEC" w:rsidRPr="00C73E1C" w14:paraId="53532D57" w14:textId="77777777" w:rsidTr="00921644">
        <w:trPr>
          <w:jc w:val="center"/>
        </w:trPr>
        <w:tc>
          <w:tcPr>
            <w:tcW w:w="1930" w:type="pct"/>
          </w:tcPr>
          <w:p w14:paraId="0EF01C11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510" w:type="pct"/>
          </w:tcPr>
          <w:p w14:paraId="2C71735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63CA06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49F8BB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2D812B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540A0C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1122DFA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921644" w:rsidRPr="00C73E1C" w14:paraId="451141BD" w14:textId="5EF55537" w:rsidTr="006B325A">
        <w:trPr>
          <w:jc w:val="center"/>
        </w:trPr>
        <w:tc>
          <w:tcPr>
            <w:tcW w:w="1930" w:type="pct"/>
          </w:tcPr>
          <w:p w14:paraId="65347974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510" w:type="pct"/>
          </w:tcPr>
          <w:p w14:paraId="29243960" w14:textId="107450EB" w:rsidR="002C0CE4" w:rsidRPr="00C73E1C" w:rsidRDefault="005E63C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625 (48.14)</w:t>
            </w:r>
          </w:p>
        </w:tc>
        <w:tc>
          <w:tcPr>
            <w:tcW w:w="510" w:type="pct"/>
          </w:tcPr>
          <w:p w14:paraId="6DB9D05E" w14:textId="4557B3D0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1140 (28.17)</w:t>
            </w:r>
          </w:p>
        </w:tc>
        <w:tc>
          <w:tcPr>
            <w:tcW w:w="510" w:type="pct"/>
          </w:tcPr>
          <w:p w14:paraId="0C7BA4B5" w14:textId="437D61C7" w:rsidR="002C0CE4" w:rsidRPr="00C73E1C" w:rsidRDefault="00ED63E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894 (12.18)</w:t>
            </w:r>
          </w:p>
        </w:tc>
        <w:tc>
          <w:tcPr>
            <w:tcW w:w="520" w:type="pct"/>
          </w:tcPr>
          <w:p w14:paraId="7E6A5F49" w14:textId="1682F949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426 (13.26)</w:t>
            </w:r>
          </w:p>
        </w:tc>
        <w:tc>
          <w:tcPr>
            <w:tcW w:w="510" w:type="pct"/>
          </w:tcPr>
          <w:p w14:paraId="51D661D0" w14:textId="0144DCAB" w:rsidR="002C0CE4" w:rsidRPr="00C73E1C" w:rsidRDefault="006A27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3592 (42.57)</w:t>
            </w:r>
          </w:p>
        </w:tc>
        <w:tc>
          <w:tcPr>
            <w:tcW w:w="510" w:type="pct"/>
          </w:tcPr>
          <w:p w14:paraId="287350CA" w14:textId="6125A9D2" w:rsidR="002C0CE4" w:rsidRPr="00C73E1C" w:rsidRDefault="00ED437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482 (10.59)</w:t>
            </w:r>
          </w:p>
        </w:tc>
      </w:tr>
      <w:tr w:rsidR="00921644" w:rsidRPr="00C73E1C" w14:paraId="7A6EC635" w14:textId="66EFFAEE" w:rsidTr="006B325A">
        <w:trPr>
          <w:jc w:val="center"/>
        </w:trPr>
        <w:tc>
          <w:tcPr>
            <w:tcW w:w="1930" w:type="pct"/>
          </w:tcPr>
          <w:p w14:paraId="4213C288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Home maker/Other voluntary work</w:t>
            </w:r>
          </w:p>
        </w:tc>
        <w:tc>
          <w:tcPr>
            <w:tcW w:w="510" w:type="pct"/>
          </w:tcPr>
          <w:p w14:paraId="0B1AB134" w14:textId="0C61CB67" w:rsidR="002C0CE4" w:rsidRPr="00C73E1C" w:rsidRDefault="005E63C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677 (32.47)</w:t>
            </w:r>
          </w:p>
        </w:tc>
        <w:tc>
          <w:tcPr>
            <w:tcW w:w="510" w:type="pct"/>
          </w:tcPr>
          <w:p w14:paraId="1A0CCA8B" w14:textId="59586BFA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2625 (48.01)</w:t>
            </w:r>
          </w:p>
        </w:tc>
        <w:tc>
          <w:tcPr>
            <w:tcW w:w="510" w:type="pct"/>
          </w:tcPr>
          <w:p w14:paraId="77C3083D" w14:textId="2CCF643E" w:rsidR="002C0CE4" w:rsidRPr="00C73E1C" w:rsidRDefault="00ED63E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6496 (80.14)</w:t>
            </w:r>
          </w:p>
        </w:tc>
        <w:tc>
          <w:tcPr>
            <w:tcW w:w="520" w:type="pct"/>
          </w:tcPr>
          <w:p w14:paraId="102012E2" w14:textId="0DD047CB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1566 (70.46)</w:t>
            </w:r>
          </w:p>
        </w:tc>
        <w:tc>
          <w:tcPr>
            <w:tcW w:w="510" w:type="pct"/>
          </w:tcPr>
          <w:p w14:paraId="3981325B" w14:textId="3E0BB4BA" w:rsidR="002C0CE4" w:rsidRPr="00C73E1C" w:rsidRDefault="006A27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4143 (52.81)</w:t>
            </w:r>
          </w:p>
        </w:tc>
        <w:tc>
          <w:tcPr>
            <w:tcW w:w="510" w:type="pct"/>
          </w:tcPr>
          <w:p w14:paraId="2C75A720" w14:textId="458D2D7C" w:rsidR="002C0CE4" w:rsidRPr="00C73E1C" w:rsidRDefault="00ED437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4352 (73.96)</w:t>
            </w:r>
          </w:p>
        </w:tc>
      </w:tr>
      <w:tr w:rsidR="00921644" w:rsidRPr="00C73E1C" w14:paraId="3C8B0839" w14:textId="5500575A" w:rsidTr="006B325A">
        <w:trPr>
          <w:jc w:val="center"/>
        </w:trPr>
        <w:tc>
          <w:tcPr>
            <w:tcW w:w="1930" w:type="pct"/>
          </w:tcPr>
          <w:p w14:paraId="06B6E77A" w14:textId="7777777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10" w:type="pct"/>
          </w:tcPr>
          <w:p w14:paraId="31DAEF7D" w14:textId="32CF92C4" w:rsidR="002C0CE4" w:rsidRPr="00C73E1C" w:rsidRDefault="005E63C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314 (19.38)</w:t>
            </w:r>
          </w:p>
        </w:tc>
        <w:tc>
          <w:tcPr>
            <w:tcW w:w="510" w:type="pct"/>
          </w:tcPr>
          <w:p w14:paraId="372262C8" w14:textId="184EAD09" w:rsidR="002C0CE4" w:rsidRPr="00C73E1C" w:rsidRDefault="00C43885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969 (23.82)</w:t>
            </w:r>
          </w:p>
        </w:tc>
        <w:tc>
          <w:tcPr>
            <w:tcW w:w="510" w:type="pct"/>
          </w:tcPr>
          <w:p w14:paraId="3D345A5D" w14:textId="4335A820" w:rsidR="002C0CE4" w:rsidRPr="00C73E1C" w:rsidRDefault="00ED63E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593 (7.68)</w:t>
            </w:r>
          </w:p>
        </w:tc>
        <w:tc>
          <w:tcPr>
            <w:tcW w:w="520" w:type="pct"/>
          </w:tcPr>
          <w:p w14:paraId="1C7B751C" w14:textId="31C3966C" w:rsidR="002C0CE4" w:rsidRPr="00C73E1C" w:rsidRDefault="008C48CA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474 (16.28)</w:t>
            </w:r>
          </w:p>
        </w:tc>
        <w:tc>
          <w:tcPr>
            <w:tcW w:w="510" w:type="pct"/>
          </w:tcPr>
          <w:p w14:paraId="4748660C" w14:textId="5212A060" w:rsidR="002C0CE4" w:rsidRPr="00C73E1C" w:rsidRDefault="006A27FF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444 (4.62)</w:t>
            </w:r>
          </w:p>
        </w:tc>
        <w:tc>
          <w:tcPr>
            <w:tcW w:w="510" w:type="pct"/>
          </w:tcPr>
          <w:p w14:paraId="3F7FC103" w14:textId="4D63A8D7" w:rsidR="002C0CE4" w:rsidRPr="00C73E1C" w:rsidRDefault="00ED437E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524 (15.46)</w:t>
            </w:r>
          </w:p>
        </w:tc>
      </w:tr>
      <w:tr w:rsidR="00921644" w:rsidRPr="00C73E1C" w14:paraId="40FB6A64" w14:textId="4A1C27AC" w:rsidTr="006B325A">
        <w:trPr>
          <w:jc w:val="center"/>
        </w:trPr>
        <w:tc>
          <w:tcPr>
            <w:tcW w:w="1930" w:type="pct"/>
          </w:tcPr>
          <w:p w14:paraId="3CC7405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510" w:type="pct"/>
          </w:tcPr>
          <w:p w14:paraId="42FBDD9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371969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7AC0949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2DECFFD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82008D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000E8B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644" w:rsidRPr="00C73E1C" w14:paraId="5409D3DE" w14:textId="55B97C47" w:rsidTr="006B325A">
        <w:trPr>
          <w:jc w:val="center"/>
        </w:trPr>
        <w:tc>
          <w:tcPr>
            <w:tcW w:w="1930" w:type="pct"/>
          </w:tcPr>
          <w:p w14:paraId="082D63EF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510" w:type="pct"/>
          </w:tcPr>
          <w:p w14:paraId="505F86FD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BCA7677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12FBC47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F56ABD0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B0A10FE" w14:textId="77777777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C3AD696" w14:textId="6A3496CE" w:rsidR="002C0CE4" w:rsidRPr="00C73E1C" w:rsidRDefault="002C0CE4" w:rsidP="002C0CE4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590DCF8" w14:textId="001C1D8B" w:rsidTr="00921644">
        <w:trPr>
          <w:jc w:val="center"/>
        </w:trPr>
        <w:tc>
          <w:tcPr>
            <w:tcW w:w="1930" w:type="pct"/>
          </w:tcPr>
          <w:p w14:paraId="1811D081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510" w:type="pct"/>
          </w:tcPr>
          <w:p w14:paraId="7E78AB11" w14:textId="2A8C30D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 (19.40)</w:t>
            </w:r>
          </w:p>
        </w:tc>
        <w:tc>
          <w:tcPr>
            <w:tcW w:w="510" w:type="pct"/>
          </w:tcPr>
          <w:p w14:paraId="7647B2F1" w14:textId="470BC0E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588 (14.90)</w:t>
            </w:r>
          </w:p>
        </w:tc>
        <w:tc>
          <w:tcPr>
            <w:tcW w:w="510" w:type="pct"/>
          </w:tcPr>
          <w:p w14:paraId="37A8CCD9" w14:textId="1745ED9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1791 (25.99)</w:t>
            </w:r>
          </w:p>
        </w:tc>
        <w:tc>
          <w:tcPr>
            <w:tcW w:w="520" w:type="pct"/>
          </w:tcPr>
          <w:p w14:paraId="61C78010" w14:textId="387529C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808 (48.71)</w:t>
            </w:r>
          </w:p>
        </w:tc>
        <w:tc>
          <w:tcPr>
            <w:tcW w:w="510" w:type="pct"/>
          </w:tcPr>
          <w:p w14:paraId="3D88E0D8" w14:textId="7AE2E9B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1922 (22.99)</w:t>
            </w:r>
          </w:p>
        </w:tc>
        <w:tc>
          <w:tcPr>
            <w:tcW w:w="510" w:type="pct"/>
          </w:tcPr>
          <w:p w14:paraId="4726A20C" w14:textId="3D3C744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1054 (18.17)</w:t>
            </w:r>
          </w:p>
        </w:tc>
      </w:tr>
      <w:tr w:rsidR="00ED437E" w:rsidRPr="00C73E1C" w14:paraId="2D562F90" w14:textId="1D4EE4EA" w:rsidTr="00921644">
        <w:trPr>
          <w:jc w:val="center"/>
        </w:trPr>
        <w:tc>
          <w:tcPr>
            <w:tcW w:w="1930" w:type="pct"/>
          </w:tcPr>
          <w:p w14:paraId="2179C7B3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510" w:type="pct"/>
          </w:tcPr>
          <w:p w14:paraId="57EEDAF1" w14:textId="27C6C5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1374 (80.60)</w:t>
            </w:r>
          </w:p>
        </w:tc>
        <w:tc>
          <w:tcPr>
            <w:tcW w:w="510" w:type="pct"/>
          </w:tcPr>
          <w:p w14:paraId="0152433F" w14:textId="02E6C2E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4148 (85.10)</w:t>
            </w:r>
          </w:p>
        </w:tc>
        <w:tc>
          <w:tcPr>
            <w:tcW w:w="510" w:type="pct"/>
          </w:tcPr>
          <w:p w14:paraId="4BEA6662" w14:textId="18971A2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6196 (74.01)</w:t>
            </w:r>
          </w:p>
        </w:tc>
        <w:tc>
          <w:tcPr>
            <w:tcW w:w="520" w:type="pct"/>
          </w:tcPr>
          <w:p w14:paraId="7A6694AB" w14:textId="787B379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1763 (51.29)</w:t>
            </w:r>
          </w:p>
        </w:tc>
        <w:tc>
          <w:tcPr>
            <w:tcW w:w="510" w:type="pct"/>
          </w:tcPr>
          <w:p w14:paraId="4C624BF9" w14:textId="2FE6D27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6260 (77.01)</w:t>
            </w:r>
          </w:p>
        </w:tc>
        <w:tc>
          <w:tcPr>
            <w:tcW w:w="510" w:type="pct"/>
          </w:tcPr>
          <w:p w14:paraId="72096001" w14:textId="263F958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4310 (81.83)</w:t>
            </w:r>
          </w:p>
        </w:tc>
      </w:tr>
      <w:tr w:rsidR="00ED437E" w:rsidRPr="00C73E1C" w14:paraId="6BDFC281" w14:textId="26DBB0DC" w:rsidTr="00921644">
        <w:trPr>
          <w:jc w:val="center"/>
        </w:trPr>
        <w:tc>
          <w:tcPr>
            <w:tcW w:w="1930" w:type="pct"/>
          </w:tcPr>
          <w:p w14:paraId="5E6B68E0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510" w:type="pct"/>
          </w:tcPr>
          <w:p w14:paraId="59A330B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491BAE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5BCB7A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3DEDCF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D07C6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442232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910CB52" w14:textId="0D0122CD" w:rsidTr="00921644">
        <w:trPr>
          <w:jc w:val="center"/>
        </w:trPr>
        <w:tc>
          <w:tcPr>
            <w:tcW w:w="1930" w:type="pct"/>
          </w:tcPr>
          <w:p w14:paraId="0235CF5F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65611067" w14:textId="3D6F3CF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1252 (81.87)</w:t>
            </w:r>
          </w:p>
        </w:tc>
        <w:tc>
          <w:tcPr>
            <w:tcW w:w="510" w:type="pct"/>
          </w:tcPr>
          <w:p w14:paraId="57BF35A8" w14:textId="3BFF082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4531 (97.03)</w:t>
            </w:r>
          </w:p>
        </w:tc>
        <w:tc>
          <w:tcPr>
            <w:tcW w:w="510" w:type="pct"/>
          </w:tcPr>
          <w:p w14:paraId="5D7A50A3" w14:textId="2669BFF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5894 (74.45)</w:t>
            </w:r>
          </w:p>
        </w:tc>
        <w:tc>
          <w:tcPr>
            <w:tcW w:w="520" w:type="pct"/>
          </w:tcPr>
          <w:p w14:paraId="3874588E" w14:textId="0DF4F5C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2030 (93.83)</w:t>
            </w:r>
          </w:p>
        </w:tc>
        <w:tc>
          <w:tcPr>
            <w:tcW w:w="510" w:type="pct"/>
          </w:tcPr>
          <w:p w14:paraId="6276032B" w14:textId="0557561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5129 (62.70)</w:t>
            </w:r>
          </w:p>
        </w:tc>
        <w:tc>
          <w:tcPr>
            <w:tcW w:w="510" w:type="pct"/>
          </w:tcPr>
          <w:p w14:paraId="646482AD" w14:textId="10AA57C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3857 (76.48)</w:t>
            </w:r>
          </w:p>
        </w:tc>
      </w:tr>
      <w:tr w:rsidR="00ED437E" w:rsidRPr="00C73E1C" w14:paraId="39D7C639" w14:textId="00515D5B" w:rsidTr="00921644">
        <w:trPr>
          <w:jc w:val="center"/>
        </w:trPr>
        <w:tc>
          <w:tcPr>
            <w:tcW w:w="1930" w:type="pct"/>
          </w:tcPr>
          <w:p w14:paraId="0454E0D5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47420F44" w14:textId="263801F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279 (18.13)</w:t>
            </w:r>
          </w:p>
        </w:tc>
        <w:tc>
          <w:tcPr>
            <w:tcW w:w="510" w:type="pct"/>
          </w:tcPr>
          <w:p w14:paraId="4C506CE8" w14:textId="6A7C9F7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 (2.97)</w:t>
            </w:r>
          </w:p>
        </w:tc>
        <w:tc>
          <w:tcPr>
            <w:tcW w:w="510" w:type="pct"/>
          </w:tcPr>
          <w:p w14:paraId="446EEBE1" w14:textId="570FA6F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1810 (25.55)</w:t>
            </w:r>
          </w:p>
        </w:tc>
        <w:tc>
          <w:tcPr>
            <w:tcW w:w="520" w:type="pct"/>
          </w:tcPr>
          <w:p w14:paraId="6E5BEA48" w14:textId="567018C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351 (6.17)</w:t>
            </w:r>
          </w:p>
        </w:tc>
        <w:tc>
          <w:tcPr>
            <w:tcW w:w="510" w:type="pct"/>
          </w:tcPr>
          <w:p w14:paraId="5737BA4D" w14:textId="3984658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2823 (37.30)</w:t>
            </w:r>
          </w:p>
        </w:tc>
        <w:tc>
          <w:tcPr>
            <w:tcW w:w="510" w:type="pct"/>
          </w:tcPr>
          <w:p w14:paraId="0FF2F66A" w14:textId="418415D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1272 (23.52)</w:t>
            </w:r>
          </w:p>
        </w:tc>
      </w:tr>
      <w:tr w:rsidR="00ED437E" w:rsidRPr="00C73E1C" w14:paraId="18B3A76C" w14:textId="3D83F5BD" w:rsidTr="00921644">
        <w:trPr>
          <w:jc w:val="center"/>
        </w:trPr>
        <w:tc>
          <w:tcPr>
            <w:tcW w:w="1930" w:type="pct"/>
          </w:tcPr>
          <w:p w14:paraId="25DC4D9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510" w:type="pct"/>
          </w:tcPr>
          <w:p w14:paraId="0F99DF1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0F6C04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AF8AF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07280A4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3BDF0D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8CE2D9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D0960FD" w14:textId="0824D2ED" w:rsidTr="00921644">
        <w:trPr>
          <w:jc w:val="center"/>
        </w:trPr>
        <w:tc>
          <w:tcPr>
            <w:tcW w:w="1930" w:type="pct"/>
          </w:tcPr>
          <w:p w14:paraId="3F2A87CB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DA83B01" w14:textId="7D13D22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1395 (88.97)</w:t>
            </w:r>
          </w:p>
        </w:tc>
        <w:tc>
          <w:tcPr>
            <w:tcW w:w="510" w:type="pct"/>
          </w:tcPr>
          <w:p w14:paraId="19EC816A" w14:textId="427DC5D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4716 (99.79)</w:t>
            </w:r>
          </w:p>
        </w:tc>
        <w:tc>
          <w:tcPr>
            <w:tcW w:w="510" w:type="pct"/>
          </w:tcPr>
          <w:p w14:paraId="212D7023" w14:textId="0535A37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7862 (98.79)</w:t>
            </w:r>
          </w:p>
        </w:tc>
        <w:tc>
          <w:tcPr>
            <w:tcW w:w="520" w:type="pct"/>
          </w:tcPr>
          <w:p w14:paraId="6733C422" w14:textId="503FA6C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2452 (99.46)</w:t>
            </w:r>
          </w:p>
        </w:tc>
        <w:tc>
          <w:tcPr>
            <w:tcW w:w="510" w:type="pct"/>
          </w:tcPr>
          <w:p w14:paraId="47F828E3" w14:textId="31B0DF5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8153 (99.86)</w:t>
            </w:r>
          </w:p>
        </w:tc>
        <w:tc>
          <w:tcPr>
            <w:tcW w:w="510" w:type="pct"/>
          </w:tcPr>
          <w:p w14:paraId="164572D2" w14:textId="0927ED64" w:rsidR="00ED437E" w:rsidRPr="00C73E1C" w:rsidRDefault="00194149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5317 (99.68)</w:t>
            </w:r>
          </w:p>
        </w:tc>
      </w:tr>
      <w:tr w:rsidR="00ED437E" w:rsidRPr="00C73E1C" w14:paraId="7165E74A" w14:textId="15D42350" w:rsidTr="00921644">
        <w:trPr>
          <w:jc w:val="center"/>
        </w:trPr>
        <w:tc>
          <w:tcPr>
            <w:tcW w:w="1930" w:type="pct"/>
          </w:tcPr>
          <w:p w14:paraId="5BDA8B2C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6A19F8D7" w14:textId="68EF47A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 (11.03)</w:t>
            </w:r>
          </w:p>
        </w:tc>
        <w:tc>
          <w:tcPr>
            <w:tcW w:w="510" w:type="pct"/>
          </w:tcPr>
          <w:p w14:paraId="016C327E" w14:textId="7E0B2FE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(0.21)</w:t>
            </w:r>
          </w:p>
        </w:tc>
        <w:tc>
          <w:tcPr>
            <w:tcW w:w="510" w:type="pct"/>
          </w:tcPr>
          <w:p w14:paraId="2ED9ABD8" w14:textId="0E9562B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 (1.21)</w:t>
            </w:r>
          </w:p>
        </w:tc>
        <w:tc>
          <w:tcPr>
            <w:tcW w:w="520" w:type="pct"/>
          </w:tcPr>
          <w:p w14:paraId="6FA24D6A" w14:textId="60113C6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 (0.54)</w:t>
            </w:r>
          </w:p>
        </w:tc>
        <w:tc>
          <w:tcPr>
            <w:tcW w:w="510" w:type="pct"/>
          </w:tcPr>
          <w:p w14:paraId="4080DFF2" w14:textId="1A01D2A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(0.14)</w:t>
            </w:r>
          </w:p>
        </w:tc>
        <w:tc>
          <w:tcPr>
            <w:tcW w:w="510" w:type="pct"/>
          </w:tcPr>
          <w:p w14:paraId="2B1C0F85" w14:textId="638A393E" w:rsidR="00ED437E" w:rsidRPr="00C73E1C" w:rsidRDefault="00194149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(0.32)</w:t>
            </w:r>
          </w:p>
        </w:tc>
      </w:tr>
      <w:tr w:rsidR="00ED437E" w:rsidRPr="00C73E1C" w14:paraId="01E37668" w14:textId="5CC398ED" w:rsidTr="00921644">
        <w:trPr>
          <w:jc w:val="center"/>
        </w:trPr>
        <w:tc>
          <w:tcPr>
            <w:tcW w:w="1930" w:type="pct"/>
          </w:tcPr>
          <w:p w14:paraId="6D67034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510" w:type="pct"/>
          </w:tcPr>
          <w:p w14:paraId="23F5D5A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912EC5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601C30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CA40CA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C86617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A553924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4BC7014" w14:textId="42EAA7E4" w:rsidTr="00921644">
        <w:trPr>
          <w:jc w:val="center"/>
        </w:trPr>
        <w:tc>
          <w:tcPr>
            <w:tcW w:w="1930" w:type="pct"/>
          </w:tcPr>
          <w:p w14:paraId="0E4226D0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510" w:type="pct"/>
          </w:tcPr>
          <w:p w14:paraId="1AD7A16E" w14:textId="4F8371B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5D58B55A" w14:textId="4789825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2F3226F9" w14:textId="72472CC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0" w:type="pct"/>
          </w:tcPr>
          <w:p w14:paraId="320DD9CD" w14:textId="200396D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2187 (78.17)</w:t>
            </w:r>
          </w:p>
        </w:tc>
        <w:tc>
          <w:tcPr>
            <w:tcW w:w="510" w:type="pct"/>
          </w:tcPr>
          <w:p w14:paraId="586961EA" w14:textId="28139F1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(49.21)</w:t>
            </w:r>
          </w:p>
        </w:tc>
        <w:tc>
          <w:tcPr>
            <w:tcW w:w="510" w:type="pct"/>
          </w:tcPr>
          <w:p w14:paraId="5DDE430B" w14:textId="3A71D4D6" w:rsidR="00ED437E" w:rsidRPr="00C73E1C" w:rsidRDefault="00045E2B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369 (</w:t>
            </w:r>
            <w:r w:rsidR="006A70AB">
              <w:rPr>
                <w:rFonts w:ascii="Times New Roman" w:hAnsi="Times New Roman" w:cs="Times New Roman"/>
                <w:sz w:val="24"/>
                <w:szCs w:val="24"/>
              </w:rPr>
              <w:t>5.85)</w:t>
            </w:r>
          </w:p>
        </w:tc>
      </w:tr>
      <w:tr w:rsidR="00ED437E" w:rsidRPr="00C73E1C" w14:paraId="6B0A5A67" w14:textId="7C2F58FE" w:rsidTr="00921644">
        <w:trPr>
          <w:jc w:val="center"/>
        </w:trPr>
        <w:tc>
          <w:tcPr>
            <w:tcW w:w="1930" w:type="pct"/>
          </w:tcPr>
          <w:p w14:paraId="1C2464FE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510" w:type="pct"/>
          </w:tcPr>
          <w:p w14:paraId="3B4320D1" w14:textId="00AF01E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194EC2C7" w14:textId="015918F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7D92FF64" w14:textId="2F8CDDA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0" w:type="pct"/>
          </w:tcPr>
          <w:p w14:paraId="0B5C9AE3" w14:textId="016CDDA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301 (20.60)</w:t>
            </w:r>
          </w:p>
        </w:tc>
        <w:tc>
          <w:tcPr>
            <w:tcW w:w="510" w:type="pct"/>
          </w:tcPr>
          <w:p w14:paraId="7AAEBE2B" w14:textId="0E0780B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1474 (19.64)</w:t>
            </w:r>
          </w:p>
        </w:tc>
        <w:tc>
          <w:tcPr>
            <w:tcW w:w="510" w:type="pct"/>
          </w:tcPr>
          <w:p w14:paraId="1CC2714F" w14:textId="5E32D1CC" w:rsidR="00ED437E" w:rsidRPr="00C73E1C" w:rsidRDefault="00045E2B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2903 (</w:t>
            </w:r>
            <w:r w:rsidR="006A70AB">
              <w:rPr>
                <w:rFonts w:ascii="Times New Roman" w:hAnsi="Times New Roman" w:cs="Times New Roman"/>
                <w:sz w:val="24"/>
                <w:szCs w:val="24"/>
              </w:rPr>
              <w:t>54.36)</w:t>
            </w:r>
          </w:p>
        </w:tc>
      </w:tr>
      <w:tr w:rsidR="00ED437E" w:rsidRPr="00C73E1C" w14:paraId="3FD5E922" w14:textId="70EB18C2" w:rsidTr="00921644">
        <w:trPr>
          <w:jc w:val="center"/>
        </w:trPr>
        <w:tc>
          <w:tcPr>
            <w:tcW w:w="1930" w:type="pct"/>
          </w:tcPr>
          <w:p w14:paraId="073B0FB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510" w:type="pct"/>
          </w:tcPr>
          <w:p w14:paraId="7FD6A157" w14:textId="54E8D52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67F879D8" w14:textId="5220B19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42673B65" w14:textId="4A210F8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0" w:type="pct"/>
          </w:tcPr>
          <w:p w14:paraId="0D5E6910" w14:textId="4FC334B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 (1.23)</w:t>
            </w:r>
          </w:p>
        </w:tc>
        <w:tc>
          <w:tcPr>
            <w:tcW w:w="510" w:type="pct"/>
          </w:tcPr>
          <w:p w14:paraId="79F13658" w14:textId="529F100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2846 (31.14)</w:t>
            </w:r>
          </w:p>
        </w:tc>
        <w:tc>
          <w:tcPr>
            <w:tcW w:w="510" w:type="pct"/>
          </w:tcPr>
          <w:p w14:paraId="35BEBC44" w14:textId="5C8C1DAC" w:rsidR="00ED437E" w:rsidRPr="00C73E1C" w:rsidRDefault="00045E2B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2079 (</w:t>
            </w:r>
            <w:r w:rsidR="006A70AB">
              <w:rPr>
                <w:rFonts w:ascii="Times New Roman" w:hAnsi="Times New Roman" w:cs="Times New Roman"/>
                <w:sz w:val="24"/>
                <w:szCs w:val="24"/>
              </w:rPr>
              <w:t>39.78)</w:t>
            </w:r>
          </w:p>
        </w:tc>
      </w:tr>
      <w:tr w:rsidR="00ED437E" w:rsidRPr="00C73E1C" w14:paraId="7BB4D404" w14:textId="7FE661C1" w:rsidTr="00921644">
        <w:trPr>
          <w:jc w:val="center"/>
        </w:trPr>
        <w:tc>
          <w:tcPr>
            <w:tcW w:w="1930" w:type="pct"/>
          </w:tcPr>
          <w:p w14:paraId="0C5D8A3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510" w:type="pct"/>
          </w:tcPr>
          <w:p w14:paraId="7B8CBAD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E8E04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F0447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C7FE9D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3BB28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73DC16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54906DF" w14:textId="7E7CFC85" w:rsidTr="00921644">
        <w:trPr>
          <w:jc w:val="center"/>
        </w:trPr>
        <w:tc>
          <w:tcPr>
            <w:tcW w:w="1930" w:type="pct"/>
          </w:tcPr>
          <w:p w14:paraId="6336A5F8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510" w:type="pct"/>
          </w:tcPr>
          <w:p w14:paraId="428A197F" w14:textId="24799AA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399 (25.13)</w:t>
            </w:r>
          </w:p>
        </w:tc>
        <w:tc>
          <w:tcPr>
            <w:tcW w:w="510" w:type="pct"/>
          </w:tcPr>
          <w:p w14:paraId="47010763" w14:textId="1482072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4106 (87.85)</w:t>
            </w:r>
          </w:p>
        </w:tc>
        <w:tc>
          <w:tcPr>
            <w:tcW w:w="510" w:type="pct"/>
          </w:tcPr>
          <w:p w14:paraId="0D852A2C" w14:textId="2B4DEB1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3649 (53.18)</w:t>
            </w:r>
          </w:p>
        </w:tc>
        <w:tc>
          <w:tcPr>
            <w:tcW w:w="520" w:type="pct"/>
          </w:tcPr>
          <w:p w14:paraId="48AF9F38" w14:textId="3EE609E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147BFAE4" w14:textId="4975295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(9.61)</w:t>
            </w:r>
          </w:p>
        </w:tc>
        <w:tc>
          <w:tcPr>
            <w:tcW w:w="510" w:type="pct"/>
          </w:tcPr>
          <w:p w14:paraId="7354C49B" w14:textId="7FB0B840" w:rsidR="00ED437E" w:rsidRPr="00C73E1C" w:rsidRDefault="002D0F98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2137 (43.14)</w:t>
            </w:r>
          </w:p>
        </w:tc>
      </w:tr>
      <w:tr w:rsidR="00ED437E" w:rsidRPr="00C73E1C" w14:paraId="2EC2A7AB" w14:textId="02DFA393" w:rsidTr="00921644">
        <w:trPr>
          <w:jc w:val="center"/>
        </w:trPr>
        <w:tc>
          <w:tcPr>
            <w:tcW w:w="1930" w:type="pct"/>
          </w:tcPr>
          <w:p w14:paraId="6D9978D8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510" w:type="pct"/>
          </w:tcPr>
          <w:p w14:paraId="33BDDC86" w14:textId="4A0AF92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972 (62.25)</w:t>
            </w:r>
          </w:p>
        </w:tc>
        <w:tc>
          <w:tcPr>
            <w:tcW w:w="510" w:type="pct"/>
          </w:tcPr>
          <w:p w14:paraId="15C1C372" w14:textId="037F39A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529 (10.80)</w:t>
            </w:r>
          </w:p>
        </w:tc>
        <w:tc>
          <w:tcPr>
            <w:tcW w:w="510" w:type="pct"/>
          </w:tcPr>
          <w:p w14:paraId="457399D2" w14:textId="3120DCC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3507 (39.73)</w:t>
            </w:r>
          </w:p>
        </w:tc>
        <w:tc>
          <w:tcPr>
            <w:tcW w:w="520" w:type="pct"/>
          </w:tcPr>
          <w:p w14:paraId="7EE0E9F9" w14:textId="5281054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2416 (97.63)</w:t>
            </w:r>
          </w:p>
        </w:tc>
        <w:tc>
          <w:tcPr>
            <w:tcW w:w="510" w:type="pct"/>
          </w:tcPr>
          <w:p w14:paraId="157CE9C0" w14:textId="42AF62B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7337 (88.92)</w:t>
            </w:r>
          </w:p>
        </w:tc>
        <w:tc>
          <w:tcPr>
            <w:tcW w:w="510" w:type="pct"/>
          </w:tcPr>
          <w:p w14:paraId="74201AA0" w14:textId="0CD3E707" w:rsidR="00ED437E" w:rsidRPr="00C73E1C" w:rsidRDefault="002D0F98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2849 (51.88)</w:t>
            </w:r>
          </w:p>
        </w:tc>
      </w:tr>
      <w:tr w:rsidR="00ED437E" w:rsidRPr="00C73E1C" w14:paraId="20845450" w14:textId="01522656" w:rsidTr="00921644">
        <w:trPr>
          <w:jc w:val="center"/>
        </w:trPr>
        <w:tc>
          <w:tcPr>
            <w:tcW w:w="1930" w:type="pct"/>
          </w:tcPr>
          <w:p w14:paraId="7CA720E9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510" w:type="pct"/>
          </w:tcPr>
          <w:p w14:paraId="32A69586" w14:textId="24EA821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224 (12.63)</w:t>
            </w:r>
          </w:p>
        </w:tc>
        <w:tc>
          <w:tcPr>
            <w:tcW w:w="510" w:type="pct"/>
          </w:tcPr>
          <w:p w14:paraId="3BC3161D" w14:textId="73D099D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 (1.34)</w:t>
            </w:r>
          </w:p>
        </w:tc>
        <w:tc>
          <w:tcPr>
            <w:tcW w:w="510" w:type="pct"/>
          </w:tcPr>
          <w:p w14:paraId="4634279C" w14:textId="2BD3CFB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693 (7.08)</w:t>
            </w:r>
          </w:p>
        </w:tc>
        <w:tc>
          <w:tcPr>
            <w:tcW w:w="520" w:type="pct"/>
          </w:tcPr>
          <w:p w14:paraId="59E053AD" w14:textId="57FE6AD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 (2.37)</w:t>
            </w:r>
          </w:p>
        </w:tc>
        <w:tc>
          <w:tcPr>
            <w:tcW w:w="510" w:type="pct"/>
          </w:tcPr>
          <w:p w14:paraId="0DF7030B" w14:textId="52C381C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 (1.46)</w:t>
            </w:r>
          </w:p>
        </w:tc>
        <w:tc>
          <w:tcPr>
            <w:tcW w:w="510" w:type="pct"/>
          </w:tcPr>
          <w:p w14:paraId="583C85C0" w14:textId="7627CFBF" w:rsidR="00ED437E" w:rsidRPr="00C73E1C" w:rsidRDefault="002D0F98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378 (4.99)</w:t>
            </w:r>
          </w:p>
        </w:tc>
      </w:tr>
      <w:tr w:rsidR="00ED437E" w:rsidRPr="00C73E1C" w14:paraId="419CA5B0" w14:textId="43598727" w:rsidTr="00921644">
        <w:trPr>
          <w:jc w:val="center"/>
        </w:trPr>
        <w:tc>
          <w:tcPr>
            <w:tcW w:w="1930" w:type="pct"/>
          </w:tcPr>
          <w:p w14:paraId="0FA33AC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510" w:type="pct"/>
          </w:tcPr>
          <w:p w14:paraId="0411F91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8D0427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E5131F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B1B8CF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FCA225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8E5565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44758C0" w14:textId="6C310FD9" w:rsidTr="00921644">
        <w:trPr>
          <w:jc w:val="center"/>
        </w:trPr>
        <w:tc>
          <w:tcPr>
            <w:tcW w:w="1930" w:type="pct"/>
          </w:tcPr>
          <w:p w14:paraId="318D3784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11978FFC" w14:textId="35F0831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576 (48.87)</w:t>
            </w:r>
          </w:p>
        </w:tc>
        <w:tc>
          <w:tcPr>
            <w:tcW w:w="510" w:type="pct"/>
          </w:tcPr>
          <w:p w14:paraId="7E7B5F87" w14:textId="66B58AC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1322 (34.64)</w:t>
            </w:r>
          </w:p>
        </w:tc>
        <w:tc>
          <w:tcPr>
            <w:tcW w:w="510" w:type="pct"/>
          </w:tcPr>
          <w:p w14:paraId="5E0CCBF5" w14:textId="5CDB4B3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1201 (16.08)</w:t>
            </w:r>
          </w:p>
        </w:tc>
        <w:tc>
          <w:tcPr>
            <w:tcW w:w="520" w:type="pct"/>
          </w:tcPr>
          <w:p w14:paraId="2BF9510B" w14:textId="089FF43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 (17.13)</w:t>
            </w:r>
          </w:p>
        </w:tc>
        <w:tc>
          <w:tcPr>
            <w:tcW w:w="510" w:type="pct"/>
          </w:tcPr>
          <w:p w14:paraId="16A6E113" w14:textId="42D78B5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2158 (24.35)</w:t>
            </w:r>
          </w:p>
        </w:tc>
        <w:tc>
          <w:tcPr>
            <w:tcW w:w="510" w:type="pct"/>
          </w:tcPr>
          <w:p w14:paraId="1B1553B9" w14:textId="48C3C873" w:rsidR="00ED437E" w:rsidRPr="00C73E1C" w:rsidRDefault="00E20C0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1395 (32.94)</w:t>
            </w:r>
          </w:p>
        </w:tc>
      </w:tr>
      <w:tr w:rsidR="00ED437E" w:rsidRPr="00C73E1C" w14:paraId="77A2EFEE" w14:textId="78A52CF8" w:rsidTr="00921644">
        <w:trPr>
          <w:jc w:val="center"/>
        </w:trPr>
        <w:tc>
          <w:tcPr>
            <w:tcW w:w="1930" w:type="pct"/>
          </w:tcPr>
          <w:p w14:paraId="5024A28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87BFAA6" w14:textId="5A8F228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889 (51.13)</w:t>
            </w:r>
          </w:p>
        </w:tc>
        <w:tc>
          <w:tcPr>
            <w:tcW w:w="510" w:type="pct"/>
          </w:tcPr>
          <w:p w14:paraId="374B7178" w14:textId="543B50D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3360 (65.36)</w:t>
            </w:r>
          </w:p>
        </w:tc>
        <w:tc>
          <w:tcPr>
            <w:tcW w:w="510" w:type="pct"/>
          </w:tcPr>
          <w:p w14:paraId="644CE727" w14:textId="1513BB0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6680 (83.92)</w:t>
            </w:r>
          </w:p>
        </w:tc>
        <w:tc>
          <w:tcPr>
            <w:tcW w:w="520" w:type="pct"/>
          </w:tcPr>
          <w:p w14:paraId="754CA5D8" w14:textId="6F8C198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1820 (82.87)</w:t>
            </w:r>
          </w:p>
        </w:tc>
        <w:tc>
          <w:tcPr>
            <w:tcW w:w="510" w:type="pct"/>
          </w:tcPr>
          <w:p w14:paraId="18835824" w14:textId="086F1A5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5745 (75.65)</w:t>
            </w:r>
          </w:p>
        </w:tc>
        <w:tc>
          <w:tcPr>
            <w:tcW w:w="510" w:type="pct"/>
          </w:tcPr>
          <w:p w14:paraId="01D91C8C" w14:textId="453588FA" w:rsidR="00ED437E" w:rsidRPr="00C73E1C" w:rsidRDefault="00E20C0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3720 (67.06)</w:t>
            </w:r>
          </w:p>
        </w:tc>
      </w:tr>
      <w:tr w:rsidR="00ED437E" w:rsidRPr="00C73E1C" w14:paraId="3AEC40C3" w14:textId="4317EEDB" w:rsidTr="00921644">
        <w:trPr>
          <w:jc w:val="center"/>
        </w:trPr>
        <w:tc>
          <w:tcPr>
            <w:tcW w:w="1930" w:type="pct"/>
          </w:tcPr>
          <w:p w14:paraId="40DB73D9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510" w:type="pct"/>
          </w:tcPr>
          <w:p w14:paraId="3DF8255F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3BE89AC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4755B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79071738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012C697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B596374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4A21C0E0" w14:textId="7C27C0C0" w:rsidTr="00921644">
        <w:trPr>
          <w:jc w:val="center"/>
        </w:trPr>
        <w:tc>
          <w:tcPr>
            <w:tcW w:w="1930" w:type="pct"/>
          </w:tcPr>
          <w:p w14:paraId="147D396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510" w:type="pct"/>
          </w:tcPr>
          <w:p w14:paraId="2310FA7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658856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B2C34A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09ED4D6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F349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5528730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D724D78" w14:textId="0D285EEF" w:rsidTr="00921644">
        <w:trPr>
          <w:jc w:val="center"/>
        </w:trPr>
        <w:tc>
          <w:tcPr>
            <w:tcW w:w="1930" w:type="pct"/>
          </w:tcPr>
          <w:p w14:paraId="0BF1401F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4135AA92" w14:textId="178A064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 (6.82)</w:t>
            </w:r>
          </w:p>
        </w:tc>
        <w:tc>
          <w:tcPr>
            <w:tcW w:w="510" w:type="pct"/>
          </w:tcPr>
          <w:p w14:paraId="42DD7D8D" w14:textId="650E082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 (23.39)</w:t>
            </w:r>
          </w:p>
        </w:tc>
        <w:tc>
          <w:tcPr>
            <w:tcW w:w="510" w:type="pct"/>
          </w:tcPr>
          <w:p w14:paraId="4626743F" w14:textId="0E4D6F5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1388 (22.81)</w:t>
            </w:r>
          </w:p>
        </w:tc>
        <w:tc>
          <w:tcPr>
            <w:tcW w:w="520" w:type="pct"/>
          </w:tcPr>
          <w:p w14:paraId="4C466F8D" w14:textId="062485B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1107 (49.44)</w:t>
            </w:r>
          </w:p>
        </w:tc>
        <w:tc>
          <w:tcPr>
            <w:tcW w:w="510" w:type="pct"/>
          </w:tcPr>
          <w:p w14:paraId="453245D2" w14:textId="0103A3F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2173 (30.13)</w:t>
            </w:r>
          </w:p>
        </w:tc>
        <w:tc>
          <w:tcPr>
            <w:tcW w:w="510" w:type="pct"/>
          </w:tcPr>
          <w:p w14:paraId="34AD5BB6" w14:textId="64D53AA0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2577 (44.80)</w:t>
            </w:r>
          </w:p>
        </w:tc>
      </w:tr>
      <w:tr w:rsidR="00ED437E" w:rsidRPr="00C73E1C" w14:paraId="4CEFA0F9" w14:textId="4F74C31A" w:rsidTr="00921644">
        <w:trPr>
          <w:jc w:val="center"/>
        </w:trPr>
        <w:tc>
          <w:tcPr>
            <w:tcW w:w="1930" w:type="pct"/>
          </w:tcPr>
          <w:p w14:paraId="75129C14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65FAA0E7" w14:textId="1450374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1526 (93.18)</w:t>
            </w:r>
          </w:p>
        </w:tc>
        <w:tc>
          <w:tcPr>
            <w:tcW w:w="510" w:type="pct"/>
          </w:tcPr>
          <w:p w14:paraId="5AFB9EA6" w14:textId="3436826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3730 (76.61)</w:t>
            </w:r>
          </w:p>
        </w:tc>
        <w:tc>
          <w:tcPr>
            <w:tcW w:w="510" w:type="pct"/>
          </w:tcPr>
          <w:p w14:paraId="02023341" w14:textId="6A0BAF9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6597 (77.19)</w:t>
            </w:r>
          </w:p>
        </w:tc>
        <w:tc>
          <w:tcPr>
            <w:tcW w:w="520" w:type="pct"/>
          </w:tcPr>
          <w:p w14:paraId="2974FC23" w14:textId="43A21FE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1461 (50.56)</w:t>
            </w:r>
          </w:p>
        </w:tc>
        <w:tc>
          <w:tcPr>
            <w:tcW w:w="510" w:type="pct"/>
          </w:tcPr>
          <w:p w14:paraId="07F9950D" w14:textId="03E8AE2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6009 (69.87)</w:t>
            </w:r>
          </w:p>
        </w:tc>
        <w:tc>
          <w:tcPr>
            <w:tcW w:w="510" w:type="pct"/>
          </w:tcPr>
          <w:p w14:paraId="0CD7BF09" w14:textId="4B0DE253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2787 (55.20)</w:t>
            </w:r>
          </w:p>
        </w:tc>
      </w:tr>
      <w:tr w:rsidR="00ED437E" w:rsidRPr="00C73E1C" w14:paraId="50BF8451" w14:textId="65DCBC3E" w:rsidTr="00921644">
        <w:trPr>
          <w:jc w:val="center"/>
        </w:trPr>
        <w:tc>
          <w:tcPr>
            <w:tcW w:w="1930" w:type="pct"/>
          </w:tcPr>
          <w:p w14:paraId="1FFF3B9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510" w:type="pct"/>
          </w:tcPr>
          <w:p w14:paraId="1D9EB0A2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EAEBF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E6BA75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2FFA66B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A053B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5B7EB8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711D549" w14:textId="2432DAC1" w:rsidTr="00921644">
        <w:trPr>
          <w:jc w:val="center"/>
        </w:trPr>
        <w:tc>
          <w:tcPr>
            <w:tcW w:w="1930" w:type="pct"/>
          </w:tcPr>
          <w:p w14:paraId="5E43FB2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7106FE4D" w14:textId="0668E78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 (17.41)</w:t>
            </w:r>
          </w:p>
        </w:tc>
        <w:tc>
          <w:tcPr>
            <w:tcW w:w="510" w:type="pct"/>
          </w:tcPr>
          <w:p w14:paraId="3456C8D5" w14:textId="4F6E61C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2708 (56.72)</w:t>
            </w:r>
          </w:p>
        </w:tc>
        <w:tc>
          <w:tcPr>
            <w:tcW w:w="510" w:type="pct"/>
          </w:tcPr>
          <w:p w14:paraId="00636CC6" w14:textId="575DC5B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4932 (62.54)</w:t>
            </w:r>
          </w:p>
        </w:tc>
        <w:tc>
          <w:tcPr>
            <w:tcW w:w="520" w:type="pct"/>
          </w:tcPr>
          <w:p w14:paraId="01508FCC" w14:textId="47F079F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1842 (86.79)</w:t>
            </w:r>
          </w:p>
        </w:tc>
        <w:tc>
          <w:tcPr>
            <w:tcW w:w="510" w:type="pct"/>
          </w:tcPr>
          <w:p w14:paraId="0AA92A81" w14:textId="4D1C742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6381 (81.64)</w:t>
            </w:r>
          </w:p>
        </w:tc>
        <w:tc>
          <w:tcPr>
            <w:tcW w:w="510" w:type="pct"/>
          </w:tcPr>
          <w:p w14:paraId="16D04ADA" w14:textId="4A7F6E2E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4418 (80.93)</w:t>
            </w:r>
          </w:p>
        </w:tc>
      </w:tr>
      <w:tr w:rsidR="00ED437E" w:rsidRPr="00C73E1C" w14:paraId="219BC87F" w14:textId="69D6A7FD" w:rsidTr="00921644">
        <w:trPr>
          <w:jc w:val="center"/>
        </w:trPr>
        <w:tc>
          <w:tcPr>
            <w:tcW w:w="1930" w:type="pct"/>
          </w:tcPr>
          <w:p w14:paraId="222FFF87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66AA5C0" w14:textId="2C2B74D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1350 (82.59)</w:t>
            </w:r>
          </w:p>
        </w:tc>
        <w:tc>
          <w:tcPr>
            <w:tcW w:w="510" w:type="pct"/>
          </w:tcPr>
          <w:p w14:paraId="64658A12" w14:textId="09E8241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 (43.28)</w:t>
            </w:r>
          </w:p>
        </w:tc>
        <w:tc>
          <w:tcPr>
            <w:tcW w:w="510" w:type="pct"/>
          </w:tcPr>
          <w:p w14:paraId="266EADC8" w14:textId="32F2730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3053 (37.46)</w:t>
            </w:r>
          </w:p>
        </w:tc>
        <w:tc>
          <w:tcPr>
            <w:tcW w:w="520" w:type="pct"/>
          </w:tcPr>
          <w:p w14:paraId="7F0D91F1" w14:textId="1597353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726 (13.21)</w:t>
            </w:r>
          </w:p>
        </w:tc>
        <w:tc>
          <w:tcPr>
            <w:tcW w:w="510" w:type="pct"/>
          </w:tcPr>
          <w:p w14:paraId="46A4C4E9" w14:textId="0BA2B30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1801 (18.36)</w:t>
            </w:r>
          </w:p>
        </w:tc>
        <w:tc>
          <w:tcPr>
            <w:tcW w:w="510" w:type="pct"/>
          </w:tcPr>
          <w:p w14:paraId="3A22E9F3" w14:textId="068FDA9D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946 (19.07)</w:t>
            </w:r>
          </w:p>
        </w:tc>
      </w:tr>
      <w:tr w:rsidR="00ED437E" w:rsidRPr="00C73E1C" w14:paraId="2AE2F1EA" w14:textId="3188250B" w:rsidTr="00921644">
        <w:trPr>
          <w:jc w:val="center"/>
        </w:trPr>
        <w:tc>
          <w:tcPr>
            <w:tcW w:w="1930" w:type="pct"/>
          </w:tcPr>
          <w:p w14:paraId="706785A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510" w:type="pct"/>
          </w:tcPr>
          <w:p w14:paraId="4E7E54F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8F768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C211B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92EBE66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14B20E0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3918B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7C1BB53" w14:textId="699B9419" w:rsidTr="00921644">
        <w:trPr>
          <w:jc w:val="center"/>
        </w:trPr>
        <w:tc>
          <w:tcPr>
            <w:tcW w:w="1930" w:type="pct"/>
          </w:tcPr>
          <w:p w14:paraId="5F6767A9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1D00AD71" w14:textId="5E56F899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882 (50.02)</w:t>
            </w:r>
          </w:p>
        </w:tc>
        <w:tc>
          <w:tcPr>
            <w:tcW w:w="510" w:type="pct"/>
          </w:tcPr>
          <w:p w14:paraId="3E0A82DF" w14:textId="57A7784B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2698 (56.37)</w:t>
            </w:r>
          </w:p>
        </w:tc>
        <w:tc>
          <w:tcPr>
            <w:tcW w:w="510" w:type="pct"/>
          </w:tcPr>
          <w:p w14:paraId="344B6F0B" w14:textId="414B75D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6082 (73.10)</w:t>
            </w:r>
          </w:p>
        </w:tc>
        <w:tc>
          <w:tcPr>
            <w:tcW w:w="520" w:type="pct"/>
          </w:tcPr>
          <w:p w14:paraId="4CEFBE28" w14:textId="49FF5AA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1078 (40.51)</w:t>
            </w:r>
          </w:p>
        </w:tc>
        <w:tc>
          <w:tcPr>
            <w:tcW w:w="510" w:type="pct"/>
          </w:tcPr>
          <w:p w14:paraId="245ED11C" w14:textId="0868DD2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5104 (62.04)</w:t>
            </w:r>
          </w:p>
        </w:tc>
        <w:tc>
          <w:tcPr>
            <w:tcW w:w="510" w:type="pct"/>
          </w:tcPr>
          <w:p w14:paraId="6488EB13" w14:textId="5AC9EE90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4470 (83.82)</w:t>
            </w:r>
          </w:p>
        </w:tc>
      </w:tr>
      <w:tr w:rsidR="00ED437E" w:rsidRPr="00C73E1C" w14:paraId="1A13795D" w14:textId="520A6059" w:rsidTr="00921644">
        <w:trPr>
          <w:jc w:val="center"/>
        </w:trPr>
        <w:tc>
          <w:tcPr>
            <w:tcW w:w="1930" w:type="pct"/>
          </w:tcPr>
          <w:p w14:paraId="3E3C33D2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69CE2DF" w14:textId="249290B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742 (49.98)</w:t>
            </w:r>
          </w:p>
        </w:tc>
        <w:tc>
          <w:tcPr>
            <w:tcW w:w="510" w:type="pct"/>
          </w:tcPr>
          <w:p w14:paraId="6BB847D8" w14:textId="4076C7F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2033 (43.63)</w:t>
            </w:r>
          </w:p>
        </w:tc>
        <w:tc>
          <w:tcPr>
            <w:tcW w:w="510" w:type="pct"/>
          </w:tcPr>
          <w:p w14:paraId="17A92A93" w14:textId="41AD814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1903 (26.90)</w:t>
            </w:r>
          </w:p>
        </w:tc>
        <w:tc>
          <w:tcPr>
            <w:tcW w:w="520" w:type="pct"/>
          </w:tcPr>
          <w:p w14:paraId="4FD2FBAE" w14:textId="30B5A56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1490 (59.49)</w:t>
            </w:r>
          </w:p>
        </w:tc>
        <w:tc>
          <w:tcPr>
            <w:tcW w:w="510" w:type="pct"/>
          </w:tcPr>
          <w:p w14:paraId="6C0E177A" w14:textId="7032477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3078 (37.96)</w:t>
            </w:r>
          </w:p>
        </w:tc>
        <w:tc>
          <w:tcPr>
            <w:tcW w:w="510" w:type="pct"/>
          </w:tcPr>
          <w:p w14:paraId="73A79848" w14:textId="07F74275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894 (16.18)</w:t>
            </w:r>
          </w:p>
        </w:tc>
      </w:tr>
      <w:tr w:rsidR="00ED437E" w:rsidRPr="00C73E1C" w14:paraId="46DE7DD2" w14:textId="165F8C79" w:rsidTr="00921644">
        <w:trPr>
          <w:jc w:val="center"/>
        </w:trPr>
        <w:tc>
          <w:tcPr>
            <w:tcW w:w="1930" w:type="pct"/>
          </w:tcPr>
          <w:p w14:paraId="7823B60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510" w:type="pct"/>
          </w:tcPr>
          <w:p w14:paraId="0D0A40AC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5FC725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E67CD47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F3AF9C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8D311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A12B7A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593ABBC" w14:textId="214E676D" w:rsidTr="00921644">
        <w:trPr>
          <w:jc w:val="center"/>
        </w:trPr>
        <w:tc>
          <w:tcPr>
            <w:tcW w:w="1930" w:type="pct"/>
          </w:tcPr>
          <w:p w14:paraId="608DB369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37289FFB" w14:textId="09CA69D3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273 (21.53)</w:t>
            </w:r>
          </w:p>
        </w:tc>
        <w:tc>
          <w:tcPr>
            <w:tcW w:w="510" w:type="pct"/>
          </w:tcPr>
          <w:p w14:paraId="2C8E3C0C" w14:textId="7CF5F0D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158 (5.98)</w:t>
            </w:r>
          </w:p>
        </w:tc>
        <w:tc>
          <w:tcPr>
            <w:tcW w:w="510" w:type="pct"/>
          </w:tcPr>
          <w:p w14:paraId="67A2665C" w14:textId="671CFEB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 (3.00)</w:t>
            </w:r>
          </w:p>
        </w:tc>
        <w:tc>
          <w:tcPr>
            <w:tcW w:w="520" w:type="pct"/>
          </w:tcPr>
          <w:p w14:paraId="5C3DB4A2" w14:textId="714530B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 (13.12)</w:t>
            </w:r>
          </w:p>
        </w:tc>
        <w:tc>
          <w:tcPr>
            <w:tcW w:w="510" w:type="pct"/>
          </w:tcPr>
          <w:p w14:paraId="46478331" w14:textId="161C43B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415 (5.42)</w:t>
            </w:r>
          </w:p>
        </w:tc>
        <w:tc>
          <w:tcPr>
            <w:tcW w:w="510" w:type="pct"/>
          </w:tcPr>
          <w:p w14:paraId="4080CE8F" w14:textId="37FE7DDE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243 (7.53)</w:t>
            </w:r>
          </w:p>
        </w:tc>
      </w:tr>
      <w:tr w:rsidR="00ED437E" w:rsidRPr="00C73E1C" w14:paraId="38DFBF16" w14:textId="0B0EFF88" w:rsidTr="00921644">
        <w:trPr>
          <w:jc w:val="center"/>
        </w:trPr>
        <w:tc>
          <w:tcPr>
            <w:tcW w:w="1930" w:type="pct"/>
          </w:tcPr>
          <w:p w14:paraId="2D2FFFD3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57601CB" w14:textId="676E497E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1345 (78.47)</w:t>
            </w:r>
          </w:p>
        </w:tc>
        <w:tc>
          <w:tcPr>
            <w:tcW w:w="510" w:type="pct"/>
          </w:tcPr>
          <w:p w14:paraId="3B2F8ECE" w14:textId="42CB61E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4573 (94.02)</w:t>
            </w:r>
          </w:p>
        </w:tc>
        <w:tc>
          <w:tcPr>
            <w:tcW w:w="510" w:type="pct"/>
          </w:tcPr>
          <w:p w14:paraId="2A86484F" w14:textId="2A0D0994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7834 (97.0)</w:t>
            </w:r>
          </w:p>
        </w:tc>
        <w:tc>
          <w:tcPr>
            <w:tcW w:w="520" w:type="pct"/>
          </w:tcPr>
          <w:p w14:paraId="7C90BF82" w14:textId="6E755A2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2406 (86.88)</w:t>
            </w:r>
          </w:p>
        </w:tc>
        <w:tc>
          <w:tcPr>
            <w:tcW w:w="510" w:type="pct"/>
          </w:tcPr>
          <w:p w14:paraId="580FE300" w14:textId="2C3D866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7767 (94.58)</w:t>
            </w:r>
          </w:p>
        </w:tc>
        <w:tc>
          <w:tcPr>
            <w:tcW w:w="510" w:type="pct"/>
          </w:tcPr>
          <w:p w14:paraId="74844BBE" w14:textId="2BEE40C2" w:rsidR="00ED437E" w:rsidRPr="00C73E1C" w:rsidRDefault="00F27461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5121 (92.47)</w:t>
            </w:r>
          </w:p>
        </w:tc>
      </w:tr>
      <w:tr w:rsidR="00ED437E" w:rsidRPr="00C73E1C" w14:paraId="65D69E86" w14:textId="4FCA5C3C" w:rsidTr="00921644">
        <w:trPr>
          <w:jc w:val="center"/>
        </w:trPr>
        <w:tc>
          <w:tcPr>
            <w:tcW w:w="1930" w:type="pct"/>
          </w:tcPr>
          <w:p w14:paraId="7AB279B1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Moderate leisure activity</w:t>
            </w:r>
          </w:p>
        </w:tc>
        <w:tc>
          <w:tcPr>
            <w:tcW w:w="510" w:type="pct"/>
          </w:tcPr>
          <w:p w14:paraId="2BF37F2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62AF33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E806CD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6359C70E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6364319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B8D5D8" w14:textId="77777777" w:rsidR="00ED437E" w:rsidRPr="00C73E1C" w:rsidRDefault="00ED437E" w:rsidP="00ED43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6D395C04" w14:textId="3EEA9909" w:rsidTr="00921644">
        <w:trPr>
          <w:jc w:val="center"/>
        </w:trPr>
        <w:tc>
          <w:tcPr>
            <w:tcW w:w="1930" w:type="pct"/>
          </w:tcPr>
          <w:p w14:paraId="758C6633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2639A578" w14:textId="5459768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376 (24.20)</w:t>
            </w:r>
          </w:p>
        </w:tc>
        <w:tc>
          <w:tcPr>
            <w:tcW w:w="510" w:type="pct"/>
          </w:tcPr>
          <w:p w14:paraId="0C8DB8A6" w14:textId="41D74A3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310 (10.81)</w:t>
            </w:r>
          </w:p>
        </w:tc>
        <w:tc>
          <w:tcPr>
            <w:tcW w:w="510" w:type="pct"/>
          </w:tcPr>
          <w:p w14:paraId="33F179CB" w14:textId="34926A4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786 (11.44)</w:t>
            </w:r>
          </w:p>
        </w:tc>
        <w:tc>
          <w:tcPr>
            <w:tcW w:w="520" w:type="pct"/>
          </w:tcPr>
          <w:p w14:paraId="51DA3125" w14:textId="7833C64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 (12.78)</w:t>
            </w:r>
          </w:p>
        </w:tc>
        <w:tc>
          <w:tcPr>
            <w:tcW w:w="510" w:type="pct"/>
          </w:tcPr>
          <w:p w14:paraId="3A9C2E76" w14:textId="2D3F31B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551 (7.09)</w:t>
            </w:r>
          </w:p>
        </w:tc>
        <w:tc>
          <w:tcPr>
            <w:tcW w:w="510" w:type="pct"/>
          </w:tcPr>
          <w:p w14:paraId="14AF2C6D" w14:textId="76F147EB" w:rsidR="00ED437E" w:rsidRPr="00C73E1C" w:rsidRDefault="00815B64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692 (16.58)</w:t>
            </w:r>
          </w:p>
        </w:tc>
      </w:tr>
      <w:tr w:rsidR="00ED437E" w:rsidRPr="00C73E1C" w14:paraId="7A8ABB42" w14:textId="68F4AEDE" w:rsidTr="00921644">
        <w:trPr>
          <w:jc w:val="center"/>
        </w:trPr>
        <w:tc>
          <w:tcPr>
            <w:tcW w:w="1930" w:type="pct"/>
          </w:tcPr>
          <w:p w14:paraId="4C8BE596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DF38722" w14:textId="1427A18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1242 (75.80)</w:t>
            </w:r>
          </w:p>
        </w:tc>
        <w:tc>
          <w:tcPr>
            <w:tcW w:w="510" w:type="pct"/>
          </w:tcPr>
          <w:p w14:paraId="7293DC72" w14:textId="53CEEF2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4421 (89.19)</w:t>
            </w:r>
          </w:p>
        </w:tc>
        <w:tc>
          <w:tcPr>
            <w:tcW w:w="510" w:type="pct"/>
          </w:tcPr>
          <w:p w14:paraId="2D7CEAFD" w14:textId="43EA8D0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7199 (88.56)</w:t>
            </w:r>
          </w:p>
        </w:tc>
        <w:tc>
          <w:tcPr>
            <w:tcW w:w="520" w:type="pct"/>
          </w:tcPr>
          <w:p w14:paraId="2C4FC334" w14:textId="3D636AA8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2335 (87.22)</w:t>
            </w:r>
          </w:p>
        </w:tc>
        <w:tc>
          <w:tcPr>
            <w:tcW w:w="510" w:type="pct"/>
          </w:tcPr>
          <w:p w14:paraId="0B006CD3" w14:textId="4F69BCD1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7631 (92.91)</w:t>
            </w:r>
          </w:p>
        </w:tc>
        <w:tc>
          <w:tcPr>
            <w:tcW w:w="510" w:type="pct"/>
          </w:tcPr>
          <w:p w14:paraId="2A5B8058" w14:textId="656F2B5C" w:rsidR="00ED437E" w:rsidRPr="00C73E1C" w:rsidRDefault="00815B64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4672 (83.42)</w:t>
            </w:r>
          </w:p>
        </w:tc>
      </w:tr>
      <w:tr w:rsidR="00ED437E" w:rsidRPr="00C73E1C" w14:paraId="6E01A1F8" w14:textId="045FDF41" w:rsidTr="00921644">
        <w:trPr>
          <w:jc w:val="center"/>
        </w:trPr>
        <w:tc>
          <w:tcPr>
            <w:tcW w:w="1930" w:type="pct"/>
          </w:tcPr>
          <w:p w14:paraId="373ED461" w14:textId="77777777" w:rsidR="00ED437E" w:rsidRPr="00C73E1C" w:rsidRDefault="00ED437E" w:rsidP="00ED437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510" w:type="pct"/>
          </w:tcPr>
          <w:p w14:paraId="00665B65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1CCD01C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958B8A2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3BB00DD2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C0F0B80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8392204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621A8E9E" w14:textId="634C96F3" w:rsidTr="00921644">
        <w:trPr>
          <w:jc w:val="center"/>
        </w:trPr>
        <w:tc>
          <w:tcPr>
            <w:tcW w:w="1930" w:type="pct"/>
          </w:tcPr>
          <w:p w14:paraId="4FAF9AA2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510" w:type="pct"/>
          </w:tcPr>
          <w:p w14:paraId="1ECC164A" w14:textId="4EC8E45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257 (12.06)</w:t>
            </w:r>
          </w:p>
        </w:tc>
        <w:tc>
          <w:tcPr>
            <w:tcW w:w="510" w:type="pct"/>
          </w:tcPr>
          <w:p w14:paraId="167FDBC5" w14:textId="72D2D6E0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325 (5.72)</w:t>
            </w:r>
          </w:p>
        </w:tc>
        <w:tc>
          <w:tcPr>
            <w:tcW w:w="510" w:type="pct"/>
          </w:tcPr>
          <w:p w14:paraId="421EC199" w14:textId="3429408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524 (5.91)</w:t>
            </w:r>
          </w:p>
        </w:tc>
        <w:tc>
          <w:tcPr>
            <w:tcW w:w="520" w:type="pct"/>
          </w:tcPr>
          <w:p w14:paraId="30F5EACB" w14:textId="47E1F512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(0.94)</w:t>
            </w:r>
          </w:p>
        </w:tc>
        <w:tc>
          <w:tcPr>
            <w:tcW w:w="510" w:type="pct"/>
          </w:tcPr>
          <w:p w14:paraId="653D29E9" w14:textId="346BBFEC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(5.70)</w:t>
            </w:r>
          </w:p>
        </w:tc>
        <w:tc>
          <w:tcPr>
            <w:tcW w:w="510" w:type="pct"/>
          </w:tcPr>
          <w:p w14:paraId="767DCA60" w14:textId="0F9B37D9" w:rsidR="00ED437E" w:rsidRPr="00C73E1C" w:rsidRDefault="00BE33B7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311 (4.65)</w:t>
            </w:r>
          </w:p>
        </w:tc>
      </w:tr>
      <w:tr w:rsidR="00ED437E" w:rsidRPr="00C73E1C" w14:paraId="14646C87" w14:textId="023E6CA0" w:rsidTr="00921644">
        <w:trPr>
          <w:jc w:val="center"/>
        </w:trPr>
        <w:tc>
          <w:tcPr>
            <w:tcW w:w="1930" w:type="pct"/>
          </w:tcPr>
          <w:p w14:paraId="2FDE1D04" w14:textId="77777777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770BDF38" w14:textId="03AA72DA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1360 (87.94)</w:t>
            </w:r>
          </w:p>
        </w:tc>
        <w:tc>
          <w:tcPr>
            <w:tcW w:w="510" w:type="pct"/>
          </w:tcPr>
          <w:p w14:paraId="1D7F4D19" w14:textId="6BD10636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4244 (94.28)</w:t>
            </w:r>
          </w:p>
        </w:tc>
        <w:tc>
          <w:tcPr>
            <w:tcW w:w="510" w:type="pct"/>
          </w:tcPr>
          <w:p w14:paraId="37BD8555" w14:textId="789EA3B5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7377 (94.09)</w:t>
            </w:r>
          </w:p>
        </w:tc>
        <w:tc>
          <w:tcPr>
            <w:tcW w:w="520" w:type="pct"/>
          </w:tcPr>
          <w:p w14:paraId="7CB0F221" w14:textId="0606D7BF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2428 (99.06)</w:t>
            </w:r>
          </w:p>
        </w:tc>
        <w:tc>
          <w:tcPr>
            <w:tcW w:w="510" w:type="pct"/>
          </w:tcPr>
          <w:p w14:paraId="2B45DD8A" w14:textId="1C130E1D" w:rsidR="00ED437E" w:rsidRPr="00C73E1C" w:rsidRDefault="00ED437E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7458 (94.30)</w:t>
            </w:r>
          </w:p>
        </w:tc>
        <w:tc>
          <w:tcPr>
            <w:tcW w:w="510" w:type="pct"/>
          </w:tcPr>
          <w:p w14:paraId="3250D339" w14:textId="067766C3" w:rsidR="00ED437E" w:rsidRPr="00C73E1C" w:rsidRDefault="00BE33B7" w:rsidP="00ED43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4991 (95.35)</w:t>
            </w:r>
          </w:p>
        </w:tc>
      </w:tr>
    </w:tbl>
    <w:p w14:paraId="6BA436F4" w14:textId="77777777" w:rsidR="00794C8B" w:rsidRPr="00C73E1C" w:rsidRDefault="00794C8B" w:rsidP="00794C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47941F" w14:textId="0770CD8D" w:rsidR="007F57AF" w:rsidRPr="00C73E1C" w:rsidRDefault="007F57AF" w:rsidP="007F57AF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5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Distribution of </w:t>
      </w:r>
      <w:r w:rsidRPr="00794C8B">
        <w:rPr>
          <w:rFonts w:ascii="Times New Roman" w:hAnsi="Times New Roman" w:cs="Times New Roman"/>
          <w:b/>
          <w:bCs/>
          <w:kern w:val="0"/>
          <w:sz w:val="24"/>
          <w:szCs w:val="24"/>
        </w:rPr>
        <w:t>Hyperglycemia</w:t>
      </w:r>
      <w:r w:rsidR="00211C5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by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socio-economic variables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939"/>
        <w:gridCol w:w="1569"/>
        <w:gridCol w:w="1570"/>
        <w:gridCol w:w="1570"/>
        <w:gridCol w:w="1600"/>
        <w:gridCol w:w="1570"/>
        <w:gridCol w:w="1570"/>
      </w:tblGrid>
      <w:tr w:rsidR="00FE711E" w:rsidRPr="00C73E1C" w14:paraId="066878F3" w14:textId="77777777" w:rsidTr="006B325A">
        <w:trPr>
          <w:jc w:val="center"/>
        </w:trPr>
        <w:tc>
          <w:tcPr>
            <w:tcW w:w="1930" w:type="pct"/>
          </w:tcPr>
          <w:p w14:paraId="290A6498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510" w:type="pct"/>
          </w:tcPr>
          <w:p w14:paraId="666D707A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0EC1F450" w14:textId="0EFA2C24" w:rsidR="005E1CEC" w:rsidRPr="00C73E1C" w:rsidRDefault="005E1CEC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1635)</w:t>
            </w:r>
          </w:p>
        </w:tc>
        <w:tc>
          <w:tcPr>
            <w:tcW w:w="510" w:type="pct"/>
          </w:tcPr>
          <w:p w14:paraId="62349A6F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41C6536A" w14:textId="47972D69" w:rsidR="00326F35" w:rsidRPr="002C06FF" w:rsidRDefault="00326F35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4394)</w:t>
            </w:r>
          </w:p>
        </w:tc>
        <w:tc>
          <w:tcPr>
            <w:tcW w:w="510" w:type="pct"/>
          </w:tcPr>
          <w:p w14:paraId="35C755AC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707AE5BE" w14:textId="213CA01D" w:rsidR="00AA5399" w:rsidRPr="002C06FF" w:rsidRDefault="00AA5399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7844)</w:t>
            </w:r>
          </w:p>
        </w:tc>
        <w:tc>
          <w:tcPr>
            <w:tcW w:w="520" w:type="pct"/>
          </w:tcPr>
          <w:p w14:paraId="5A14F945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35CC9ADE" w14:textId="07DA99E2" w:rsidR="009B76E1" w:rsidRPr="002C06FF" w:rsidRDefault="009B76E1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2429)</w:t>
            </w:r>
          </w:p>
        </w:tc>
        <w:tc>
          <w:tcPr>
            <w:tcW w:w="510" w:type="pct"/>
          </w:tcPr>
          <w:p w14:paraId="2B92371F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055DFF68" w14:textId="740009AC" w:rsidR="00E212E1" w:rsidRPr="002C06FF" w:rsidRDefault="00E212E1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8185)</w:t>
            </w:r>
          </w:p>
        </w:tc>
        <w:tc>
          <w:tcPr>
            <w:tcW w:w="510" w:type="pct"/>
          </w:tcPr>
          <w:p w14:paraId="0D3514D9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021BFA93" w14:textId="174B6F9A" w:rsidR="001546EB" w:rsidRPr="002C06FF" w:rsidRDefault="001546EB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4989)</w:t>
            </w:r>
          </w:p>
        </w:tc>
      </w:tr>
      <w:tr w:rsidR="00FE711E" w:rsidRPr="00C73E1C" w14:paraId="7C224B32" w14:textId="77777777" w:rsidTr="006B325A">
        <w:trPr>
          <w:jc w:val="center"/>
        </w:trPr>
        <w:tc>
          <w:tcPr>
            <w:tcW w:w="1930" w:type="pct"/>
          </w:tcPr>
          <w:p w14:paraId="70F4C7CF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9A2569C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63E18A7E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5E8AEC4C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0" w:type="pct"/>
          </w:tcPr>
          <w:p w14:paraId="1298085D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6D8588B6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10" w:type="pct"/>
          </w:tcPr>
          <w:p w14:paraId="36DA9F69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</w:tr>
      <w:tr w:rsidR="00FE711E" w:rsidRPr="00C73E1C" w14:paraId="61BC9049" w14:textId="77777777" w:rsidTr="006B325A">
        <w:trPr>
          <w:jc w:val="center"/>
        </w:trPr>
        <w:tc>
          <w:tcPr>
            <w:tcW w:w="1930" w:type="pct"/>
          </w:tcPr>
          <w:p w14:paraId="4AABA504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510" w:type="pct"/>
          </w:tcPr>
          <w:p w14:paraId="35E65B01" w14:textId="77777777" w:rsidR="007F57AF" w:rsidRPr="00537E31" w:rsidRDefault="007F57AF" w:rsidP="00537E31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</w:tcPr>
          <w:p w14:paraId="613DF2F4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09E6052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76E1EFEB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4BE0B2C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9BF7A1E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C5DBEA8" w14:textId="77777777" w:rsidTr="006B325A">
        <w:trPr>
          <w:jc w:val="center"/>
        </w:trPr>
        <w:tc>
          <w:tcPr>
            <w:tcW w:w="1930" w:type="pct"/>
          </w:tcPr>
          <w:p w14:paraId="19F833FD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510" w:type="pct"/>
          </w:tcPr>
          <w:p w14:paraId="61EF20DD" w14:textId="7ED48ADB" w:rsidR="007F57AF" w:rsidRPr="006B325A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577 (50.98)</w:t>
            </w:r>
          </w:p>
        </w:tc>
        <w:tc>
          <w:tcPr>
            <w:tcW w:w="510" w:type="pct"/>
          </w:tcPr>
          <w:p w14:paraId="2DCCA1B7" w14:textId="2E10130F" w:rsidR="007F57AF" w:rsidRPr="006B325A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646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33.97)</w:t>
            </w:r>
          </w:p>
        </w:tc>
        <w:tc>
          <w:tcPr>
            <w:tcW w:w="510" w:type="pct"/>
          </w:tcPr>
          <w:p w14:paraId="1E64C4BF" w14:textId="2E88D132" w:rsidR="007F57AF" w:rsidRPr="006B325A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748 (15.19)</w:t>
            </w:r>
          </w:p>
        </w:tc>
        <w:tc>
          <w:tcPr>
            <w:tcW w:w="520" w:type="pct"/>
          </w:tcPr>
          <w:p w14:paraId="1ADC9002" w14:textId="71D2AB1C" w:rsidR="007F57AF" w:rsidRPr="006B325A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622 (43.96)</w:t>
            </w:r>
          </w:p>
        </w:tc>
        <w:tc>
          <w:tcPr>
            <w:tcW w:w="510" w:type="pct"/>
          </w:tcPr>
          <w:p w14:paraId="1A8D4E2F" w14:textId="0243FA44" w:rsidR="007F57AF" w:rsidRPr="006B325A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1942 (28.33)</w:t>
            </w:r>
          </w:p>
        </w:tc>
        <w:tc>
          <w:tcPr>
            <w:tcW w:w="510" w:type="pct"/>
          </w:tcPr>
          <w:p w14:paraId="39FD100E" w14:textId="3AD8393D" w:rsidR="007F57AF" w:rsidRPr="006B325A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1154 (40.67)</w:t>
            </w:r>
          </w:p>
        </w:tc>
      </w:tr>
      <w:tr w:rsidR="00FE711E" w:rsidRPr="00C73E1C" w14:paraId="12D1005F" w14:textId="77777777" w:rsidTr="006B325A">
        <w:trPr>
          <w:jc w:val="center"/>
        </w:trPr>
        <w:tc>
          <w:tcPr>
            <w:tcW w:w="1930" w:type="pct"/>
          </w:tcPr>
          <w:p w14:paraId="7367F723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510" w:type="pct"/>
          </w:tcPr>
          <w:p w14:paraId="7680FE2F" w14:textId="729EB551" w:rsidR="007F57AF" w:rsidRPr="00C73E1C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532 (32.66)</w:t>
            </w:r>
          </w:p>
        </w:tc>
        <w:tc>
          <w:tcPr>
            <w:tcW w:w="510" w:type="pct"/>
          </w:tcPr>
          <w:p w14:paraId="4DA456AC" w14:textId="3F458ED8" w:rsidR="007F57AF" w:rsidRPr="00C73E1C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1546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29.06)</w:t>
            </w:r>
          </w:p>
        </w:tc>
        <w:tc>
          <w:tcPr>
            <w:tcW w:w="510" w:type="pct"/>
          </w:tcPr>
          <w:p w14:paraId="349DD93B" w14:textId="44738051" w:rsidR="007F57AF" w:rsidRPr="00C73E1C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2984 (45.59)</w:t>
            </w:r>
          </w:p>
        </w:tc>
        <w:tc>
          <w:tcPr>
            <w:tcW w:w="520" w:type="pct"/>
          </w:tcPr>
          <w:p w14:paraId="26A3709F" w14:textId="6D3208FA" w:rsidR="007F57AF" w:rsidRPr="00C73E1C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893 (32.04)</w:t>
            </w:r>
          </w:p>
        </w:tc>
        <w:tc>
          <w:tcPr>
            <w:tcW w:w="510" w:type="pct"/>
          </w:tcPr>
          <w:p w14:paraId="6724427A" w14:textId="1137E169" w:rsidR="007F57AF" w:rsidRPr="00C73E1C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3505 (38.48)</w:t>
            </w:r>
          </w:p>
        </w:tc>
        <w:tc>
          <w:tcPr>
            <w:tcW w:w="510" w:type="pct"/>
          </w:tcPr>
          <w:p w14:paraId="75171D6E" w14:textId="4FE16F16" w:rsidR="007F57AF" w:rsidRPr="00C73E1C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1876 (30.95)</w:t>
            </w:r>
          </w:p>
        </w:tc>
      </w:tr>
      <w:tr w:rsidR="00FE711E" w:rsidRPr="00C73E1C" w14:paraId="46173383" w14:textId="77777777" w:rsidTr="006B325A">
        <w:trPr>
          <w:jc w:val="center"/>
        </w:trPr>
        <w:tc>
          <w:tcPr>
            <w:tcW w:w="1930" w:type="pct"/>
          </w:tcPr>
          <w:p w14:paraId="7707F647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510" w:type="pct"/>
          </w:tcPr>
          <w:p w14:paraId="078003B9" w14:textId="0E38DFC6" w:rsidR="007F57AF" w:rsidRPr="00C73E1C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423 (14.35)</w:t>
            </w:r>
          </w:p>
        </w:tc>
        <w:tc>
          <w:tcPr>
            <w:tcW w:w="510" w:type="pct"/>
          </w:tcPr>
          <w:p w14:paraId="551B827C" w14:textId="2AE58584" w:rsidR="007F57AF" w:rsidRPr="00C73E1C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1461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26.30)</w:t>
            </w:r>
          </w:p>
        </w:tc>
        <w:tc>
          <w:tcPr>
            <w:tcW w:w="510" w:type="pct"/>
          </w:tcPr>
          <w:p w14:paraId="1B69A451" w14:textId="4D4B0ECA" w:rsidR="007F57AF" w:rsidRPr="00C73E1C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3277 (31.99)</w:t>
            </w:r>
          </w:p>
        </w:tc>
        <w:tc>
          <w:tcPr>
            <w:tcW w:w="520" w:type="pct"/>
          </w:tcPr>
          <w:p w14:paraId="3ED18607" w14:textId="445C0ED1" w:rsidR="007F57AF" w:rsidRPr="00C73E1C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(12.65)</w:t>
            </w:r>
          </w:p>
        </w:tc>
        <w:tc>
          <w:tcPr>
            <w:tcW w:w="510" w:type="pct"/>
          </w:tcPr>
          <w:p w14:paraId="070F82C7" w14:textId="468B6A6A" w:rsidR="007F57AF" w:rsidRPr="00C73E1C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2152 (25.34)</w:t>
            </w:r>
          </w:p>
        </w:tc>
        <w:tc>
          <w:tcPr>
            <w:tcW w:w="510" w:type="pct"/>
          </w:tcPr>
          <w:p w14:paraId="7918C3A9" w14:textId="0D3C69A4" w:rsidR="007F57AF" w:rsidRPr="00C73E1C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1310 (19.56)</w:t>
            </w:r>
          </w:p>
        </w:tc>
      </w:tr>
      <w:tr w:rsidR="00FE711E" w:rsidRPr="00C73E1C" w14:paraId="6337554E" w14:textId="77777777" w:rsidTr="006B325A">
        <w:trPr>
          <w:jc w:val="center"/>
        </w:trPr>
        <w:tc>
          <w:tcPr>
            <w:tcW w:w="1930" w:type="pct"/>
          </w:tcPr>
          <w:p w14:paraId="03201205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510" w:type="pct"/>
          </w:tcPr>
          <w:p w14:paraId="005FECBD" w14:textId="44DB245D" w:rsidR="007F57AF" w:rsidRPr="00C73E1C" w:rsidRDefault="002C144A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114 (2.00)</w:t>
            </w:r>
          </w:p>
        </w:tc>
        <w:tc>
          <w:tcPr>
            <w:tcW w:w="510" w:type="pct"/>
          </w:tcPr>
          <w:p w14:paraId="7B09B47F" w14:textId="23156243" w:rsidR="007F57AF" w:rsidRPr="00C73E1C" w:rsidRDefault="00E66842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741 (</w:t>
            </w:r>
            <w:r w:rsidR="003039F1">
              <w:rPr>
                <w:rFonts w:ascii="Times New Roman" w:hAnsi="Times New Roman" w:cs="Times New Roman"/>
                <w:sz w:val="24"/>
                <w:szCs w:val="24"/>
              </w:rPr>
              <w:t>10.68)</w:t>
            </w:r>
          </w:p>
        </w:tc>
        <w:tc>
          <w:tcPr>
            <w:tcW w:w="510" w:type="pct"/>
          </w:tcPr>
          <w:p w14:paraId="3E5E78EC" w14:textId="156B6040" w:rsidR="007F57AF" w:rsidRPr="00C73E1C" w:rsidRDefault="003331C4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835 (7.22)</w:t>
            </w:r>
          </w:p>
        </w:tc>
        <w:tc>
          <w:tcPr>
            <w:tcW w:w="520" w:type="pct"/>
          </w:tcPr>
          <w:p w14:paraId="4951CB14" w14:textId="4F4DD569" w:rsidR="007F57AF" w:rsidRPr="00C73E1C" w:rsidRDefault="006A24C9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362 (11.34)</w:t>
            </w:r>
          </w:p>
        </w:tc>
        <w:tc>
          <w:tcPr>
            <w:tcW w:w="510" w:type="pct"/>
          </w:tcPr>
          <w:p w14:paraId="61E893D5" w14:textId="3367AB28" w:rsidR="007F57AF" w:rsidRPr="00C73E1C" w:rsidRDefault="005B7F4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(7.84)</w:t>
            </w:r>
          </w:p>
        </w:tc>
        <w:tc>
          <w:tcPr>
            <w:tcW w:w="510" w:type="pct"/>
          </w:tcPr>
          <w:p w14:paraId="327C3CDA" w14:textId="582DA921" w:rsidR="007F57AF" w:rsidRPr="00C73E1C" w:rsidRDefault="00C35E78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649 (8.81)</w:t>
            </w:r>
          </w:p>
        </w:tc>
      </w:tr>
      <w:tr w:rsidR="00FE711E" w:rsidRPr="00C73E1C" w14:paraId="30047DA3" w14:textId="77777777" w:rsidTr="006B325A">
        <w:trPr>
          <w:jc w:val="center"/>
        </w:trPr>
        <w:tc>
          <w:tcPr>
            <w:tcW w:w="1930" w:type="pct"/>
          </w:tcPr>
          <w:p w14:paraId="5CD07092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510" w:type="pct"/>
          </w:tcPr>
          <w:p w14:paraId="437B65B5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FF9B455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9880A14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52F77C01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B5D0AED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B791AC3" w14:textId="77777777" w:rsidR="007F57AF" w:rsidRPr="00C73E1C" w:rsidRDefault="007F57AF" w:rsidP="00537E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136A502" w14:textId="77777777" w:rsidTr="006B325A">
        <w:trPr>
          <w:jc w:val="center"/>
        </w:trPr>
        <w:tc>
          <w:tcPr>
            <w:tcW w:w="1930" w:type="pct"/>
          </w:tcPr>
          <w:p w14:paraId="3754A50A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510" w:type="pct"/>
          </w:tcPr>
          <w:p w14:paraId="454C4DC5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B504FF1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178E10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69B200E2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CD8CEB7" w14:textId="7CFB7F7D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7F42E8" w14:textId="77777777" w:rsidR="007F57AF" w:rsidRPr="00C73E1C" w:rsidRDefault="007F57AF" w:rsidP="00537E3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773E0D17" w14:textId="77777777" w:rsidTr="006B325A">
        <w:trPr>
          <w:jc w:val="center"/>
        </w:trPr>
        <w:tc>
          <w:tcPr>
            <w:tcW w:w="1930" w:type="pct"/>
          </w:tcPr>
          <w:p w14:paraId="186518B1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510" w:type="pct"/>
          </w:tcPr>
          <w:p w14:paraId="79710568" w14:textId="5462402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591 (48.95)</w:t>
            </w:r>
          </w:p>
        </w:tc>
        <w:tc>
          <w:tcPr>
            <w:tcW w:w="510" w:type="pct"/>
          </w:tcPr>
          <w:p w14:paraId="7FE94F14" w14:textId="20A0C31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1686 (48.99)</w:t>
            </w:r>
          </w:p>
        </w:tc>
        <w:tc>
          <w:tcPr>
            <w:tcW w:w="510" w:type="pct"/>
          </w:tcPr>
          <w:p w14:paraId="348BAC7A" w14:textId="1CC7629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2711 (49.86)</w:t>
            </w:r>
          </w:p>
        </w:tc>
        <w:tc>
          <w:tcPr>
            <w:tcW w:w="520" w:type="pct"/>
          </w:tcPr>
          <w:p w14:paraId="6D6481AF" w14:textId="5D15524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996 (36.72)</w:t>
            </w:r>
          </w:p>
        </w:tc>
        <w:tc>
          <w:tcPr>
            <w:tcW w:w="510" w:type="pct"/>
          </w:tcPr>
          <w:p w14:paraId="43D00DB6" w14:textId="2219A65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3804 (45.46)</w:t>
            </w:r>
          </w:p>
        </w:tc>
        <w:tc>
          <w:tcPr>
            <w:tcW w:w="510" w:type="pct"/>
          </w:tcPr>
          <w:p w14:paraId="1FAAD1C4" w14:textId="19B70DF8" w:rsidR="005B7F4F" w:rsidRPr="00C73E1C" w:rsidRDefault="00FE711E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1754 (46.48)</w:t>
            </w:r>
          </w:p>
        </w:tc>
      </w:tr>
      <w:tr w:rsidR="00FE711E" w:rsidRPr="00C73E1C" w14:paraId="354ACED2" w14:textId="77777777" w:rsidTr="006B325A">
        <w:trPr>
          <w:jc w:val="center"/>
        </w:trPr>
        <w:tc>
          <w:tcPr>
            <w:tcW w:w="1930" w:type="pct"/>
          </w:tcPr>
          <w:p w14:paraId="228910BC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510" w:type="pct"/>
          </w:tcPr>
          <w:p w14:paraId="7F53CCFE" w14:textId="380BB85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1055 (51.05)</w:t>
            </w:r>
          </w:p>
        </w:tc>
        <w:tc>
          <w:tcPr>
            <w:tcW w:w="510" w:type="pct"/>
          </w:tcPr>
          <w:p w14:paraId="4CEC1E2A" w14:textId="38197FF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2708 (51.01)</w:t>
            </w:r>
          </w:p>
        </w:tc>
        <w:tc>
          <w:tcPr>
            <w:tcW w:w="510" w:type="pct"/>
          </w:tcPr>
          <w:p w14:paraId="194E0EB2" w14:textId="72BC228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5133 (50.14)</w:t>
            </w:r>
          </w:p>
        </w:tc>
        <w:tc>
          <w:tcPr>
            <w:tcW w:w="520" w:type="pct"/>
          </w:tcPr>
          <w:p w14:paraId="6296898B" w14:textId="3D4D750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1433 (63.28)</w:t>
            </w:r>
          </w:p>
        </w:tc>
        <w:tc>
          <w:tcPr>
            <w:tcW w:w="510" w:type="pct"/>
          </w:tcPr>
          <w:p w14:paraId="44279341" w14:textId="7B9AA5CF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4381 (54.54)</w:t>
            </w:r>
          </w:p>
        </w:tc>
        <w:tc>
          <w:tcPr>
            <w:tcW w:w="510" w:type="pct"/>
          </w:tcPr>
          <w:p w14:paraId="3D4904D2" w14:textId="1C31BD70" w:rsidR="005B7F4F" w:rsidRPr="00C73E1C" w:rsidRDefault="00FE711E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3235 (53.52)</w:t>
            </w:r>
          </w:p>
        </w:tc>
      </w:tr>
      <w:tr w:rsidR="00FE711E" w:rsidRPr="00C73E1C" w14:paraId="73D13798" w14:textId="77777777" w:rsidTr="006B325A">
        <w:trPr>
          <w:jc w:val="center"/>
        </w:trPr>
        <w:tc>
          <w:tcPr>
            <w:tcW w:w="1930" w:type="pct"/>
          </w:tcPr>
          <w:p w14:paraId="11ED22A9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510" w:type="pct"/>
          </w:tcPr>
          <w:p w14:paraId="5157751A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33439C5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598ED72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6D9EEB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1A7436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8D0F845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A19A30F" w14:textId="77777777" w:rsidTr="006B325A">
        <w:trPr>
          <w:jc w:val="center"/>
        </w:trPr>
        <w:tc>
          <w:tcPr>
            <w:tcW w:w="1930" w:type="pct"/>
          </w:tcPr>
          <w:p w14:paraId="3C4EBBD4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510" w:type="pct"/>
          </w:tcPr>
          <w:p w14:paraId="3388865D" w14:textId="1FDD8DA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420 (14.13)</w:t>
            </w:r>
          </w:p>
        </w:tc>
        <w:tc>
          <w:tcPr>
            <w:tcW w:w="510" w:type="pct"/>
          </w:tcPr>
          <w:p w14:paraId="1797692A" w14:textId="720F7EE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219 (3.61)</w:t>
            </w:r>
          </w:p>
        </w:tc>
        <w:tc>
          <w:tcPr>
            <w:tcW w:w="510" w:type="pct"/>
          </w:tcPr>
          <w:p w14:paraId="26AA3FC2" w14:textId="402ED0A6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1167 (13.36)</w:t>
            </w:r>
          </w:p>
        </w:tc>
        <w:tc>
          <w:tcPr>
            <w:tcW w:w="520" w:type="pct"/>
          </w:tcPr>
          <w:p w14:paraId="6C5CC499" w14:textId="22A36C0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821 (32.17)</w:t>
            </w:r>
          </w:p>
        </w:tc>
        <w:tc>
          <w:tcPr>
            <w:tcW w:w="510" w:type="pct"/>
          </w:tcPr>
          <w:p w14:paraId="3DEF1A97" w14:textId="5DB03DF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(33.61)</w:t>
            </w:r>
          </w:p>
        </w:tc>
        <w:tc>
          <w:tcPr>
            <w:tcW w:w="510" w:type="pct"/>
          </w:tcPr>
          <w:p w14:paraId="18DBFA2F" w14:textId="19536531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 (2.30)</w:t>
            </w:r>
          </w:p>
        </w:tc>
      </w:tr>
      <w:tr w:rsidR="00FE711E" w:rsidRPr="00C73E1C" w14:paraId="6FBC5D29" w14:textId="77777777" w:rsidTr="006B325A">
        <w:trPr>
          <w:jc w:val="center"/>
        </w:trPr>
        <w:tc>
          <w:tcPr>
            <w:tcW w:w="1930" w:type="pct"/>
          </w:tcPr>
          <w:p w14:paraId="549142F3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510" w:type="pct"/>
          </w:tcPr>
          <w:p w14:paraId="63C24F93" w14:textId="2310BCE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 (21.98)</w:t>
            </w:r>
          </w:p>
        </w:tc>
        <w:tc>
          <w:tcPr>
            <w:tcW w:w="510" w:type="pct"/>
          </w:tcPr>
          <w:p w14:paraId="30739870" w14:textId="6FAC07B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619 (10.90)</w:t>
            </w:r>
          </w:p>
        </w:tc>
        <w:tc>
          <w:tcPr>
            <w:tcW w:w="510" w:type="pct"/>
          </w:tcPr>
          <w:p w14:paraId="5DABD8F4" w14:textId="50304129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4700 (57.64)</w:t>
            </w:r>
          </w:p>
        </w:tc>
        <w:tc>
          <w:tcPr>
            <w:tcW w:w="520" w:type="pct"/>
          </w:tcPr>
          <w:p w14:paraId="24AEE16F" w14:textId="0FE0B639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879 (39.03)</w:t>
            </w:r>
          </w:p>
        </w:tc>
        <w:tc>
          <w:tcPr>
            <w:tcW w:w="510" w:type="pct"/>
          </w:tcPr>
          <w:p w14:paraId="640B1C2A" w14:textId="5A0F2DF8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3735 (45.77)</w:t>
            </w:r>
          </w:p>
        </w:tc>
        <w:tc>
          <w:tcPr>
            <w:tcW w:w="510" w:type="pct"/>
          </w:tcPr>
          <w:p w14:paraId="194463FB" w14:textId="15214E4D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1404 (42.56)</w:t>
            </w:r>
          </w:p>
        </w:tc>
      </w:tr>
      <w:tr w:rsidR="00FE711E" w:rsidRPr="00C73E1C" w14:paraId="3BE5CDD7" w14:textId="77777777" w:rsidTr="006B325A">
        <w:trPr>
          <w:jc w:val="center"/>
        </w:trPr>
        <w:tc>
          <w:tcPr>
            <w:tcW w:w="1930" w:type="pct"/>
          </w:tcPr>
          <w:p w14:paraId="284EEAF4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" w:type="pct"/>
          </w:tcPr>
          <w:p w14:paraId="76984C42" w14:textId="34E62D6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(52.30)</w:t>
            </w:r>
          </w:p>
        </w:tc>
        <w:tc>
          <w:tcPr>
            <w:tcW w:w="510" w:type="pct"/>
          </w:tcPr>
          <w:p w14:paraId="4BB273F7" w14:textId="7B6A001D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1253 (26.73)</w:t>
            </w:r>
          </w:p>
        </w:tc>
        <w:tc>
          <w:tcPr>
            <w:tcW w:w="510" w:type="pct"/>
          </w:tcPr>
          <w:p w14:paraId="1817AB77" w14:textId="1C62516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1446 (20.78)</w:t>
            </w:r>
          </w:p>
        </w:tc>
        <w:tc>
          <w:tcPr>
            <w:tcW w:w="520" w:type="pct"/>
          </w:tcPr>
          <w:p w14:paraId="5F19BAD0" w14:textId="10F4EE2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607 (26.78)</w:t>
            </w:r>
          </w:p>
        </w:tc>
        <w:tc>
          <w:tcPr>
            <w:tcW w:w="510" w:type="pct"/>
          </w:tcPr>
          <w:p w14:paraId="79209B72" w14:textId="23D684BA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1397 (15.98)</w:t>
            </w:r>
          </w:p>
        </w:tc>
        <w:tc>
          <w:tcPr>
            <w:tcW w:w="510" w:type="pct"/>
          </w:tcPr>
          <w:p w14:paraId="72F8551A" w14:textId="619E1123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1330 (50.23)</w:t>
            </w:r>
          </w:p>
        </w:tc>
      </w:tr>
      <w:tr w:rsidR="00FE711E" w:rsidRPr="00C73E1C" w14:paraId="21912227" w14:textId="77777777" w:rsidTr="006B325A">
        <w:trPr>
          <w:jc w:val="center"/>
        </w:trPr>
        <w:tc>
          <w:tcPr>
            <w:tcW w:w="1930" w:type="pct"/>
          </w:tcPr>
          <w:p w14:paraId="7A1693A2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510" w:type="pct"/>
          </w:tcPr>
          <w:p w14:paraId="4F2AA895" w14:textId="1298221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163 (11.59)</w:t>
            </w:r>
          </w:p>
        </w:tc>
        <w:tc>
          <w:tcPr>
            <w:tcW w:w="510" w:type="pct"/>
          </w:tcPr>
          <w:p w14:paraId="32924A59" w14:textId="4E38D4A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2295 (58.77)</w:t>
            </w:r>
          </w:p>
        </w:tc>
        <w:tc>
          <w:tcPr>
            <w:tcW w:w="510" w:type="pct"/>
          </w:tcPr>
          <w:p w14:paraId="313B1997" w14:textId="3DC80DC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508 (8.22)</w:t>
            </w:r>
          </w:p>
        </w:tc>
        <w:tc>
          <w:tcPr>
            <w:tcW w:w="520" w:type="pct"/>
          </w:tcPr>
          <w:p w14:paraId="435186DA" w14:textId="37269C1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 (2.03)</w:t>
            </w:r>
          </w:p>
        </w:tc>
        <w:tc>
          <w:tcPr>
            <w:tcW w:w="510" w:type="pct"/>
          </w:tcPr>
          <w:p w14:paraId="29AF4099" w14:textId="0BD1713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556 (4.63)</w:t>
            </w:r>
          </w:p>
        </w:tc>
        <w:tc>
          <w:tcPr>
            <w:tcW w:w="510" w:type="pct"/>
          </w:tcPr>
          <w:p w14:paraId="434DFA89" w14:textId="785B2C6C" w:rsidR="005B7F4F" w:rsidRPr="00C73E1C" w:rsidRDefault="00C056A3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 (4.92)</w:t>
            </w:r>
          </w:p>
        </w:tc>
      </w:tr>
      <w:tr w:rsidR="00FE711E" w:rsidRPr="00C73E1C" w14:paraId="3696B2A4" w14:textId="77777777" w:rsidTr="006B325A">
        <w:trPr>
          <w:jc w:val="center"/>
        </w:trPr>
        <w:tc>
          <w:tcPr>
            <w:tcW w:w="1930" w:type="pct"/>
          </w:tcPr>
          <w:p w14:paraId="57D7F77A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510" w:type="pct"/>
          </w:tcPr>
          <w:p w14:paraId="133DDDD6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741E67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CBF3015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DA46739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718EE7F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2822A1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2F691F2" w14:textId="77777777" w:rsidTr="006B325A">
        <w:trPr>
          <w:jc w:val="center"/>
        </w:trPr>
        <w:tc>
          <w:tcPr>
            <w:tcW w:w="1930" w:type="pct"/>
          </w:tcPr>
          <w:p w14:paraId="4E500D14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510" w:type="pct"/>
          </w:tcPr>
          <w:p w14:paraId="70128763" w14:textId="4E01709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1116 (61.82)</w:t>
            </w:r>
          </w:p>
        </w:tc>
        <w:tc>
          <w:tcPr>
            <w:tcW w:w="510" w:type="pct"/>
          </w:tcPr>
          <w:p w14:paraId="11E0D9FA" w14:textId="11A29AD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7A170CC8" w14:textId="041ED69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5956 (77.30)</w:t>
            </w:r>
          </w:p>
        </w:tc>
        <w:tc>
          <w:tcPr>
            <w:tcW w:w="520" w:type="pct"/>
          </w:tcPr>
          <w:p w14:paraId="61524100" w14:textId="174A0F0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1920 (67.40)</w:t>
            </w:r>
          </w:p>
        </w:tc>
        <w:tc>
          <w:tcPr>
            <w:tcW w:w="510" w:type="pct"/>
          </w:tcPr>
          <w:p w14:paraId="2B949004" w14:textId="3004074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7250 (87.84)</w:t>
            </w:r>
          </w:p>
        </w:tc>
        <w:tc>
          <w:tcPr>
            <w:tcW w:w="510" w:type="pct"/>
          </w:tcPr>
          <w:p w14:paraId="7D65BC52" w14:textId="63222D6A" w:rsidR="005B7F4F" w:rsidRPr="00C73E1C" w:rsidRDefault="00B96B74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4395 (83.77)</w:t>
            </w:r>
          </w:p>
        </w:tc>
      </w:tr>
      <w:tr w:rsidR="00FE711E" w:rsidRPr="00C73E1C" w14:paraId="28729D02" w14:textId="77777777" w:rsidTr="006B325A">
        <w:trPr>
          <w:jc w:val="center"/>
        </w:trPr>
        <w:tc>
          <w:tcPr>
            <w:tcW w:w="1930" w:type="pct"/>
          </w:tcPr>
          <w:p w14:paraId="0849CA02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510" w:type="pct"/>
          </w:tcPr>
          <w:p w14:paraId="11D76115" w14:textId="4C2CF34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525 (38.18)</w:t>
            </w:r>
          </w:p>
        </w:tc>
        <w:tc>
          <w:tcPr>
            <w:tcW w:w="510" w:type="pct"/>
          </w:tcPr>
          <w:p w14:paraId="0EB41881" w14:textId="261B7038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2E1CD758" w14:textId="0016BBE9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1885 (22.70)</w:t>
            </w:r>
          </w:p>
        </w:tc>
        <w:tc>
          <w:tcPr>
            <w:tcW w:w="520" w:type="pct"/>
          </w:tcPr>
          <w:p w14:paraId="237E1394" w14:textId="5BC4AA7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502 (32.60)</w:t>
            </w:r>
          </w:p>
        </w:tc>
        <w:tc>
          <w:tcPr>
            <w:tcW w:w="510" w:type="pct"/>
          </w:tcPr>
          <w:p w14:paraId="36C1C89E" w14:textId="75A4882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935 (12.16)</w:t>
            </w:r>
          </w:p>
        </w:tc>
        <w:tc>
          <w:tcPr>
            <w:tcW w:w="510" w:type="pct"/>
          </w:tcPr>
          <w:p w14:paraId="433A238C" w14:textId="011A86ED" w:rsidR="005B7F4F" w:rsidRPr="00C73E1C" w:rsidRDefault="00B96B74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594 (16.23)</w:t>
            </w:r>
          </w:p>
        </w:tc>
      </w:tr>
      <w:tr w:rsidR="00FE711E" w:rsidRPr="00C73E1C" w14:paraId="3E02035F" w14:textId="77777777" w:rsidTr="006B325A">
        <w:trPr>
          <w:jc w:val="center"/>
        </w:trPr>
        <w:tc>
          <w:tcPr>
            <w:tcW w:w="1930" w:type="pct"/>
          </w:tcPr>
          <w:p w14:paraId="4FFE25D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510" w:type="pct"/>
          </w:tcPr>
          <w:p w14:paraId="63FDF02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FF32CF0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F0FB712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8EF1D1C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83C8067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416E954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12568DD4" w14:textId="77777777" w:rsidTr="006B325A">
        <w:trPr>
          <w:jc w:val="center"/>
        </w:trPr>
        <w:tc>
          <w:tcPr>
            <w:tcW w:w="1930" w:type="pct"/>
          </w:tcPr>
          <w:p w14:paraId="6E4834C4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510" w:type="pct"/>
          </w:tcPr>
          <w:p w14:paraId="631D3A90" w14:textId="5B8B04C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628 (47.82)</w:t>
            </w:r>
          </w:p>
        </w:tc>
        <w:tc>
          <w:tcPr>
            <w:tcW w:w="510" w:type="pct"/>
          </w:tcPr>
          <w:p w14:paraId="735C8DC9" w14:textId="7B0461E3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1066 (28.48)</w:t>
            </w:r>
          </w:p>
        </w:tc>
        <w:tc>
          <w:tcPr>
            <w:tcW w:w="510" w:type="pct"/>
          </w:tcPr>
          <w:p w14:paraId="40B8524E" w14:textId="2E9403E6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873 (12.17)</w:t>
            </w:r>
          </w:p>
        </w:tc>
        <w:tc>
          <w:tcPr>
            <w:tcW w:w="520" w:type="pct"/>
          </w:tcPr>
          <w:p w14:paraId="7A3A3E98" w14:textId="70D01DB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392 (13.60)</w:t>
            </w:r>
          </w:p>
        </w:tc>
        <w:tc>
          <w:tcPr>
            <w:tcW w:w="510" w:type="pct"/>
          </w:tcPr>
          <w:p w14:paraId="27803944" w14:textId="19956E2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3593 (42.59)</w:t>
            </w:r>
          </w:p>
        </w:tc>
        <w:tc>
          <w:tcPr>
            <w:tcW w:w="510" w:type="pct"/>
          </w:tcPr>
          <w:p w14:paraId="7D21BCD7" w14:textId="5E82D99B" w:rsidR="005B7F4F" w:rsidRPr="00C73E1C" w:rsidRDefault="000523B8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 (10.09)</w:t>
            </w:r>
          </w:p>
        </w:tc>
      </w:tr>
      <w:tr w:rsidR="00FE711E" w:rsidRPr="00C73E1C" w14:paraId="32C2FC48" w14:textId="77777777" w:rsidTr="006B325A">
        <w:trPr>
          <w:jc w:val="center"/>
        </w:trPr>
        <w:tc>
          <w:tcPr>
            <w:tcW w:w="1930" w:type="pct"/>
          </w:tcPr>
          <w:p w14:paraId="1D8BAC19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510" w:type="pct"/>
          </w:tcPr>
          <w:p w14:paraId="125609C3" w14:textId="02E63F5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686 (32.45)</w:t>
            </w:r>
          </w:p>
        </w:tc>
        <w:tc>
          <w:tcPr>
            <w:tcW w:w="510" w:type="pct"/>
          </w:tcPr>
          <w:p w14:paraId="09C126AE" w14:textId="670FDF4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2403 (47.64)</w:t>
            </w:r>
          </w:p>
        </w:tc>
        <w:tc>
          <w:tcPr>
            <w:tcW w:w="510" w:type="pct"/>
          </w:tcPr>
          <w:p w14:paraId="51F59476" w14:textId="21E806F1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6378 (80.17)</w:t>
            </w:r>
          </w:p>
        </w:tc>
        <w:tc>
          <w:tcPr>
            <w:tcW w:w="520" w:type="pct"/>
          </w:tcPr>
          <w:p w14:paraId="554D55FF" w14:textId="636BB5E5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1496 (69.74)</w:t>
            </w:r>
          </w:p>
        </w:tc>
        <w:tc>
          <w:tcPr>
            <w:tcW w:w="510" w:type="pct"/>
          </w:tcPr>
          <w:p w14:paraId="12E8FD64" w14:textId="57D6537E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4144 (52.79)</w:t>
            </w:r>
          </w:p>
        </w:tc>
        <w:tc>
          <w:tcPr>
            <w:tcW w:w="510" w:type="pct"/>
          </w:tcPr>
          <w:p w14:paraId="0F4DB26F" w14:textId="6AF46916" w:rsidR="005B7F4F" w:rsidRPr="00C73E1C" w:rsidRDefault="000523B8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4051 (74.12)</w:t>
            </w:r>
          </w:p>
        </w:tc>
      </w:tr>
      <w:tr w:rsidR="00FE711E" w:rsidRPr="00C73E1C" w14:paraId="79F6EE18" w14:textId="77777777" w:rsidTr="006B325A">
        <w:trPr>
          <w:jc w:val="center"/>
        </w:trPr>
        <w:tc>
          <w:tcPr>
            <w:tcW w:w="1930" w:type="pct"/>
          </w:tcPr>
          <w:p w14:paraId="7D551338" w14:textId="77777777" w:rsidR="005B7F4F" w:rsidRPr="00C73E1C" w:rsidRDefault="005B7F4F" w:rsidP="005B7F4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10" w:type="pct"/>
          </w:tcPr>
          <w:p w14:paraId="43CF4CF8" w14:textId="6767EBDB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321 (19.73)</w:t>
            </w:r>
          </w:p>
        </w:tc>
        <w:tc>
          <w:tcPr>
            <w:tcW w:w="510" w:type="pct"/>
          </w:tcPr>
          <w:p w14:paraId="02C8A93A" w14:textId="44F7B2C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919 (23.88)</w:t>
            </w:r>
          </w:p>
        </w:tc>
        <w:tc>
          <w:tcPr>
            <w:tcW w:w="510" w:type="pct"/>
          </w:tcPr>
          <w:p w14:paraId="6710D575" w14:textId="162115D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587 (7.66)</w:t>
            </w:r>
          </w:p>
        </w:tc>
        <w:tc>
          <w:tcPr>
            <w:tcW w:w="520" w:type="pct"/>
          </w:tcPr>
          <w:p w14:paraId="0BD9DCF9" w14:textId="69F870B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 (16.67)</w:t>
            </w:r>
          </w:p>
        </w:tc>
        <w:tc>
          <w:tcPr>
            <w:tcW w:w="510" w:type="pct"/>
          </w:tcPr>
          <w:p w14:paraId="3FFF036A" w14:textId="6DFCA8AE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445 (4.61)</w:t>
            </w:r>
          </w:p>
        </w:tc>
        <w:tc>
          <w:tcPr>
            <w:tcW w:w="510" w:type="pct"/>
          </w:tcPr>
          <w:p w14:paraId="3532D3DF" w14:textId="6FA72152" w:rsidR="005B7F4F" w:rsidRPr="00C73E1C" w:rsidRDefault="000523B8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494 (15.79)</w:t>
            </w:r>
          </w:p>
        </w:tc>
      </w:tr>
      <w:tr w:rsidR="00FE711E" w:rsidRPr="00C73E1C" w14:paraId="3901F676" w14:textId="77777777" w:rsidTr="006B325A">
        <w:trPr>
          <w:jc w:val="center"/>
        </w:trPr>
        <w:tc>
          <w:tcPr>
            <w:tcW w:w="1930" w:type="pct"/>
          </w:tcPr>
          <w:p w14:paraId="111917FE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510" w:type="pct"/>
          </w:tcPr>
          <w:p w14:paraId="0ABA15C3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FE18CF1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AE8CEBF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40503D05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141B52B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0D00FFC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480704C9" w14:textId="77777777" w:rsidTr="006B325A">
        <w:trPr>
          <w:jc w:val="center"/>
        </w:trPr>
        <w:tc>
          <w:tcPr>
            <w:tcW w:w="1930" w:type="pct"/>
          </w:tcPr>
          <w:p w14:paraId="1B58E463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510" w:type="pct"/>
          </w:tcPr>
          <w:p w14:paraId="3C3E636F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797F60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0186EDA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461670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7BA5C7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37A5B22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0DE7F28A" w14:textId="77777777" w:rsidTr="006B325A">
        <w:trPr>
          <w:jc w:val="center"/>
        </w:trPr>
        <w:tc>
          <w:tcPr>
            <w:tcW w:w="1930" w:type="pct"/>
          </w:tcPr>
          <w:p w14:paraId="504F8044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510" w:type="pct"/>
          </w:tcPr>
          <w:p w14:paraId="14F8841A" w14:textId="01F8FCE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251 (19.48)</w:t>
            </w:r>
          </w:p>
        </w:tc>
        <w:tc>
          <w:tcPr>
            <w:tcW w:w="510" w:type="pct"/>
          </w:tcPr>
          <w:p w14:paraId="1CF0934B" w14:textId="03B9B46E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532 (14.38)</w:t>
            </w:r>
          </w:p>
        </w:tc>
        <w:tc>
          <w:tcPr>
            <w:tcW w:w="510" w:type="pct"/>
          </w:tcPr>
          <w:p w14:paraId="544F606A" w14:textId="0B29955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1755 (25.76)</w:t>
            </w:r>
          </w:p>
        </w:tc>
        <w:tc>
          <w:tcPr>
            <w:tcW w:w="520" w:type="pct"/>
          </w:tcPr>
          <w:p w14:paraId="043296E2" w14:textId="6F1D96CA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754 (54.38)</w:t>
            </w:r>
          </w:p>
        </w:tc>
        <w:tc>
          <w:tcPr>
            <w:tcW w:w="510" w:type="pct"/>
          </w:tcPr>
          <w:p w14:paraId="23D2FD72" w14:textId="6CC3698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1923 (22.98)</w:t>
            </w:r>
          </w:p>
        </w:tc>
        <w:tc>
          <w:tcPr>
            <w:tcW w:w="510" w:type="pct"/>
          </w:tcPr>
          <w:p w14:paraId="7051D1BB" w14:textId="2EAF02A4" w:rsidR="005B7F4F" w:rsidRPr="00C73E1C" w:rsidRDefault="00392DB6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976 (17.95)</w:t>
            </w:r>
          </w:p>
        </w:tc>
      </w:tr>
      <w:tr w:rsidR="00FE711E" w:rsidRPr="00C73E1C" w14:paraId="2E6973B8" w14:textId="77777777" w:rsidTr="006B325A">
        <w:trPr>
          <w:jc w:val="center"/>
        </w:trPr>
        <w:tc>
          <w:tcPr>
            <w:tcW w:w="1930" w:type="pct"/>
          </w:tcPr>
          <w:p w14:paraId="16505880" w14:textId="77777777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510" w:type="pct"/>
          </w:tcPr>
          <w:p w14:paraId="235FDB1A" w14:textId="32AAD2C4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1389 (80.52)</w:t>
            </w:r>
          </w:p>
        </w:tc>
        <w:tc>
          <w:tcPr>
            <w:tcW w:w="510" w:type="pct"/>
          </w:tcPr>
          <w:p w14:paraId="2F653B8E" w14:textId="42A142C0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(85.62)</w:t>
            </w:r>
          </w:p>
        </w:tc>
        <w:tc>
          <w:tcPr>
            <w:tcW w:w="510" w:type="pct"/>
          </w:tcPr>
          <w:p w14:paraId="59AA7886" w14:textId="29EF44D8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6087 (74.24)</w:t>
            </w:r>
          </w:p>
        </w:tc>
        <w:tc>
          <w:tcPr>
            <w:tcW w:w="520" w:type="pct"/>
          </w:tcPr>
          <w:p w14:paraId="7BDE8085" w14:textId="34B09ACC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1672 (45.62)</w:t>
            </w:r>
          </w:p>
        </w:tc>
        <w:tc>
          <w:tcPr>
            <w:tcW w:w="510" w:type="pct"/>
          </w:tcPr>
          <w:p w14:paraId="21F57856" w14:textId="171BC5E2" w:rsidR="005B7F4F" w:rsidRPr="00C73E1C" w:rsidRDefault="005B7F4F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6262 (77.02)</w:t>
            </w:r>
          </w:p>
        </w:tc>
        <w:tc>
          <w:tcPr>
            <w:tcW w:w="510" w:type="pct"/>
          </w:tcPr>
          <w:p w14:paraId="61164532" w14:textId="3562CD0F" w:rsidR="005B7F4F" w:rsidRPr="00C73E1C" w:rsidRDefault="00392DB6" w:rsidP="005B7F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4013 (82.05)</w:t>
            </w:r>
          </w:p>
        </w:tc>
      </w:tr>
      <w:tr w:rsidR="00FE711E" w:rsidRPr="00C73E1C" w14:paraId="4B2C0338" w14:textId="77777777" w:rsidTr="006B325A">
        <w:trPr>
          <w:jc w:val="center"/>
        </w:trPr>
        <w:tc>
          <w:tcPr>
            <w:tcW w:w="1930" w:type="pct"/>
          </w:tcPr>
          <w:p w14:paraId="1E892A8B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Fruit eaten in a week</w:t>
            </w:r>
          </w:p>
        </w:tc>
        <w:tc>
          <w:tcPr>
            <w:tcW w:w="510" w:type="pct"/>
          </w:tcPr>
          <w:p w14:paraId="0F31E207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7B8DD9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A1ABD48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EDC468D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8B6F6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3EB17E" w14:textId="77777777" w:rsidR="005B7F4F" w:rsidRPr="00C73E1C" w:rsidRDefault="005B7F4F" w:rsidP="005B7F4F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3A21B284" w14:textId="77777777" w:rsidTr="006B325A">
        <w:trPr>
          <w:jc w:val="center"/>
        </w:trPr>
        <w:tc>
          <w:tcPr>
            <w:tcW w:w="1930" w:type="pct"/>
          </w:tcPr>
          <w:p w14:paraId="72844A04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8187104" w14:textId="76CF844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1265 (81.90)</w:t>
            </w:r>
          </w:p>
        </w:tc>
        <w:tc>
          <w:tcPr>
            <w:tcW w:w="510" w:type="pct"/>
          </w:tcPr>
          <w:p w14:paraId="3CB48025" w14:textId="4F517D8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4199 (96.95)</w:t>
            </w:r>
          </w:p>
        </w:tc>
        <w:tc>
          <w:tcPr>
            <w:tcW w:w="510" w:type="pct"/>
          </w:tcPr>
          <w:p w14:paraId="73A4CF2C" w14:textId="4C355B2D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5784 (74.57)</w:t>
            </w:r>
          </w:p>
        </w:tc>
        <w:tc>
          <w:tcPr>
            <w:tcW w:w="520" w:type="pct"/>
          </w:tcPr>
          <w:p w14:paraId="14ACD2FB" w14:textId="0858649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1918 (93.47)</w:t>
            </w:r>
          </w:p>
        </w:tc>
        <w:tc>
          <w:tcPr>
            <w:tcW w:w="510" w:type="pct"/>
          </w:tcPr>
          <w:p w14:paraId="4526B4BC" w14:textId="3065807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5131 (62.71)</w:t>
            </w:r>
          </w:p>
        </w:tc>
        <w:tc>
          <w:tcPr>
            <w:tcW w:w="510" w:type="pct"/>
          </w:tcPr>
          <w:p w14:paraId="78F06A0F" w14:textId="656FC6E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3598 (76.73)</w:t>
            </w:r>
          </w:p>
        </w:tc>
      </w:tr>
      <w:tr w:rsidR="00392DB6" w:rsidRPr="00C73E1C" w14:paraId="167BD037" w14:textId="77777777" w:rsidTr="006B325A">
        <w:trPr>
          <w:jc w:val="center"/>
        </w:trPr>
        <w:tc>
          <w:tcPr>
            <w:tcW w:w="1930" w:type="pct"/>
          </w:tcPr>
          <w:p w14:paraId="39CA4F8A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215A35F4" w14:textId="00FA46C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 (18.10)</w:t>
            </w:r>
          </w:p>
        </w:tc>
        <w:tc>
          <w:tcPr>
            <w:tcW w:w="510" w:type="pct"/>
          </w:tcPr>
          <w:p w14:paraId="1CD49CCC" w14:textId="32EF4A1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 (3.05)</w:t>
            </w:r>
          </w:p>
        </w:tc>
        <w:tc>
          <w:tcPr>
            <w:tcW w:w="510" w:type="pct"/>
          </w:tcPr>
          <w:p w14:paraId="238FF8B5" w14:textId="38534CD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1779 (25.43)</w:t>
            </w:r>
          </w:p>
        </w:tc>
        <w:tc>
          <w:tcPr>
            <w:tcW w:w="520" w:type="pct"/>
          </w:tcPr>
          <w:p w14:paraId="6544ECE0" w14:textId="5FE6D53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338 (6.53)</w:t>
            </w:r>
          </w:p>
        </w:tc>
        <w:tc>
          <w:tcPr>
            <w:tcW w:w="510" w:type="pct"/>
          </w:tcPr>
          <w:p w14:paraId="20404543" w14:textId="0F256DB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2824 (37.29)</w:t>
            </w:r>
          </w:p>
        </w:tc>
        <w:tc>
          <w:tcPr>
            <w:tcW w:w="510" w:type="pct"/>
          </w:tcPr>
          <w:p w14:paraId="5CADE6CB" w14:textId="0C2EAE5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1182 (23.27)</w:t>
            </w:r>
          </w:p>
        </w:tc>
      </w:tr>
      <w:tr w:rsidR="00392DB6" w:rsidRPr="00C73E1C" w14:paraId="6B896ABF" w14:textId="77777777" w:rsidTr="006B325A">
        <w:trPr>
          <w:jc w:val="center"/>
        </w:trPr>
        <w:tc>
          <w:tcPr>
            <w:tcW w:w="1930" w:type="pct"/>
          </w:tcPr>
          <w:p w14:paraId="26EF98F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510" w:type="pct"/>
          </w:tcPr>
          <w:p w14:paraId="50CCCE91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C1D7467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1078A8D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95B3C15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C1CCB05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7A54D0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0BCB1155" w14:textId="77777777" w:rsidTr="006B325A">
        <w:trPr>
          <w:jc w:val="center"/>
        </w:trPr>
        <w:tc>
          <w:tcPr>
            <w:tcW w:w="1930" w:type="pct"/>
          </w:tcPr>
          <w:p w14:paraId="11D113BB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1CEEA79B" w14:textId="6714112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1411 (89.00)</w:t>
            </w:r>
          </w:p>
        </w:tc>
        <w:tc>
          <w:tcPr>
            <w:tcW w:w="510" w:type="pct"/>
          </w:tcPr>
          <w:p w14:paraId="0AA0A168" w14:textId="5CFB9BAD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4375 (99.84)</w:t>
            </w:r>
          </w:p>
        </w:tc>
        <w:tc>
          <w:tcPr>
            <w:tcW w:w="510" w:type="pct"/>
          </w:tcPr>
          <w:p w14:paraId="4F5CB9D1" w14:textId="62ABB45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7721 (98.79)</w:t>
            </w:r>
          </w:p>
        </w:tc>
        <w:tc>
          <w:tcPr>
            <w:tcW w:w="520" w:type="pct"/>
          </w:tcPr>
          <w:p w14:paraId="3351791E" w14:textId="7915D8A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2318 (99.48)</w:t>
            </w:r>
          </w:p>
        </w:tc>
        <w:tc>
          <w:tcPr>
            <w:tcW w:w="510" w:type="pct"/>
          </w:tcPr>
          <w:p w14:paraId="57A046D8" w14:textId="6C19763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8156 (99.86)</w:t>
            </w:r>
          </w:p>
        </w:tc>
        <w:tc>
          <w:tcPr>
            <w:tcW w:w="510" w:type="pct"/>
          </w:tcPr>
          <w:p w14:paraId="3ACAA93B" w14:textId="75E3F7D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4946 (99.63)</w:t>
            </w:r>
          </w:p>
        </w:tc>
      </w:tr>
      <w:tr w:rsidR="00392DB6" w:rsidRPr="00C73E1C" w14:paraId="23F197F1" w14:textId="77777777" w:rsidTr="006B325A">
        <w:trPr>
          <w:jc w:val="center"/>
        </w:trPr>
        <w:tc>
          <w:tcPr>
            <w:tcW w:w="1930" w:type="pct"/>
          </w:tcPr>
          <w:p w14:paraId="086495A4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15CD6B0E" w14:textId="070D1C9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174 (11.00)</w:t>
            </w:r>
          </w:p>
        </w:tc>
        <w:tc>
          <w:tcPr>
            <w:tcW w:w="510" w:type="pct"/>
          </w:tcPr>
          <w:p w14:paraId="0490AD97" w14:textId="618FFE6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(0.16)</w:t>
            </w:r>
          </w:p>
        </w:tc>
        <w:tc>
          <w:tcPr>
            <w:tcW w:w="510" w:type="pct"/>
          </w:tcPr>
          <w:p w14:paraId="3D60217E" w14:textId="334BCD0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 (1.21)</w:t>
            </w:r>
          </w:p>
        </w:tc>
        <w:tc>
          <w:tcPr>
            <w:tcW w:w="520" w:type="pct"/>
          </w:tcPr>
          <w:p w14:paraId="2BF1BBFC" w14:textId="1351CD6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 (0.52)</w:t>
            </w:r>
          </w:p>
        </w:tc>
        <w:tc>
          <w:tcPr>
            <w:tcW w:w="510" w:type="pct"/>
          </w:tcPr>
          <w:p w14:paraId="73C58AE2" w14:textId="6411756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(0.14)</w:t>
            </w:r>
          </w:p>
        </w:tc>
        <w:tc>
          <w:tcPr>
            <w:tcW w:w="510" w:type="pct"/>
          </w:tcPr>
          <w:p w14:paraId="7C6E0638" w14:textId="45A77C3F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(0.37)</w:t>
            </w:r>
          </w:p>
        </w:tc>
      </w:tr>
      <w:tr w:rsidR="00392DB6" w:rsidRPr="00C73E1C" w14:paraId="7267847B" w14:textId="77777777" w:rsidTr="006B325A">
        <w:trPr>
          <w:jc w:val="center"/>
        </w:trPr>
        <w:tc>
          <w:tcPr>
            <w:tcW w:w="1930" w:type="pct"/>
          </w:tcPr>
          <w:p w14:paraId="065ECD4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510" w:type="pct"/>
          </w:tcPr>
          <w:p w14:paraId="7DF6A0CA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98370D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28C29D7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62DF93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BDAFB4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0A839B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4EC8A7D2" w14:textId="77777777" w:rsidTr="006B325A">
        <w:trPr>
          <w:jc w:val="center"/>
        </w:trPr>
        <w:tc>
          <w:tcPr>
            <w:tcW w:w="1930" w:type="pct"/>
          </w:tcPr>
          <w:p w14:paraId="08526536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510" w:type="pct"/>
          </w:tcPr>
          <w:p w14:paraId="5C018C47" w14:textId="29FDE01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426F5A75" w14:textId="09094D4F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1003 (22.63)</w:t>
            </w:r>
          </w:p>
        </w:tc>
        <w:tc>
          <w:tcPr>
            <w:tcW w:w="510" w:type="pct"/>
          </w:tcPr>
          <w:p w14:paraId="44EE0C1A" w14:textId="0D11C64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7B5313DD" w14:textId="6D8C422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2062 (76.46)</w:t>
            </w:r>
          </w:p>
        </w:tc>
        <w:tc>
          <w:tcPr>
            <w:tcW w:w="510" w:type="pct"/>
          </w:tcPr>
          <w:p w14:paraId="3D2DFDFF" w14:textId="5AB4193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(49.18)</w:t>
            </w:r>
          </w:p>
        </w:tc>
        <w:tc>
          <w:tcPr>
            <w:tcW w:w="510" w:type="pct"/>
          </w:tcPr>
          <w:p w14:paraId="2875EB17" w14:textId="735847D1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344 (5.95)</w:t>
            </w:r>
          </w:p>
        </w:tc>
      </w:tr>
      <w:tr w:rsidR="00392DB6" w:rsidRPr="00C73E1C" w14:paraId="07A09741" w14:textId="77777777" w:rsidTr="006B325A">
        <w:trPr>
          <w:jc w:val="center"/>
        </w:trPr>
        <w:tc>
          <w:tcPr>
            <w:tcW w:w="1930" w:type="pct"/>
          </w:tcPr>
          <w:p w14:paraId="02DB14A9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510" w:type="pct"/>
          </w:tcPr>
          <w:p w14:paraId="29B4440E" w14:textId="0B8A5B8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03A38A75" w14:textId="4A5AD61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1028 (25.60)</w:t>
            </w:r>
          </w:p>
        </w:tc>
        <w:tc>
          <w:tcPr>
            <w:tcW w:w="510" w:type="pct"/>
          </w:tcPr>
          <w:p w14:paraId="34036BEB" w14:textId="6D0DE7B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024FDFCE" w14:textId="7331693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297 (22.52)</w:t>
            </w:r>
          </w:p>
        </w:tc>
        <w:tc>
          <w:tcPr>
            <w:tcW w:w="510" w:type="pct"/>
          </w:tcPr>
          <w:p w14:paraId="4D49959C" w14:textId="3830E98A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1474 (19.63)</w:t>
            </w:r>
          </w:p>
        </w:tc>
        <w:tc>
          <w:tcPr>
            <w:tcW w:w="510" w:type="pct"/>
          </w:tcPr>
          <w:p w14:paraId="1AFD6F39" w14:textId="06A4FE33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2696 (54.78)</w:t>
            </w:r>
          </w:p>
        </w:tc>
      </w:tr>
      <w:tr w:rsidR="00392DB6" w:rsidRPr="00C73E1C" w14:paraId="1AE247FB" w14:textId="77777777" w:rsidTr="006B325A">
        <w:trPr>
          <w:jc w:val="center"/>
        </w:trPr>
        <w:tc>
          <w:tcPr>
            <w:tcW w:w="1930" w:type="pct"/>
          </w:tcPr>
          <w:p w14:paraId="36D75F46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510" w:type="pct"/>
          </w:tcPr>
          <w:p w14:paraId="7F6EBEEB" w14:textId="4B923E3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569F29F1" w14:textId="33200FA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2312 (51.78)</w:t>
            </w:r>
          </w:p>
        </w:tc>
        <w:tc>
          <w:tcPr>
            <w:tcW w:w="510" w:type="pct"/>
          </w:tcPr>
          <w:p w14:paraId="3318E409" w14:textId="4E88E3E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5CF0ECCF" w14:textId="059E1C5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 (1.03)</w:t>
            </w:r>
          </w:p>
        </w:tc>
        <w:tc>
          <w:tcPr>
            <w:tcW w:w="510" w:type="pct"/>
          </w:tcPr>
          <w:p w14:paraId="21B99C3D" w14:textId="2794C72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2849 (31.19)</w:t>
            </w:r>
          </w:p>
        </w:tc>
        <w:tc>
          <w:tcPr>
            <w:tcW w:w="510" w:type="pct"/>
          </w:tcPr>
          <w:p w14:paraId="68AB9E3C" w14:textId="6E5B4480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1936 (39.27)</w:t>
            </w:r>
          </w:p>
        </w:tc>
      </w:tr>
      <w:tr w:rsidR="00392DB6" w:rsidRPr="00C73E1C" w14:paraId="3DC09CD5" w14:textId="77777777" w:rsidTr="006B325A">
        <w:trPr>
          <w:jc w:val="center"/>
        </w:trPr>
        <w:tc>
          <w:tcPr>
            <w:tcW w:w="1930" w:type="pct"/>
          </w:tcPr>
          <w:p w14:paraId="75F01609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510" w:type="pct"/>
          </w:tcPr>
          <w:p w14:paraId="168A5DC5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3C03D7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A6C2E90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34333E3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42A62C1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91B7768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63AE0F9E" w14:textId="77777777" w:rsidTr="006B325A">
        <w:trPr>
          <w:jc w:val="center"/>
        </w:trPr>
        <w:tc>
          <w:tcPr>
            <w:tcW w:w="1930" w:type="pct"/>
          </w:tcPr>
          <w:p w14:paraId="214D7F3B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510" w:type="pct"/>
          </w:tcPr>
          <w:p w14:paraId="3516CAD5" w14:textId="6163C96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 (25.05)</w:t>
            </w:r>
          </w:p>
        </w:tc>
        <w:tc>
          <w:tcPr>
            <w:tcW w:w="510" w:type="pct"/>
          </w:tcPr>
          <w:p w14:paraId="46702366" w14:textId="6B45CBF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3784 (87.27)</w:t>
            </w:r>
          </w:p>
        </w:tc>
        <w:tc>
          <w:tcPr>
            <w:tcW w:w="510" w:type="pct"/>
          </w:tcPr>
          <w:p w14:paraId="570AC79C" w14:textId="6BCBCC4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3600 (53.42)</w:t>
            </w:r>
          </w:p>
        </w:tc>
        <w:tc>
          <w:tcPr>
            <w:tcW w:w="520" w:type="pct"/>
          </w:tcPr>
          <w:p w14:paraId="5398976B" w14:textId="2818CB5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10" w:type="pct"/>
          </w:tcPr>
          <w:p w14:paraId="1FF5C55B" w14:textId="059F60D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(9.61)</w:t>
            </w:r>
          </w:p>
        </w:tc>
        <w:tc>
          <w:tcPr>
            <w:tcW w:w="510" w:type="pct"/>
          </w:tcPr>
          <w:p w14:paraId="32A0F399" w14:textId="2FB2D58C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1988 (43.53)</w:t>
            </w:r>
          </w:p>
        </w:tc>
      </w:tr>
      <w:tr w:rsidR="00392DB6" w:rsidRPr="00C73E1C" w14:paraId="1B53A351" w14:textId="77777777" w:rsidTr="006B325A">
        <w:trPr>
          <w:jc w:val="center"/>
        </w:trPr>
        <w:tc>
          <w:tcPr>
            <w:tcW w:w="1930" w:type="pct"/>
          </w:tcPr>
          <w:p w14:paraId="279A14D7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510" w:type="pct"/>
          </w:tcPr>
          <w:p w14:paraId="5D1E39EB" w14:textId="26852CD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983 (62.42)</w:t>
            </w:r>
          </w:p>
        </w:tc>
        <w:tc>
          <w:tcPr>
            <w:tcW w:w="510" w:type="pct"/>
          </w:tcPr>
          <w:p w14:paraId="6BA0E6F4" w14:textId="7675068B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509 (11.29)</w:t>
            </w:r>
          </w:p>
        </w:tc>
        <w:tc>
          <w:tcPr>
            <w:tcW w:w="510" w:type="pct"/>
          </w:tcPr>
          <w:p w14:paraId="16C8FEC7" w14:textId="0468068D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3434 (39.47)</w:t>
            </w:r>
          </w:p>
        </w:tc>
        <w:tc>
          <w:tcPr>
            <w:tcW w:w="520" w:type="pct"/>
          </w:tcPr>
          <w:p w14:paraId="37E2CD91" w14:textId="04CD9F7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2279 (97.51)</w:t>
            </w:r>
          </w:p>
        </w:tc>
        <w:tc>
          <w:tcPr>
            <w:tcW w:w="510" w:type="pct"/>
          </w:tcPr>
          <w:p w14:paraId="12F51323" w14:textId="778D33F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7340 (88.93)</w:t>
            </w:r>
          </w:p>
        </w:tc>
        <w:tc>
          <w:tcPr>
            <w:tcW w:w="510" w:type="pct"/>
          </w:tcPr>
          <w:p w14:paraId="5EEBE8ED" w14:textId="6A061802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2640 (51.42)</w:t>
            </w:r>
          </w:p>
        </w:tc>
      </w:tr>
      <w:tr w:rsidR="00392DB6" w:rsidRPr="00C73E1C" w14:paraId="34D2929F" w14:textId="77777777" w:rsidTr="006B325A">
        <w:trPr>
          <w:jc w:val="center"/>
        </w:trPr>
        <w:tc>
          <w:tcPr>
            <w:tcW w:w="1930" w:type="pct"/>
          </w:tcPr>
          <w:p w14:paraId="72AD1E62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510" w:type="pct"/>
          </w:tcPr>
          <w:p w14:paraId="76738C23" w14:textId="6D55180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 (12.53)</w:t>
            </w:r>
          </w:p>
        </w:tc>
        <w:tc>
          <w:tcPr>
            <w:tcW w:w="510" w:type="pct"/>
          </w:tcPr>
          <w:p w14:paraId="49D40257" w14:textId="11A646D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(1.44)</w:t>
            </w:r>
          </w:p>
        </w:tc>
        <w:tc>
          <w:tcPr>
            <w:tcW w:w="510" w:type="pct"/>
          </w:tcPr>
          <w:p w14:paraId="656AA589" w14:textId="25D00B6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681 (7.11)</w:t>
            </w:r>
          </w:p>
        </w:tc>
        <w:tc>
          <w:tcPr>
            <w:tcW w:w="520" w:type="pct"/>
          </w:tcPr>
          <w:p w14:paraId="475D621E" w14:textId="6066A2A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 (2.49)</w:t>
            </w:r>
          </w:p>
        </w:tc>
        <w:tc>
          <w:tcPr>
            <w:tcW w:w="510" w:type="pct"/>
          </w:tcPr>
          <w:p w14:paraId="648A0192" w14:textId="4875666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 (1.46)</w:t>
            </w:r>
          </w:p>
        </w:tc>
        <w:tc>
          <w:tcPr>
            <w:tcW w:w="510" w:type="pct"/>
          </w:tcPr>
          <w:p w14:paraId="1D6B34BA" w14:textId="5FAD7CFE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361 (5.05)</w:t>
            </w:r>
          </w:p>
        </w:tc>
      </w:tr>
      <w:tr w:rsidR="00392DB6" w:rsidRPr="00C73E1C" w14:paraId="741CEC5A" w14:textId="77777777" w:rsidTr="006B325A">
        <w:trPr>
          <w:jc w:val="center"/>
        </w:trPr>
        <w:tc>
          <w:tcPr>
            <w:tcW w:w="1930" w:type="pct"/>
          </w:tcPr>
          <w:p w14:paraId="0D4FA971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510" w:type="pct"/>
          </w:tcPr>
          <w:p w14:paraId="4424190F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E23974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C2EB48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CC928AF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C2AA169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A7EF8D5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7EC2E4E1" w14:textId="77777777" w:rsidTr="006B325A">
        <w:trPr>
          <w:jc w:val="center"/>
        </w:trPr>
        <w:tc>
          <w:tcPr>
            <w:tcW w:w="1930" w:type="pct"/>
          </w:tcPr>
          <w:p w14:paraId="14A424F8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782B03B3" w14:textId="171E037B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582 (51.04)</w:t>
            </w:r>
          </w:p>
        </w:tc>
        <w:tc>
          <w:tcPr>
            <w:tcW w:w="510" w:type="pct"/>
          </w:tcPr>
          <w:p w14:paraId="2539E06A" w14:textId="72233E3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1243 (64.77)</w:t>
            </w:r>
          </w:p>
        </w:tc>
        <w:tc>
          <w:tcPr>
            <w:tcW w:w="510" w:type="pct"/>
          </w:tcPr>
          <w:p w14:paraId="38631C0C" w14:textId="125C517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1164 (15.92)</w:t>
            </w:r>
          </w:p>
        </w:tc>
        <w:tc>
          <w:tcPr>
            <w:tcW w:w="520" w:type="pct"/>
          </w:tcPr>
          <w:p w14:paraId="4D37D485" w14:textId="649E7A5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1731 (81.91)</w:t>
            </w:r>
          </w:p>
        </w:tc>
        <w:tc>
          <w:tcPr>
            <w:tcW w:w="510" w:type="pct"/>
          </w:tcPr>
          <w:p w14:paraId="71E0DC30" w14:textId="6196FA5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2159 (24.34)</w:t>
            </w:r>
          </w:p>
        </w:tc>
        <w:tc>
          <w:tcPr>
            <w:tcW w:w="510" w:type="pct"/>
          </w:tcPr>
          <w:p w14:paraId="5A6C1087" w14:textId="5C0F9D09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1289 (32.77)</w:t>
            </w:r>
          </w:p>
        </w:tc>
      </w:tr>
      <w:tr w:rsidR="00392DB6" w:rsidRPr="00C73E1C" w14:paraId="0BB8959C" w14:textId="77777777" w:rsidTr="006B325A">
        <w:trPr>
          <w:jc w:val="center"/>
        </w:trPr>
        <w:tc>
          <w:tcPr>
            <w:tcW w:w="1930" w:type="pct"/>
          </w:tcPr>
          <w:p w14:paraId="15D383C7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6E731C77" w14:textId="47E980D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 (48.96)</w:t>
            </w:r>
          </w:p>
        </w:tc>
        <w:tc>
          <w:tcPr>
            <w:tcW w:w="510" w:type="pct"/>
          </w:tcPr>
          <w:p w14:paraId="511803C1" w14:textId="68FA5E2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3103 (35.23)</w:t>
            </w:r>
          </w:p>
        </w:tc>
        <w:tc>
          <w:tcPr>
            <w:tcW w:w="510" w:type="pct"/>
          </w:tcPr>
          <w:p w14:paraId="2154ED24" w14:textId="28BA457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6572 (84.08)</w:t>
            </w:r>
          </w:p>
        </w:tc>
        <w:tc>
          <w:tcPr>
            <w:tcW w:w="520" w:type="pct"/>
          </w:tcPr>
          <w:p w14:paraId="521A3261" w14:textId="64BAE9A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236 (18.09)</w:t>
            </w:r>
          </w:p>
        </w:tc>
        <w:tc>
          <w:tcPr>
            <w:tcW w:w="510" w:type="pct"/>
          </w:tcPr>
          <w:p w14:paraId="520B84D6" w14:textId="233CD65A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5747 (75.66)</w:t>
            </w:r>
          </w:p>
        </w:tc>
        <w:tc>
          <w:tcPr>
            <w:tcW w:w="510" w:type="pct"/>
          </w:tcPr>
          <w:p w14:paraId="1EF3D82A" w14:textId="5948F285" w:rsidR="00392DB6" w:rsidRPr="00C73E1C" w:rsidRDefault="0057659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3466 (67.23)</w:t>
            </w:r>
          </w:p>
        </w:tc>
      </w:tr>
      <w:tr w:rsidR="00392DB6" w:rsidRPr="00C73E1C" w14:paraId="3219E55E" w14:textId="77777777" w:rsidTr="006B325A">
        <w:trPr>
          <w:jc w:val="center"/>
        </w:trPr>
        <w:tc>
          <w:tcPr>
            <w:tcW w:w="1930" w:type="pct"/>
          </w:tcPr>
          <w:p w14:paraId="435026B0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510" w:type="pct"/>
          </w:tcPr>
          <w:p w14:paraId="74E8FD6F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94F80D0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A0D7E35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22AF9E82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660A03E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3F03B26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2DB6" w:rsidRPr="00C73E1C" w14:paraId="732AAF9C" w14:textId="77777777" w:rsidTr="006B325A">
        <w:trPr>
          <w:jc w:val="center"/>
        </w:trPr>
        <w:tc>
          <w:tcPr>
            <w:tcW w:w="1930" w:type="pct"/>
          </w:tcPr>
          <w:p w14:paraId="26810258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510" w:type="pct"/>
          </w:tcPr>
          <w:p w14:paraId="3E43B07A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5D60F3D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13659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32DF254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B6667E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486D1C7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7E29CB6F" w14:textId="77777777" w:rsidTr="006B325A">
        <w:trPr>
          <w:jc w:val="center"/>
        </w:trPr>
        <w:tc>
          <w:tcPr>
            <w:tcW w:w="1930" w:type="pct"/>
          </w:tcPr>
          <w:p w14:paraId="479FD84D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A39D9B6" w14:textId="0236FCA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 (6.73)</w:t>
            </w:r>
          </w:p>
        </w:tc>
        <w:tc>
          <w:tcPr>
            <w:tcW w:w="510" w:type="pct"/>
          </w:tcPr>
          <w:p w14:paraId="78620FDA" w14:textId="7681970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879 (22.23)</w:t>
            </w:r>
          </w:p>
        </w:tc>
        <w:tc>
          <w:tcPr>
            <w:tcW w:w="510" w:type="pct"/>
          </w:tcPr>
          <w:p w14:paraId="65071E3F" w14:textId="7AC106A6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1367 (22.63)</w:t>
            </w:r>
          </w:p>
        </w:tc>
        <w:tc>
          <w:tcPr>
            <w:tcW w:w="520" w:type="pct"/>
          </w:tcPr>
          <w:p w14:paraId="5D20410F" w14:textId="6B86530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1046 (46.67)</w:t>
            </w:r>
          </w:p>
        </w:tc>
        <w:tc>
          <w:tcPr>
            <w:tcW w:w="510" w:type="pct"/>
          </w:tcPr>
          <w:p w14:paraId="396CC50D" w14:textId="0B4836C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2173 (30.12)</w:t>
            </w:r>
          </w:p>
        </w:tc>
        <w:tc>
          <w:tcPr>
            <w:tcW w:w="510" w:type="pct"/>
          </w:tcPr>
          <w:p w14:paraId="1CD04D14" w14:textId="5751A77A" w:rsidR="00392DB6" w:rsidRPr="00C73E1C" w:rsidRDefault="00355A2D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2397 (45.21)</w:t>
            </w:r>
          </w:p>
        </w:tc>
      </w:tr>
      <w:tr w:rsidR="00392DB6" w:rsidRPr="00C73E1C" w14:paraId="3F575F56" w14:textId="77777777" w:rsidTr="006B325A">
        <w:trPr>
          <w:jc w:val="center"/>
        </w:trPr>
        <w:tc>
          <w:tcPr>
            <w:tcW w:w="1930" w:type="pct"/>
          </w:tcPr>
          <w:p w14:paraId="246E52FE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3772A2E1" w14:textId="5FCCE03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1545 (93.27)</w:t>
            </w:r>
          </w:p>
        </w:tc>
        <w:tc>
          <w:tcPr>
            <w:tcW w:w="510" w:type="pct"/>
          </w:tcPr>
          <w:p w14:paraId="43DF6BF4" w14:textId="00C62CEA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3507 (77.77)</w:t>
            </w:r>
          </w:p>
        </w:tc>
        <w:tc>
          <w:tcPr>
            <w:tcW w:w="510" w:type="pct"/>
          </w:tcPr>
          <w:p w14:paraId="6D3D3DCA" w14:textId="5BBA2C9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6473 (77.37)</w:t>
            </w:r>
          </w:p>
        </w:tc>
        <w:tc>
          <w:tcPr>
            <w:tcW w:w="520" w:type="pct"/>
          </w:tcPr>
          <w:p w14:paraId="61785987" w14:textId="1D8DEE2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1378 (53.33)</w:t>
            </w:r>
          </w:p>
        </w:tc>
        <w:tc>
          <w:tcPr>
            <w:tcW w:w="510" w:type="pct"/>
          </w:tcPr>
          <w:p w14:paraId="610F86A7" w14:textId="11390B2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6012 (69.88)</w:t>
            </w:r>
          </w:p>
        </w:tc>
        <w:tc>
          <w:tcPr>
            <w:tcW w:w="510" w:type="pct"/>
          </w:tcPr>
          <w:p w14:paraId="2BADA31D" w14:textId="0C8A95E0" w:rsidR="00392DB6" w:rsidRPr="00C73E1C" w:rsidRDefault="00355A2D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2592 (54.79)</w:t>
            </w:r>
          </w:p>
        </w:tc>
      </w:tr>
      <w:tr w:rsidR="00392DB6" w:rsidRPr="00C73E1C" w14:paraId="09F91119" w14:textId="77777777" w:rsidTr="006B325A">
        <w:trPr>
          <w:jc w:val="center"/>
        </w:trPr>
        <w:tc>
          <w:tcPr>
            <w:tcW w:w="1930" w:type="pct"/>
          </w:tcPr>
          <w:p w14:paraId="15F12AE1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510" w:type="pct"/>
          </w:tcPr>
          <w:p w14:paraId="6006BBE6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D634F4D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5E63AA0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4C63FD7E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3009DC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9B2587A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6D1F3E2C" w14:textId="77777777" w:rsidTr="006B325A">
        <w:trPr>
          <w:jc w:val="center"/>
        </w:trPr>
        <w:tc>
          <w:tcPr>
            <w:tcW w:w="1930" w:type="pct"/>
          </w:tcPr>
          <w:p w14:paraId="33119837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45094F4C" w14:textId="3401461B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 (17.18)</w:t>
            </w:r>
          </w:p>
        </w:tc>
        <w:tc>
          <w:tcPr>
            <w:tcW w:w="510" w:type="pct"/>
          </w:tcPr>
          <w:p w14:paraId="1133DDDF" w14:textId="0DD6B38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2488 (56.46)</w:t>
            </w:r>
          </w:p>
        </w:tc>
        <w:tc>
          <w:tcPr>
            <w:tcW w:w="510" w:type="pct"/>
          </w:tcPr>
          <w:p w14:paraId="0DD35D86" w14:textId="0E8FA87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4844 (62.60)</w:t>
            </w:r>
          </w:p>
        </w:tc>
        <w:tc>
          <w:tcPr>
            <w:tcW w:w="520" w:type="pct"/>
          </w:tcPr>
          <w:p w14:paraId="00B7A949" w14:textId="3E94407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1736 (86.54)</w:t>
            </w:r>
          </w:p>
        </w:tc>
        <w:tc>
          <w:tcPr>
            <w:tcW w:w="510" w:type="pct"/>
          </w:tcPr>
          <w:p w14:paraId="20E61390" w14:textId="52C409C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6382 (81.64)</w:t>
            </w:r>
          </w:p>
        </w:tc>
        <w:tc>
          <w:tcPr>
            <w:tcW w:w="510" w:type="pct"/>
          </w:tcPr>
          <w:p w14:paraId="35893E13" w14:textId="4B2BEFED" w:rsidR="00392DB6" w:rsidRPr="00C73E1C" w:rsidRDefault="006B00C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4109 (80.89)</w:t>
            </w:r>
          </w:p>
        </w:tc>
      </w:tr>
      <w:tr w:rsidR="00392DB6" w:rsidRPr="00C73E1C" w14:paraId="429B7FFA" w14:textId="77777777" w:rsidTr="006B325A">
        <w:trPr>
          <w:jc w:val="center"/>
        </w:trPr>
        <w:tc>
          <w:tcPr>
            <w:tcW w:w="1930" w:type="pct"/>
          </w:tcPr>
          <w:p w14:paraId="62A10948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56EDED31" w14:textId="352E9AA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1369 (82.82)</w:t>
            </w:r>
          </w:p>
        </w:tc>
        <w:tc>
          <w:tcPr>
            <w:tcW w:w="510" w:type="pct"/>
          </w:tcPr>
          <w:p w14:paraId="00B14912" w14:textId="14992755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1898 (43.54)</w:t>
            </w:r>
          </w:p>
        </w:tc>
        <w:tc>
          <w:tcPr>
            <w:tcW w:w="510" w:type="pct"/>
          </w:tcPr>
          <w:p w14:paraId="2C4CE9F8" w14:textId="6806A78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2996 (37.40)</w:t>
            </w:r>
          </w:p>
        </w:tc>
        <w:tc>
          <w:tcPr>
            <w:tcW w:w="520" w:type="pct"/>
          </w:tcPr>
          <w:p w14:paraId="1DB88BF0" w14:textId="625342F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688 (13.46)</w:t>
            </w:r>
          </w:p>
        </w:tc>
        <w:tc>
          <w:tcPr>
            <w:tcW w:w="510" w:type="pct"/>
          </w:tcPr>
          <w:p w14:paraId="4BDD480C" w14:textId="6333B306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1803 (18.36)</w:t>
            </w:r>
          </w:p>
        </w:tc>
        <w:tc>
          <w:tcPr>
            <w:tcW w:w="510" w:type="pct"/>
          </w:tcPr>
          <w:p w14:paraId="0321CBFE" w14:textId="03DFAF10" w:rsidR="00392DB6" w:rsidRPr="00C73E1C" w:rsidRDefault="006B00C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880 (19.11)</w:t>
            </w:r>
          </w:p>
        </w:tc>
      </w:tr>
      <w:tr w:rsidR="00392DB6" w:rsidRPr="00C73E1C" w14:paraId="54AB8846" w14:textId="77777777" w:rsidTr="006B325A">
        <w:trPr>
          <w:jc w:val="center"/>
        </w:trPr>
        <w:tc>
          <w:tcPr>
            <w:tcW w:w="1930" w:type="pct"/>
          </w:tcPr>
          <w:p w14:paraId="62897635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510" w:type="pct"/>
          </w:tcPr>
          <w:p w14:paraId="4E88BEAC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F07AA24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17293B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795838A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E42D6F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AFCF2B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0F8F29C" w14:textId="77777777" w:rsidTr="006B325A">
        <w:trPr>
          <w:jc w:val="center"/>
        </w:trPr>
        <w:tc>
          <w:tcPr>
            <w:tcW w:w="1930" w:type="pct"/>
          </w:tcPr>
          <w:p w14:paraId="5397D599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02EA2534" w14:textId="1300B55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890 (49.88)</w:t>
            </w:r>
          </w:p>
        </w:tc>
        <w:tc>
          <w:tcPr>
            <w:tcW w:w="510" w:type="pct"/>
          </w:tcPr>
          <w:p w14:paraId="6BA1EE77" w14:textId="197F41E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(55.62)</w:t>
            </w:r>
          </w:p>
        </w:tc>
        <w:tc>
          <w:tcPr>
            <w:tcW w:w="510" w:type="pct"/>
          </w:tcPr>
          <w:p w14:paraId="3E463C60" w14:textId="4F94459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5965 (72.91)</w:t>
            </w:r>
          </w:p>
        </w:tc>
        <w:tc>
          <w:tcPr>
            <w:tcW w:w="520" w:type="pct"/>
          </w:tcPr>
          <w:p w14:paraId="27870412" w14:textId="7A46803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1036 (43.20)</w:t>
            </w:r>
          </w:p>
        </w:tc>
        <w:tc>
          <w:tcPr>
            <w:tcW w:w="510" w:type="pct"/>
          </w:tcPr>
          <w:p w14:paraId="01B3EE2D" w14:textId="69CB0B9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5107 (62.07)</w:t>
            </w:r>
          </w:p>
        </w:tc>
        <w:tc>
          <w:tcPr>
            <w:tcW w:w="510" w:type="pct"/>
          </w:tcPr>
          <w:p w14:paraId="6EC4DA55" w14:textId="156E7F54" w:rsidR="00392DB6" w:rsidRPr="00C73E1C" w:rsidRDefault="006B00C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4174 (83.95)</w:t>
            </w:r>
          </w:p>
        </w:tc>
      </w:tr>
      <w:tr w:rsidR="00392DB6" w:rsidRPr="00C73E1C" w14:paraId="1F7CFCC3" w14:textId="77777777" w:rsidTr="006B325A">
        <w:trPr>
          <w:jc w:val="center"/>
        </w:trPr>
        <w:tc>
          <w:tcPr>
            <w:tcW w:w="1930" w:type="pct"/>
          </w:tcPr>
          <w:p w14:paraId="397FFB4D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7DD88E63" w14:textId="607F806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753 (50.12)</w:t>
            </w:r>
          </w:p>
        </w:tc>
        <w:tc>
          <w:tcPr>
            <w:tcW w:w="510" w:type="pct"/>
          </w:tcPr>
          <w:p w14:paraId="77DB6EDD" w14:textId="589A410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1910 (44.38)</w:t>
            </w:r>
          </w:p>
        </w:tc>
        <w:tc>
          <w:tcPr>
            <w:tcW w:w="510" w:type="pct"/>
          </w:tcPr>
          <w:p w14:paraId="3838FAB7" w14:textId="1AB2564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1875 (27.09)</w:t>
            </w:r>
          </w:p>
        </w:tc>
        <w:tc>
          <w:tcPr>
            <w:tcW w:w="520" w:type="pct"/>
          </w:tcPr>
          <w:p w14:paraId="7CF6FDA4" w14:textId="70028B2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1388 (56.80)</w:t>
            </w:r>
          </w:p>
        </w:tc>
        <w:tc>
          <w:tcPr>
            <w:tcW w:w="510" w:type="pct"/>
          </w:tcPr>
          <w:p w14:paraId="2A6D8181" w14:textId="1DA7C03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3078 (37.93)</w:t>
            </w:r>
          </w:p>
        </w:tc>
        <w:tc>
          <w:tcPr>
            <w:tcW w:w="510" w:type="pct"/>
          </w:tcPr>
          <w:p w14:paraId="460DEE55" w14:textId="0EF26016" w:rsidR="00392DB6" w:rsidRPr="00C73E1C" w:rsidRDefault="006B00CA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 (16.05)</w:t>
            </w:r>
          </w:p>
        </w:tc>
      </w:tr>
      <w:tr w:rsidR="00392DB6" w:rsidRPr="00C73E1C" w14:paraId="6B8BAD82" w14:textId="77777777" w:rsidTr="006B325A">
        <w:trPr>
          <w:jc w:val="center"/>
        </w:trPr>
        <w:tc>
          <w:tcPr>
            <w:tcW w:w="1930" w:type="pct"/>
          </w:tcPr>
          <w:p w14:paraId="18F97C11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510" w:type="pct"/>
          </w:tcPr>
          <w:p w14:paraId="361946A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2B7800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B6875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9723047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CB2FC52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9869840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20B19FD" w14:textId="77777777" w:rsidTr="006B325A">
        <w:trPr>
          <w:jc w:val="center"/>
        </w:trPr>
        <w:tc>
          <w:tcPr>
            <w:tcW w:w="1930" w:type="pct"/>
          </w:tcPr>
          <w:p w14:paraId="688C4165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67B5B28E" w14:textId="495FCDB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279 (21.80)</w:t>
            </w:r>
          </w:p>
        </w:tc>
        <w:tc>
          <w:tcPr>
            <w:tcW w:w="510" w:type="pct"/>
          </w:tcPr>
          <w:p w14:paraId="408FDCE2" w14:textId="468C834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 (5.72)</w:t>
            </w:r>
          </w:p>
        </w:tc>
        <w:tc>
          <w:tcPr>
            <w:tcW w:w="510" w:type="pct"/>
          </w:tcPr>
          <w:p w14:paraId="6A19A822" w14:textId="4EED052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 (2.93)</w:t>
            </w:r>
          </w:p>
        </w:tc>
        <w:tc>
          <w:tcPr>
            <w:tcW w:w="520" w:type="pct"/>
          </w:tcPr>
          <w:p w14:paraId="75541EFA" w14:textId="5163672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 (13.39)</w:t>
            </w:r>
          </w:p>
        </w:tc>
        <w:tc>
          <w:tcPr>
            <w:tcW w:w="510" w:type="pct"/>
          </w:tcPr>
          <w:p w14:paraId="37355BF9" w14:textId="1A1DFE9A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 (5.47)</w:t>
            </w:r>
          </w:p>
        </w:tc>
        <w:tc>
          <w:tcPr>
            <w:tcW w:w="510" w:type="pct"/>
          </w:tcPr>
          <w:p w14:paraId="151642BD" w14:textId="19E892D8" w:rsidR="00392DB6" w:rsidRPr="00C73E1C" w:rsidRDefault="00404289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229 (7.64)</w:t>
            </w:r>
          </w:p>
        </w:tc>
      </w:tr>
      <w:tr w:rsidR="00392DB6" w:rsidRPr="00C73E1C" w14:paraId="2D7012B0" w14:textId="77777777" w:rsidTr="006B325A">
        <w:trPr>
          <w:jc w:val="center"/>
        </w:trPr>
        <w:tc>
          <w:tcPr>
            <w:tcW w:w="1930" w:type="pct"/>
          </w:tcPr>
          <w:p w14:paraId="4EF0C3C5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059333A3" w14:textId="54D844D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1358 (78.20)</w:t>
            </w:r>
          </w:p>
        </w:tc>
        <w:tc>
          <w:tcPr>
            <w:tcW w:w="510" w:type="pct"/>
          </w:tcPr>
          <w:p w14:paraId="7B30AA3C" w14:textId="0894411D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4245 (94.28)</w:t>
            </w:r>
          </w:p>
        </w:tc>
        <w:tc>
          <w:tcPr>
            <w:tcW w:w="510" w:type="pct"/>
          </w:tcPr>
          <w:p w14:paraId="14FFBE94" w14:textId="2117088F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7692 (97.07)</w:t>
            </w:r>
          </w:p>
        </w:tc>
        <w:tc>
          <w:tcPr>
            <w:tcW w:w="520" w:type="pct"/>
          </w:tcPr>
          <w:p w14:paraId="323EF421" w14:textId="162B6F1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2273 (86.61)</w:t>
            </w:r>
          </w:p>
        </w:tc>
        <w:tc>
          <w:tcPr>
            <w:tcW w:w="510" w:type="pct"/>
          </w:tcPr>
          <w:p w14:paraId="342870F4" w14:textId="3A815722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7768 (94.53)</w:t>
            </w:r>
          </w:p>
        </w:tc>
        <w:tc>
          <w:tcPr>
            <w:tcW w:w="510" w:type="pct"/>
          </w:tcPr>
          <w:p w14:paraId="0E8207C0" w14:textId="4AC1E877" w:rsidR="00392DB6" w:rsidRPr="00C73E1C" w:rsidRDefault="00404289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4760 (92.36)</w:t>
            </w:r>
          </w:p>
        </w:tc>
      </w:tr>
      <w:tr w:rsidR="00392DB6" w:rsidRPr="00C73E1C" w14:paraId="61419BE1" w14:textId="77777777" w:rsidTr="006B325A">
        <w:trPr>
          <w:jc w:val="center"/>
        </w:trPr>
        <w:tc>
          <w:tcPr>
            <w:tcW w:w="1930" w:type="pct"/>
          </w:tcPr>
          <w:p w14:paraId="3F89BDC8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510" w:type="pct"/>
          </w:tcPr>
          <w:p w14:paraId="22428550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D0117DD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FD7644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5FAEE7A4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3F96FB8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33FCA53" w14:textId="77777777" w:rsidR="00392DB6" w:rsidRPr="00C73E1C" w:rsidRDefault="00392DB6" w:rsidP="00392DB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8BF40B6" w14:textId="77777777" w:rsidTr="006B325A">
        <w:trPr>
          <w:jc w:val="center"/>
        </w:trPr>
        <w:tc>
          <w:tcPr>
            <w:tcW w:w="1930" w:type="pct"/>
          </w:tcPr>
          <w:p w14:paraId="2D05FCC0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10" w:type="pct"/>
          </w:tcPr>
          <w:p w14:paraId="59BE2ECF" w14:textId="786AF18A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379 (24.12)</w:t>
            </w:r>
          </w:p>
        </w:tc>
        <w:tc>
          <w:tcPr>
            <w:tcW w:w="510" w:type="pct"/>
          </w:tcPr>
          <w:p w14:paraId="7016ABF7" w14:textId="6BC8470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283 (10.52)</w:t>
            </w:r>
          </w:p>
        </w:tc>
        <w:tc>
          <w:tcPr>
            <w:tcW w:w="510" w:type="pct"/>
          </w:tcPr>
          <w:p w14:paraId="30D00ABB" w14:textId="7F2A5926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767 (11.46)</w:t>
            </w:r>
          </w:p>
        </w:tc>
        <w:tc>
          <w:tcPr>
            <w:tcW w:w="520" w:type="pct"/>
          </w:tcPr>
          <w:p w14:paraId="38388645" w14:textId="5D49C9E6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219 (13.33)</w:t>
            </w:r>
          </w:p>
        </w:tc>
        <w:tc>
          <w:tcPr>
            <w:tcW w:w="510" w:type="pct"/>
          </w:tcPr>
          <w:p w14:paraId="6B83D2D7" w14:textId="698EDDB0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(7.14)</w:t>
            </w:r>
          </w:p>
        </w:tc>
        <w:tc>
          <w:tcPr>
            <w:tcW w:w="510" w:type="pct"/>
          </w:tcPr>
          <w:p w14:paraId="3B3C70C6" w14:textId="4BDE351A" w:rsidR="00392DB6" w:rsidRPr="00C73E1C" w:rsidRDefault="00404289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648 (16.73)</w:t>
            </w:r>
          </w:p>
        </w:tc>
      </w:tr>
      <w:tr w:rsidR="00392DB6" w:rsidRPr="00C73E1C" w14:paraId="0D881EB6" w14:textId="77777777" w:rsidTr="006B325A">
        <w:trPr>
          <w:jc w:val="center"/>
        </w:trPr>
        <w:tc>
          <w:tcPr>
            <w:tcW w:w="1930" w:type="pct"/>
          </w:tcPr>
          <w:p w14:paraId="7C22455A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49CB9996" w14:textId="305E17A8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1258 (75.88)</w:t>
            </w:r>
          </w:p>
        </w:tc>
        <w:tc>
          <w:tcPr>
            <w:tcW w:w="510" w:type="pct"/>
          </w:tcPr>
          <w:p w14:paraId="22CFEE21" w14:textId="356B2069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4103 (89.48)</w:t>
            </w:r>
          </w:p>
        </w:tc>
        <w:tc>
          <w:tcPr>
            <w:tcW w:w="510" w:type="pct"/>
          </w:tcPr>
          <w:p w14:paraId="1DEF2B47" w14:textId="305C27A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7073 (88.54)</w:t>
            </w:r>
          </w:p>
        </w:tc>
        <w:tc>
          <w:tcPr>
            <w:tcW w:w="520" w:type="pct"/>
          </w:tcPr>
          <w:p w14:paraId="7B5BFA9C" w14:textId="79C53C2D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2205 (86.67)</w:t>
            </w:r>
          </w:p>
        </w:tc>
        <w:tc>
          <w:tcPr>
            <w:tcW w:w="510" w:type="pct"/>
          </w:tcPr>
          <w:p w14:paraId="12AA3F3E" w14:textId="1AAFD87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7633 (92.86)</w:t>
            </w:r>
          </w:p>
        </w:tc>
        <w:tc>
          <w:tcPr>
            <w:tcW w:w="510" w:type="pct"/>
          </w:tcPr>
          <w:p w14:paraId="2848D7B6" w14:textId="35D4A99A" w:rsidR="00392DB6" w:rsidRPr="00C73E1C" w:rsidRDefault="00404289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4341 (83.27)</w:t>
            </w:r>
          </w:p>
        </w:tc>
      </w:tr>
      <w:tr w:rsidR="00392DB6" w:rsidRPr="00C73E1C" w14:paraId="2BD526BA" w14:textId="77777777" w:rsidTr="006B325A">
        <w:trPr>
          <w:jc w:val="center"/>
        </w:trPr>
        <w:tc>
          <w:tcPr>
            <w:tcW w:w="1930" w:type="pct"/>
          </w:tcPr>
          <w:p w14:paraId="3A0EEB6F" w14:textId="77777777" w:rsidR="00392DB6" w:rsidRPr="00C73E1C" w:rsidRDefault="00392DB6" w:rsidP="00392DB6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510" w:type="pct"/>
          </w:tcPr>
          <w:p w14:paraId="696AC774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072ADF1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A87D99C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18B3EE18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49C1DFF1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DB8F67F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2DB6" w:rsidRPr="00C73E1C" w14:paraId="5EC26EC8" w14:textId="77777777" w:rsidTr="006B325A">
        <w:trPr>
          <w:jc w:val="center"/>
        </w:trPr>
        <w:tc>
          <w:tcPr>
            <w:tcW w:w="1930" w:type="pct"/>
          </w:tcPr>
          <w:p w14:paraId="2B3B7714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510" w:type="pct"/>
          </w:tcPr>
          <w:p w14:paraId="2353F503" w14:textId="6D7193D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260 (12.06)</w:t>
            </w:r>
          </w:p>
        </w:tc>
        <w:tc>
          <w:tcPr>
            <w:tcW w:w="510" w:type="pct"/>
          </w:tcPr>
          <w:p w14:paraId="66EB3726" w14:textId="1A2C84A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 (6.05)</w:t>
            </w:r>
          </w:p>
        </w:tc>
        <w:tc>
          <w:tcPr>
            <w:tcW w:w="510" w:type="pct"/>
          </w:tcPr>
          <w:p w14:paraId="68AF9C72" w14:textId="74E218D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511 (5.94)</w:t>
            </w:r>
          </w:p>
        </w:tc>
        <w:tc>
          <w:tcPr>
            <w:tcW w:w="520" w:type="pct"/>
          </w:tcPr>
          <w:p w14:paraId="3411B3FB" w14:textId="2B87724F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 (0.94)</w:t>
            </w:r>
          </w:p>
        </w:tc>
        <w:tc>
          <w:tcPr>
            <w:tcW w:w="510" w:type="pct"/>
          </w:tcPr>
          <w:p w14:paraId="2632739C" w14:textId="2A5C358E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(5.69)</w:t>
            </w:r>
          </w:p>
        </w:tc>
        <w:tc>
          <w:tcPr>
            <w:tcW w:w="510" w:type="pct"/>
          </w:tcPr>
          <w:p w14:paraId="7889EFD3" w14:textId="4D34C9FE" w:rsidR="00392DB6" w:rsidRPr="00C73E1C" w:rsidRDefault="00404289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294 (4.67)</w:t>
            </w:r>
          </w:p>
        </w:tc>
      </w:tr>
      <w:tr w:rsidR="00392DB6" w:rsidRPr="00C73E1C" w14:paraId="5FC6B35D" w14:textId="77777777" w:rsidTr="006B325A">
        <w:trPr>
          <w:jc w:val="center"/>
        </w:trPr>
        <w:tc>
          <w:tcPr>
            <w:tcW w:w="1930" w:type="pct"/>
          </w:tcPr>
          <w:p w14:paraId="6420D5AE" w14:textId="77777777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10" w:type="pct"/>
          </w:tcPr>
          <w:p w14:paraId="5AB26B0C" w14:textId="64F7695B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1370 (87.94)</w:t>
            </w:r>
          </w:p>
        </w:tc>
        <w:tc>
          <w:tcPr>
            <w:tcW w:w="510" w:type="pct"/>
          </w:tcPr>
          <w:p w14:paraId="09C18859" w14:textId="072D8DE1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4007 (93.95)</w:t>
            </w:r>
          </w:p>
        </w:tc>
        <w:tc>
          <w:tcPr>
            <w:tcW w:w="510" w:type="pct"/>
          </w:tcPr>
          <w:p w14:paraId="609881C4" w14:textId="20DF48EC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7242 (94.06)</w:t>
            </w:r>
          </w:p>
        </w:tc>
        <w:tc>
          <w:tcPr>
            <w:tcW w:w="520" w:type="pct"/>
          </w:tcPr>
          <w:p w14:paraId="55B72853" w14:textId="3236B224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2308 (99.06)</w:t>
            </w:r>
          </w:p>
        </w:tc>
        <w:tc>
          <w:tcPr>
            <w:tcW w:w="510" w:type="pct"/>
          </w:tcPr>
          <w:p w14:paraId="6E92D61C" w14:textId="77743B73" w:rsidR="00392DB6" w:rsidRPr="00C73E1C" w:rsidRDefault="00392DB6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7461 (94.31)</w:t>
            </w:r>
          </w:p>
        </w:tc>
        <w:tc>
          <w:tcPr>
            <w:tcW w:w="510" w:type="pct"/>
          </w:tcPr>
          <w:p w14:paraId="122CE7D6" w14:textId="4043440E" w:rsidR="00392DB6" w:rsidRPr="00C73E1C" w:rsidRDefault="00404289" w:rsidP="00392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4630 (95.33)</w:t>
            </w:r>
          </w:p>
        </w:tc>
      </w:tr>
    </w:tbl>
    <w:p w14:paraId="6243A040" w14:textId="0CE22891" w:rsidR="007F57AF" w:rsidRPr="00C73E1C" w:rsidRDefault="007F57AF" w:rsidP="007F57AF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6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Distribution of </w:t>
      </w:r>
      <w:r w:rsidRPr="00794C8B">
        <w:rPr>
          <w:rFonts w:ascii="Times New Roman" w:hAnsi="Times New Roman" w:cs="Times New Roman"/>
          <w:b/>
          <w:bCs/>
          <w:kern w:val="0"/>
          <w:sz w:val="24"/>
          <w:szCs w:val="24"/>
        </w:rPr>
        <w:t>Hypercholesterolemia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by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socio-economic variables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70"/>
        <w:gridCol w:w="1269"/>
        <w:gridCol w:w="1604"/>
        <w:gridCol w:w="1604"/>
        <w:gridCol w:w="1635"/>
        <w:gridCol w:w="1603"/>
        <w:gridCol w:w="1603"/>
      </w:tblGrid>
      <w:tr w:rsidR="00A935B9" w:rsidRPr="00C73E1C" w14:paraId="56135410" w14:textId="77777777" w:rsidTr="00A935B9">
        <w:trPr>
          <w:jc w:val="center"/>
        </w:trPr>
        <w:tc>
          <w:tcPr>
            <w:tcW w:w="1972" w:type="pct"/>
          </w:tcPr>
          <w:p w14:paraId="5767953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412" w:type="pct"/>
          </w:tcPr>
          <w:p w14:paraId="30868F28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3BD409EA" w14:textId="27962D0E" w:rsidR="00B45C52" w:rsidRPr="00C73E1C" w:rsidRDefault="00B45C52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 available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21" w:type="pct"/>
          </w:tcPr>
          <w:p w14:paraId="27FDD93D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508D32EB" w14:textId="6B7BA47E" w:rsidR="00C27406" w:rsidRPr="002C06FF" w:rsidRDefault="00C27406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(n=4547)</w:t>
            </w:r>
          </w:p>
        </w:tc>
        <w:tc>
          <w:tcPr>
            <w:tcW w:w="521" w:type="pct"/>
          </w:tcPr>
          <w:p w14:paraId="295032FD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53E74433" w14:textId="33709202" w:rsidR="00256034" w:rsidRPr="002C06FF" w:rsidRDefault="00256034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(n=7843)</w:t>
            </w:r>
          </w:p>
        </w:tc>
        <w:tc>
          <w:tcPr>
            <w:tcW w:w="531" w:type="pct"/>
          </w:tcPr>
          <w:p w14:paraId="0F7C1D45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6A3048C5" w14:textId="4833A24F" w:rsidR="0068446D" w:rsidRPr="002C06FF" w:rsidRDefault="0068446D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(n=2489)</w:t>
            </w:r>
          </w:p>
        </w:tc>
        <w:tc>
          <w:tcPr>
            <w:tcW w:w="521" w:type="pct"/>
          </w:tcPr>
          <w:p w14:paraId="2E592CBB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59648B27" w14:textId="55D170EC" w:rsidR="00FA04F5" w:rsidRPr="002C06FF" w:rsidRDefault="00FA04F5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(n=8185)</w:t>
            </w:r>
          </w:p>
        </w:tc>
        <w:tc>
          <w:tcPr>
            <w:tcW w:w="521" w:type="pct"/>
          </w:tcPr>
          <w:p w14:paraId="2C445939" w14:textId="77777777" w:rsidR="007F57AF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013B2BFE" w14:textId="655CB946" w:rsidR="00794CD0" w:rsidRPr="002C06FF" w:rsidRDefault="00794CD0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(n=5141)</w:t>
            </w:r>
          </w:p>
        </w:tc>
      </w:tr>
      <w:tr w:rsidR="00A935B9" w:rsidRPr="00C73E1C" w14:paraId="6894C66E" w14:textId="77777777" w:rsidTr="00A935B9">
        <w:trPr>
          <w:jc w:val="center"/>
        </w:trPr>
        <w:tc>
          <w:tcPr>
            <w:tcW w:w="1972" w:type="pct"/>
          </w:tcPr>
          <w:p w14:paraId="3E8CCAC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2" w:type="pct"/>
          </w:tcPr>
          <w:p w14:paraId="3A4BCE8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093E8DD3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3FD39265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31" w:type="pct"/>
          </w:tcPr>
          <w:p w14:paraId="32A4161E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5BF1462D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21" w:type="pct"/>
          </w:tcPr>
          <w:p w14:paraId="521E1EEA" w14:textId="77777777" w:rsidR="007F57AF" w:rsidRPr="00C73E1C" w:rsidRDefault="007F57AF" w:rsidP="00537E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C0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</w:tr>
      <w:tr w:rsidR="00A935B9" w:rsidRPr="00C73E1C" w14:paraId="727A465D" w14:textId="77777777" w:rsidTr="00A935B9">
        <w:trPr>
          <w:jc w:val="center"/>
        </w:trPr>
        <w:tc>
          <w:tcPr>
            <w:tcW w:w="1972" w:type="pct"/>
          </w:tcPr>
          <w:p w14:paraId="2E8D587B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412" w:type="pct"/>
          </w:tcPr>
          <w:p w14:paraId="7F883D72" w14:textId="77777777" w:rsidR="00F35B92" w:rsidRPr="00537E31" w:rsidRDefault="00F35B92" w:rsidP="00F35B92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AA4BA8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252EA5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57B35C7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2CAD1DB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9E1B219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4E23458C" w14:textId="77777777" w:rsidTr="00A935B9">
        <w:trPr>
          <w:jc w:val="center"/>
        </w:trPr>
        <w:tc>
          <w:tcPr>
            <w:tcW w:w="1972" w:type="pct"/>
          </w:tcPr>
          <w:p w14:paraId="57EA6375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412" w:type="pct"/>
          </w:tcPr>
          <w:p w14:paraId="55F65B24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67135389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6B789857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0C793F30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279D866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76F913B" w14:textId="77777777" w:rsidR="00F35B92" w:rsidRPr="006B325A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4269E52A" w14:textId="77777777" w:rsidTr="00A935B9">
        <w:trPr>
          <w:jc w:val="center"/>
        </w:trPr>
        <w:tc>
          <w:tcPr>
            <w:tcW w:w="1972" w:type="pct"/>
          </w:tcPr>
          <w:p w14:paraId="3A2FDFC8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412" w:type="pct"/>
          </w:tcPr>
          <w:p w14:paraId="59A8BFEA" w14:textId="7605A995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9D7600E" w14:textId="03027CA9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667 (33.78)</w:t>
            </w:r>
          </w:p>
        </w:tc>
        <w:tc>
          <w:tcPr>
            <w:tcW w:w="521" w:type="pct"/>
          </w:tcPr>
          <w:p w14:paraId="168CD015" w14:textId="1A86231E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739 (15.00)</w:t>
            </w:r>
          </w:p>
        </w:tc>
        <w:tc>
          <w:tcPr>
            <w:tcW w:w="531" w:type="pct"/>
          </w:tcPr>
          <w:p w14:paraId="331764AF" w14:textId="29994F84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642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44.64)</w:t>
            </w:r>
          </w:p>
        </w:tc>
        <w:tc>
          <w:tcPr>
            <w:tcW w:w="521" w:type="pct"/>
          </w:tcPr>
          <w:p w14:paraId="237E6A1D" w14:textId="04B094EA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1942 (28.33)</w:t>
            </w:r>
          </w:p>
        </w:tc>
        <w:tc>
          <w:tcPr>
            <w:tcW w:w="521" w:type="pct"/>
          </w:tcPr>
          <w:p w14:paraId="43B99A86" w14:textId="2A1833A7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1181 (40.41)</w:t>
            </w:r>
          </w:p>
        </w:tc>
      </w:tr>
      <w:tr w:rsidR="00A935B9" w:rsidRPr="00C73E1C" w14:paraId="6A2701C0" w14:textId="77777777" w:rsidTr="00A935B9">
        <w:trPr>
          <w:jc w:val="center"/>
        </w:trPr>
        <w:tc>
          <w:tcPr>
            <w:tcW w:w="1972" w:type="pct"/>
          </w:tcPr>
          <w:p w14:paraId="738957F8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412" w:type="pct"/>
          </w:tcPr>
          <w:p w14:paraId="7700AB85" w14:textId="5247B270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FC0F2D7" w14:textId="7F553447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1601 (29.21)</w:t>
            </w:r>
          </w:p>
        </w:tc>
        <w:tc>
          <w:tcPr>
            <w:tcW w:w="521" w:type="pct"/>
          </w:tcPr>
          <w:p w14:paraId="5831271A" w14:textId="5C8ABF64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2976 (45.57)</w:t>
            </w:r>
          </w:p>
        </w:tc>
        <w:tc>
          <w:tcPr>
            <w:tcW w:w="531" w:type="pct"/>
          </w:tcPr>
          <w:p w14:paraId="70B5FA2B" w14:textId="12E77C5F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912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31.40)</w:t>
            </w:r>
          </w:p>
        </w:tc>
        <w:tc>
          <w:tcPr>
            <w:tcW w:w="521" w:type="pct"/>
          </w:tcPr>
          <w:p w14:paraId="104B28C7" w14:textId="351A4F6E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3505 (38.48)</w:t>
            </w:r>
          </w:p>
        </w:tc>
        <w:tc>
          <w:tcPr>
            <w:tcW w:w="521" w:type="pct"/>
          </w:tcPr>
          <w:p w14:paraId="2E681629" w14:textId="787C0176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1944 (31.17)</w:t>
            </w:r>
          </w:p>
        </w:tc>
      </w:tr>
      <w:tr w:rsidR="00A935B9" w:rsidRPr="00C73E1C" w14:paraId="177A7B1E" w14:textId="77777777" w:rsidTr="00A935B9">
        <w:trPr>
          <w:jc w:val="center"/>
        </w:trPr>
        <w:tc>
          <w:tcPr>
            <w:tcW w:w="1972" w:type="pct"/>
          </w:tcPr>
          <w:p w14:paraId="757B214D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412" w:type="pct"/>
          </w:tcPr>
          <w:p w14:paraId="0FB97F29" w14:textId="23954F8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A5008DB" w14:textId="413A39B6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1512 (26.30)</w:t>
            </w:r>
          </w:p>
        </w:tc>
        <w:tc>
          <w:tcPr>
            <w:tcW w:w="521" w:type="pct"/>
          </w:tcPr>
          <w:p w14:paraId="4B70A5E8" w14:textId="1234FEB6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3291 (32.15)</w:t>
            </w:r>
          </w:p>
        </w:tc>
        <w:tc>
          <w:tcPr>
            <w:tcW w:w="531" w:type="pct"/>
          </w:tcPr>
          <w:p w14:paraId="3B9981C9" w14:textId="4220DD56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565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12.67)</w:t>
            </w:r>
          </w:p>
        </w:tc>
        <w:tc>
          <w:tcPr>
            <w:tcW w:w="521" w:type="pct"/>
          </w:tcPr>
          <w:p w14:paraId="0B14C0F5" w14:textId="4D86409D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2152 (25.34)</w:t>
            </w:r>
          </w:p>
        </w:tc>
        <w:tc>
          <w:tcPr>
            <w:tcW w:w="521" w:type="pct"/>
          </w:tcPr>
          <w:p w14:paraId="363B2EAD" w14:textId="53C7DFE4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1349 (19.57)</w:t>
            </w:r>
          </w:p>
        </w:tc>
      </w:tr>
      <w:tr w:rsidR="00A935B9" w:rsidRPr="00C73E1C" w14:paraId="231F3F40" w14:textId="77777777" w:rsidTr="00A935B9">
        <w:trPr>
          <w:jc w:val="center"/>
        </w:trPr>
        <w:tc>
          <w:tcPr>
            <w:tcW w:w="1972" w:type="pct"/>
          </w:tcPr>
          <w:p w14:paraId="50D1E053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412" w:type="pct"/>
          </w:tcPr>
          <w:p w14:paraId="1E97B35C" w14:textId="3218A38B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CC896C8" w14:textId="6B65151D" w:rsidR="00F35B92" w:rsidRPr="00C73E1C" w:rsidRDefault="00CB6CC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767 (10.71)</w:t>
            </w:r>
          </w:p>
        </w:tc>
        <w:tc>
          <w:tcPr>
            <w:tcW w:w="521" w:type="pct"/>
          </w:tcPr>
          <w:p w14:paraId="764D3FA2" w14:textId="7688A715" w:rsidR="00F35B92" w:rsidRPr="00C73E1C" w:rsidRDefault="00A61FAF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837 (7.29)</w:t>
            </w:r>
          </w:p>
        </w:tc>
        <w:tc>
          <w:tcPr>
            <w:tcW w:w="531" w:type="pct"/>
          </w:tcPr>
          <w:p w14:paraId="0C8F26E9" w14:textId="70937851" w:rsidR="00F35B92" w:rsidRPr="00C73E1C" w:rsidRDefault="00CD4A20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370 (</w:t>
            </w:r>
            <w:r w:rsidR="00282EA8">
              <w:rPr>
                <w:rFonts w:ascii="Times New Roman" w:hAnsi="Times New Roman" w:cs="Times New Roman"/>
                <w:sz w:val="24"/>
                <w:szCs w:val="24"/>
              </w:rPr>
              <w:t>11.29)</w:t>
            </w:r>
          </w:p>
        </w:tc>
        <w:tc>
          <w:tcPr>
            <w:tcW w:w="521" w:type="pct"/>
          </w:tcPr>
          <w:p w14:paraId="6AD47243" w14:textId="35D44073" w:rsidR="00F35B92" w:rsidRPr="00C73E1C" w:rsidRDefault="003A2CE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586 (7.84)</w:t>
            </w:r>
          </w:p>
        </w:tc>
        <w:tc>
          <w:tcPr>
            <w:tcW w:w="521" w:type="pct"/>
          </w:tcPr>
          <w:p w14:paraId="73306853" w14:textId="0AC857CE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667 (8.85)</w:t>
            </w:r>
          </w:p>
        </w:tc>
      </w:tr>
      <w:tr w:rsidR="00A935B9" w:rsidRPr="00C73E1C" w14:paraId="7EE26FBA" w14:textId="77777777" w:rsidTr="00A935B9">
        <w:trPr>
          <w:jc w:val="center"/>
        </w:trPr>
        <w:tc>
          <w:tcPr>
            <w:tcW w:w="1972" w:type="pct"/>
          </w:tcPr>
          <w:p w14:paraId="00CA40E9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412" w:type="pct"/>
          </w:tcPr>
          <w:p w14:paraId="6A28E922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E84A9ED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277AF9C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4498A43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11386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BB6CCFB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5D92072" w14:textId="77777777" w:rsidTr="00A935B9">
        <w:trPr>
          <w:jc w:val="center"/>
        </w:trPr>
        <w:tc>
          <w:tcPr>
            <w:tcW w:w="1972" w:type="pct"/>
          </w:tcPr>
          <w:p w14:paraId="4FE53BC3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412" w:type="pct"/>
          </w:tcPr>
          <w:p w14:paraId="28329829" w14:textId="7646D97E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8041B16" w14:textId="459A1737" w:rsidR="00F35B92" w:rsidRPr="00C73E1C" w:rsidRDefault="00074F0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1742 (49.08)</w:t>
            </w:r>
          </w:p>
        </w:tc>
        <w:tc>
          <w:tcPr>
            <w:tcW w:w="521" w:type="pct"/>
          </w:tcPr>
          <w:p w14:paraId="108FEBB1" w14:textId="61D6C0B6" w:rsidR="00F35B92" w:rsidRPr="00C73E1C" w:rsidRDefault="005A322A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2675 (49.39)</w:t>
            </w:r>
          </w:p>
        </w:tc>
        <w:tc>
          <w:tcPr>
            <w:tcW w:w="531" w:type="pct"/>
          </w:tcPr>
          <w:p w14:paraId="7C51B0D3" w14:textId="10096376" w:rsidR="00F35B92" w:rsidRPr="00C73E1C" w:rsidRDefault="000A4B5B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1022 (36.20)</w:t>
            </w:r>
          </w:p>
        </w:tc>
        <w:tc>
          <w:tcPr>
            <w:tcW w:w="521" w:type="pct"/>
          </w:tcPr>
          <w:p w14:paraId="64F99273" w14:textId="54E7EDED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3804 (45.46)</w:t>
            </w:r>
          </w:p>
        </w:tc>
        <w:tc>
          <w:tcPr>
            <w:tcW w:w="521" w:type="pct"/>
          </w:tcPr>
          <w:p w14:paraId="55743319" w14:textId="211DECEF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1823 (46.53)</w:t>
            </w:r>
          </w:p>
        </w:tc>
      </w:tr>
      <w:tr w:rsidR="00A935B9" w:rsidRPr="00C73E1C" w14:paraId="0CB5E0D7" w14:textId="77777777" w:rsidTr="00A935B9">
        <w:trPr>
          <w:jc w:val="center"/>
        </w:trPr>
        <w:tc>
          <w:tcPr>
            <w:tcW w:w="1972" w:type="pct"/>
          </w:tcPr>
          <w:p w14:paraId="55BE9180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412" w:type="pct"/>
          </w:tcPr>
          <w:p w14:paraId="0AE0BE69" w14:textId="1712BA5A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AF56CA0" w14:textId="60F138E4" w:rsidR="00F35B92" w:rsidRPr="00C73E1C" w:rsidRDefault="00074F04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2805 (50.92)</w:t>
            </w:r>
          </w:p>
        </w:tc>
        <w:tc>
          <w:tcPr>
            <w:tcW w:w="521" w:type="pct"/>
          </w:tcPr>
          <w:p w14:paraId="645535F3" w14:textId="4A2FA31B" w:rsidR="00F35B92" w:rsidRPr="00C73E1C" w:rsidRDefault="005A322A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5168 (50.61)</w:t>
            </w:r>
          </w:p>
        </w:tc>
        <w:tc>
          <w:tcPr>
            <w:tcW w:w="531" w:type="pct"/>
          </w:tcPr>
          <w:p w14:paraId="3403A6FC" w14:textId="73F13E1A" w:rsidR="00F35B92" w:rsidRPr="00C73E1C" w:rsidRDefault="000A4B5B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1467 (63.80)</w:t>
            </w:r>
          </w:p>
        </w:tc>
        <w:tc>
          <w:tcPr>
            <w:tcW w:w="521" w:type="pct"/>
          </w:tcPr>
          <w:p w14:paraId="0B29E71E" w14:textId="16A46C9B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4381 (54.54)</w:t>
            </w:r>
          </w:p>
        </w:tc>
        <w:tc>
          <w:tcPr>
            <w:tcW w:w="521" w:type="pct"/>
          </w:tcPr>
          <w:p w14:paraId="61942E02" w14:textId="40DC530B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3318 (53.47)</w:t>
            </w:r>
          </w:p>
        </w:tc>
      </w:tr>
      <w:tr w:rsidR="00A935B9" w:rsidRPr="00C73E1C" w14:paraId="089CFE18" w14:textId="77777777" w:rsidTr="00A935B9">
        <w:trPr>
          <w:jc w:val="center"/>
        </w:trPr>
        <w:tc>
          <w:tcPr>
            <w:tcW w:w="1972" w:type="pct"/>
          </w:tcPr>
          <w:p w14:paraId="387F50F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412" w:type="pct"/>
          </w:tcPr>
          <w:p w14:paraId="07525B7E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D8CADFD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8FBAC1D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A0688E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7BF2B36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BE984EB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247D5498" w14:textId="77777777" w:rsidTr="00A935B9">
        <w:trPr>
          <w:jc w:val="center"/>
        </w:trPr>
        <w:tc>
          <w:tcPr>
            <w:tcW w:w="1972" w:type="pct"/>
          </w:tcPr>
          <w:p w14:paraId="09CCA694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412" w:type="pct"/>
          </w:tcPr>
          <w:p w14:paraId="0B1F36AA" w14:textId="4483C0AC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780C264" w14:textId="736DED85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227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3.60)</w:t>
            </w:r>
          </w:p>
        </w:tc>
        <w:tc>
          <w:tcPr>
            <w:tcW w:w="521" w:type="pct"/>
          </w:tcPr>
          <w:p w14:paraId="31AE5DBB" w14:textId="04B1F388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1166 (13.26)</w:t>
            </w:r>
          </w:p>
        </w:tc>
        <w:tc>
          <w:tcPr>
            <w:tcW w:w="531" w:type="pct"/>
          </w:tcPr>
          <w:p w14:paraId="094E9BE3" w14:textId="3AC9399F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841 (32.13)</w:t>
            </w:r>
          </w:p>
        </w:tc>
        <w:tc>
          <w:tcPr>
            <w:tcW w:w="521" w:type="pct"/>
          </w:tcPr>
          <w:p w14:paraId="27BF1BD9" w14:textId="34C0D843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2476 (33.61)</w:t>
            </w:r>
          </w:p>
        </w:tc>
        <w:tc>
          <w:tcPr>
            <w:tcW w:w="521" w:type="pct"/>
          </w:tcPr>
          <w:p w14:paraId="699C1923" w14:textId="2A5AA222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 (2.23)</w:t>
            </w:r>
          </w:p>
        </w:tc>
      </w:tr>
      <w:tr w:rsidR="00A935B9" w:rsidRPr="00C73E1C" w14:paraId="2D6E6D36" w14:textId="77777777" w:rsidTr="00A935B9">
        <w:trPr>
          <w:jc w:val="center"/>
        </w:trPr>
        <w:tc>
          <w:tcPr>
            <w:tcW w:w="1972" w:type="pct"/>
          </w:tcPr>
          <w:p w14:paraId="77230EE0" w14:textId="7777777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412" w:type="pct"/>
          </w:tcPr>
          <w:p w14:paraId="16FEA868" w14:textId="0D83663F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28F492A" w14:textId="34AA9F4A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645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11.06)</w:t>
            </w:r>
          </w:p>
        </w:tc>
        <w:tc>
          <w:tcPr>
            <w:tcW w:w="521" w:type="pct"/>
          </w:tcPr>
          <w:p w14:paraId="0DF6B09E" w14:textId="078F1A7F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4703 (57.84)</w:t>
            </w:r>
          </w:p>
        </w:tc>
        <w:tc>
          <w:tcPr>
            <w:tcW w:w="531" w:type="pct"/>
          </w:tcPr>
          <w:p w14:paraId="4BE26781" w14:textId="086B1C76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902 (39.20)</w:t>
            </w:r>
          </w:p>
        </w:tc>
        <w:tc>
          <w:tcPr>
            <w:tcW w:w="521" w:type="pct"/>
          </w:tcPr>
          <w:p w14:paraId="47A98BFE" w14:textId="79ECCC52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3735 (45.77)</w:t>
            </w:r>
          </w:p>
        </w:tc>
        <w:tc>
          <w:tcPr>
            <w:tcW w:w="521" w:type="pct"/>
          </w:tcPr>
          <w:p w14:paraId="4E6C57BB" w14:textId="03F7A90A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1450 (42.46)</w:t>
            </w:r>
          </w:p>
        </w:tc>
      </w:tr>
      <w:tr w:rsidR="00A935B9" w:rsidRPr="00C73E1C" w14:paraId="7F10F698" w14:textId="77777777" w:rsidTr="00A935B9">
        <w:trPr>
          <w:jc w:val="center"/>
        </w:trPr>
        <w:tc>
          <w:tcPr>
            <w:tcW w:w="1972" w:type="pct"/>
          </w:tcPr>
          <w:p w14:paraId="00608704" w14:textId="77777777" w:rsidR="00F35B92" w:rsidRPr="00C73E1C" w:rsidRDefault="00F35B92" w:rsidP="00F35B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2" w:type="pct"/>
          </w:tcPr>
          <w:p w14:paraId="12284221" w14:textId="04F6379D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D7D9CC5" w14:textId="722E9B1B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1308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27.17)</w:t>
            </w:r>
          </w:p>
        </w:tc>
        <w:tc>
          <w:tcPr>
            <w:tcW w:w="521" w:type="pct"/>
          </w:tcPr>
          <w:p w14:paraId="46F3FCED" w14:textId="5D0ECB37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1440 (20.52)</w:t>
            </w:r>
          </w:p>
        </w:tc>
        <w:tc>
          <w:tcPr>
            <w:tcW w:w="531" w:type="pct"/>
          </w:tcPr>
          <w:p w14:paraId="193AE777" w14:textId="5D01C12F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618 (26.49)</w:t>
            </w:r>
          </w:p>
        </w:tc>
        <w:tc>
          <w:tcPr>
            <w:tcW w:w="521" w:type="pct"/>
          </w:tcPr>
          <w:p w14:paraId="03CE9222" w14:textId="59C9BC64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1397 (15.98)</w:t>
            </w:r>
          </w:p>
        </w:tc>
        <w:tc>
          <w:tcPr>
            <w:tcW w:w="521" w:type="pct"/>
          </w:tcPr>
          <w:p w14:paraId="26C8C3EC" w14:textId="71CDF365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1376 (50.24)</w:t>
            </w:r>
          </w:p>
        </w:tc>
      </w:tr>
      <w:tr w:rsidR="00A935B9" w:rsidRPr="00C73E1C" w14:paraId="1F828815" w14:textId="77777777" w:rsidTr="00A935B9">
        <w:trPr>
          <w:jc w:val="center"/>
        </w:trPr>
        <w:tc>
          <w:tcPr>
            <w:tcW w:w="1972" w:type="pct"/>
          </w:tcPr>
          <w:p w14:paraId="48D11875" w14:textId="77777777" w:rsidR="00F35B92" w:rsidRPr="00C73E1C" w:rsidRDefault="00F35B92" w:rsidP="00F35B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412" w:type="pct"/>
          </w:tcPr>
          <w:p w14:paraId="18A4286F" w14:textId="74C02267" w:rsidR="00F35B92" w:rsidRPr="00C73E1C" w:rsidRDefault="00F35B92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CAFDB53" w14:textId="5F88AC05" w:rsidR="00F35B92" w:rsidRPr="00C73E1C" w:rsidRDefault="004F78E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2358 (</w:t>
            </w:r>
            <w:r w:rsidR="00253209">
              <w:rPr>
                <w:rFonts w:ascii="Times New Roman" w:hAnsi="Times New Roman" w:cs="Times New Roman"/>
                <w:sz w:val="24"/>
                <w:szCs w:val="24"/>
              </w:rPr>
              <w:t>58.17)</w:t>
            </w:r>
          </w:p>
        </w:tc>
        <w:tc>
          <w:tcPr>
            <w:tcW w:w="521" w:type="pct"/>
          </w:tcPr>
          <w:p w14:paraId="317DF76A" w14:textId="7C934714" w:rsidR="00F35B92" w:rsidRPr="00C73E1C" w:rsidRDefault="001E125C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511 (8.38)</w:t>
            </w:r>
          </w:p>
        </w:tc>
        <w:tc>
          <w:tcPr>
            <w:tcW w:w="531" w:type="pct"/>
          </w:tcPr>
          <w:p w14:paraId="48896584" w14:textId="30F37A2D" w:rsidR="00F35B92" w:rsidRPr="00C73E1C" w:rsidRDefault="00C96BB3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 (2.18)</w:t>
            </w:r>
          </w:p>
        </w:tc>
        <w:tc>
          <w:tcPr>
            <w:tcW w:w="521" w:type="pct"/>
          </w:tcPr>
          <w:p w14:paraId="5A0841C8" w14:textId="016EAFD1" w:rsidR="00F35B92" w:rsidRPr="00C73E1C" w:rsidRDefault="00614448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556 (4.63)</w:t>
            </w:r>
          </w:p>
        </w:tc>
        <w:tc>
          <w:tcPr>
            <w:tcW w:w="521" w:type="pct"/>
          </w:tcPr>
          <w:p w14:paraId="09D084C7" w14:textId="597969A9" w:rsidR="00F35B92" w:rsidRPr="00C73E1C" w:rsidRDefault="00A935B9" w:rsidP="00F35B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166 (5.07)</w:t>
            </w:r>
          </w:p>
        </w:tc>
      </w:tr>
      <w:tr w:rsidR="00A935B9" w:rsidRPr="00C73E1C" w14:paraId="3A3CA51C" w14:textId="77777777" w:rsidTr="00A935B9">
        <w:trPr>
          <w:jc w:val="center"/>
        </w:trPr>
        <w:tc>
          <w:tcPr>
            <w:tcW w:w="1972" w:type="pct"/>
          </w:tcPr>
          <w:p w14:paraId="6DAB5389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412" w:type="pct"/>
          </w:tcPr>
          <w:p w14:paraId="60B09AA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2A5B2C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DF8AB02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7C547A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65B19BA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FF6CDA8" w14:textId="77777777" w:rsidR="00F35B92" w:rsidRPr="00C73E1C" w:rsidRDefault="00F35B92" w:rsidP="00F35B9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BDC7931" w14:textId="77777777" w:rsidTr="00A935B9">
        <w:trPr>
          <w:jc w:val="center"/>
        </w:trPr>
        <w:tc>
          <w:tcPr>
            <w:tcW w:w="1972" w:type="pct"/>
          </w:tcPr>
          <w:p w14:paraId="4396FF69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412" w:type="pct"/>
          </w:tcPr>
          <w:p w14:paraId="12D129A0" w14:textId="09F4B53E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D36A7BA" w14:textId="0C22910A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4CD8B26" w14:textId="5CE83657" w:rsidR="00811A8B" w:rsidRPr="00C73E1C" w:rsidRDefault="00B259C7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5957 (77.21)</w:t>
            </w:r>
          </w:p>
        </w:tc>
        <w:tc>
          <w:tcPr>
            <w:tcW w:w="531" w:type="pct"/>
          </w:tcPr>
          <w:p w14:paraId="4C5FFEF4" w14:textId="605D69AC" w:rsidR="00811A8B" w:rsidRPr="00C73E1C" w:rsidRDefault="00B0238E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1960 (66.65)</w:t>
            </w:r>
          </w:p>
        </w:tc>
        <w:tc>
          <w:tcPr>
            <w:tcW w:w="521" w:type="pct"/>
          </w:tcPr>
          <w:p w14:paraId="19C4C1CA" w14:textId="4FA6FC59" w:rsidR="00811A8B" w:rsidRPr="00C73E1C" w:rsidRDefault="0061444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7250 (87.84)</w:t>
            </w:r>
          </w:p>
        </w:tc>
        <w:tc>
          <w:tcPr>
            <w:tcW w:w="521" w:type="pct"/>
          </w:tcPr>
          <w:p w14:paraId="2C4B327C" w14:textId="54E88F22" w:rsidR="00811A8B" w:rsidRPr="00C73E1C" w:rsidRDefault="00025E45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4535 (83.93)</w:t>
            </w:r>
          </w:p>
        </w:tc>
      </w:tr>
      <w:tr w:rsidR="00A935B9" w:rsidRPr="00C73E1C" w14:paraId="3731BEB5" w14:textId="77777777" w:rsidTr="00A935B9">
        <w:trPr>
          <w:jc w:val="center"/>
        </w:trPr>
        <w:tc>
          <w:tcPr>
            <w:tcW w:w="1972" w:type="pct"/>
          </w:tcPr>
          <w:p w14:paraId="342224D8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412" w:type="pct"/>
          </w:tcPr>
          <w:p w14:paraId="1CEC365B" w14:textId="0BD9CDB0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CEE0A44" w14:textId="2522E4C2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30C97F0" w14:textId="7EDD04AF" w:rsidR="00811A8B" w:rsidRPr="00C73E1C" w:rsidRDefault="00B259C7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1883 (22.79)</w:t>
            </w:r>
          </w:p>
        </w:tc>
        <w:tc>
          <w:tcPr>
            <w:tcW w:w="531" w:type="pct"/>
          </w:tcPr>
          <w:p w14:paraId="552DA5BB" w14:textId="782C9A75" w:rsidR="00811A8B" w:rsidRPr="00C73E1C" w:rsidRDefault="00B0238E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522 (33.35)</w:t>
            </w:r>
          </w:p>
        </w:tc>
        <w:tc>
          <w:tcPr>
            <w:tcW w:w="521" w:type="pct"/>
          </w:tcPr>
          <w:p w14:paraId="533BE514" w14:textId="736FAE66" w:rsidR="00811A8B" w:rsidRPr="00C73E1C" w:rsidRDefault="0061444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935 (12.16)</w:t>
            </w:r>
          </w:p>
        </w:tc>
        <w:tc>
          <w:tcPr>
            <w:tcW w:w="521" w:type="pct"/>
          </w:tcPr>
          <w:p w14:paraId="3BD00A8E" w14:textId="2F9E3830" w:rsidR="00811A8B" w:rsidRPr="00C73E1C" w:rsidRDefault="00025E45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606 (16.07)</w:t>
            </w:r>
          </w:p>
        </w:tc>
      </w:tr>
      <w:tr w:rsidR="00A935B9" w:rsidRPr="00C73E1C" w14:paraId="3489809B" w14:textId="77777777" w:rsidTr="00A935B9">
        <w:trPr>
          <w:jc w:val="center"/>
        </w:trPr>
        <w:tc>
          <w:tcPr>
            <w:tcW w:w="1972" w:type="pct"/>
          </w:tcPr>
          <w:p w14:paraId="0A6DE66C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412" w:type="pct"/>
          </w:tcPr>
          <w:p w14:paraId="352D6758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9E277F5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020B570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1DD75C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7FD643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EFB2A0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FF45235" w14:textId="77777777" w:rsidTr="00A935B9">
        <w:trPr>
          <w:jc w:val="center"/>
        </w:trPr>
        <w:tc>
          <w:tcPr>
            <w:tcW w:w="1972" w:type="pct"/>
          </w:tcPr>
          <w:p w14:paraId="1A17773A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412" w:type="pct"/>
          </w:tcPr>
          <w:p w14:paraId="1145B966" w14:textId="3DB49B53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AE642EA" w14:textId="24A6382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1088 (28.06)</w:t>
            </w:r>
          </w:p>
        </w:tc>
        <w:tc>
          <w:tcPr>
            <w:tcW w:w="521" w:type="pct"/>
          </w:tcPr>
          <w:p w14:paraId="2EA1E213" w14:textId="1AE8620B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874 (12.12)</w:t>
            </w:r>
          </w:p>
        </w:tc>
        <w:tc>
          <w:tcPr>
            <w:tcW w:w="531" w:type="pct"/>
          </w:tcPr>
          <w:p w14:paraId="136ACF4B" w14:textId="0FBED79A" w:rsidR="00811A8B" w:rsidRPr="00C73E1C" w:rsidRDefault="006301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411 (13.93)</w:t>
            </w:r>
          </w:p>
        </w:tc>
        <w:tc>
          <w:tcPr>
            <w:tcW w:w="521" w:type="pct"/>
          </w:tcPr>
          <w:p w14:paraId="039F224D" w14:textId="44494D92" w:rsidR="00811A8B" w:rsidRPr="00C73E1C" w:rsidRDefault="005E682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3593 (42.59)</w:t>
            </w:r>
          </w:p>
        </w:tc>
        <w:tc>
          <w:tcPr>
            <w:tcW w:w="521" w:type="pct"/>
          </w:tcPr>
          <w:p w14:paraId="0AF3A457" w14:textId="10736CAF" w:rsidR="00811A8B" w:rsidRPr="00C73E1C" w:rsidRDefault="00E92ED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456 (10.35)</w:t>
            </w:r>
          </w:p>
        </w:tc>
      </w:tr>
      <w:tr w:rsidR="00A935B9" w:rsidRPr="00C73E1C" w14:paraId="7A729213" w14:textId="77777777" w:rsidTr="00A935B9">
        <w:trPr>
          <w:jc w:val="center"/>
        </w:trPr>
        <w:tc>
          <w:tcPr>
            <w:tcW w:w="1972" w:type="pct"/>
          </w:tcPr>
          <w:p w14:paraId="1B02825D" w14:textId="0B7DFA9A" w:rsidR="00811A8B" w:rsidRPr="00C73E1C" w:rsidRDefault="00CE5AF1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Homemaker</w:t>
            </w:r>
            <w:r w:rsidR="00811A8B" w:rsidRPr="00C73E1C">
              <w:rPr>
                <w:rFonts w:ascii="Times New Roman" w:hAnsi="Times New Roman" w:cs="Times New Roman"/>
                <w:sz w:val="24"/>
                <w:szCs w:val="24"/>
              </w:rPr>
              <w:t>/Other voluntary work</w:t>
            </w:r>
          </w:p>
        </w:tc>
        <w:tc>
          <w:tcPr>
            <w:tcW w:w="412" w:type="pct"/>
          </w:tcPr>
          <w:p w14:paraId="4A4FEBB9" w14:textId="54B79671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712EC0C" w14:textId="1623465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2513 (48.37)</w:t>
            </w:r>
          </w:p>
        </w:tc>
        <w:tc>
          <w:tcPr>
            <w:tcW w:w="521" w:type="pct"/>
          </w:tcPr>
          <w:p w14:paraId="2BF69261" w14:textId="0CE1B1E2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6376 (80.14)</w:t>
            </w:r>
          </w:p>
        </w:tc>
        <w:tc>
          <w:tcPr>
            <w:tcW w:w="531" w:type="pct"/>
          </w:tcPr>
          <w:p w14:paraId="2D5A5D32" w14:textId="0A03EE0E" w:rsidR="00811A8B" w:rsidRPr="00C73E1C" w:rsidRDefault="006301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1522 (69.15)</w:t>
            </w:r>
          </w:p>
        </w:tc>
        <w:tc>
          <w:tcPr>
            <w:tcW w:w="521" w:type="pct"/>
          </w:tcPr>
          <w:p w14:paraId="7EB6055A" w14:textId="7D2B9DF8" w:rsidR="00811A8B" w:rsidRPr="00C73E1C" w:rsidRDefault="005E682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4144 (52.79)</w:t>
            </w:r>
          </w:p>
        </w:tc>
        <w:tc>
          <w:tcPr>
            <w:tcW w:w="521" w:type="pct"/>
          </w:tcPr>
          <w:p w14:paraId="27F844C2" w14:textId="1179011C" w:rsidR="00811A8B" w:rsidRPr="00C73E1C" w:rsidRDefault="00E92ED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4174 (73.96)</w:t>
            </w:r>
          </w:p>
        </w:tc>
      </w:tr>
      <w:tr w:rsidR="00A935B9" w:rsidRPr="00C73E1C" w14:paraId="2ADE1085" w14:textId="77777777" w:rsidTr="00A935B9">
        <w:trPr>
          <w:jc w:val="center"/>
        </w:trPr>
        <w:tc>
          <w:tcPr>
            <w:tcW w:w="1972" w:type="pct"/>
          </w:tcPr>
          <w:p w14:paraId="185AEDAC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12" w:type="pct"/>
          </w:tcPr>
          <w:p w14:paraId="735CA23E" w14:textId="22135E58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3C91EA8" w14:textId="7930094D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940 (23.58)</w:t>
            </w:r>
          </w:p>
        </w:tc>
        <w:tc>
          <w:tcPr>
            <w:tcW w:w="521" w:type="pct"/>
          </w:tcPr>
          <w:p w14:paraId="15A9EFDF" w14:textId="6B27D614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587 (7.75)</w:t>
            </w:r>
          </w:p>
        </w:tc>
        <w:tc>
          <w:tcPr>
            <w:tcW w:w="531" w:type="pct"/>
          </w:tcPr>
          <w:p w14:paraId="3363F383" w14:textId="7456B3E1" w:rsidR="00811A8B" w:rsidRPr="00C73E1C" w:rsidRDefault="006301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 (16.93)</w:t>
            </w:r>
          </w:p>
        </w:tc>
        <w:tc>
          <w:tcPr>
            <w:tcW w:w="521" w:type="pct"/>
          </w:tcPr>
          <w:p w14:paraId="1C81B698" w14:textId="389BF4ED" w:rsidR="00811A8B" w:rsidRPr="00C73E1C" w:rsidRDefault="005E682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445 (4.61)</w:t>
            </w:r>
          </w:p>
        </w:tc>
        <w:tc>
          <w:tcPr>
            <w:tcW w:w="521" w:type="pct"/>
          </w:tcPr>
          <w:p w14:paraId="37469C11" w14:textId="1B829C38" w:rsidR="00811A8B" w:rsidRPr="00C73E1C" w:rsidRDefault="00E92ED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505 (15.69)</w:t>
            </w:r>
          </w:p>
        </w:tc>
      </w:tr>
      <w:tr w:rsidR="00A935B9" w:rsidRPr="00C73E1C" w14:paraId="1E55D530" w14:textId="77777777" w:rsidTr="00A935B9">
        <w:trPr>
          <w:jc w:val="center"/>
        </w:trPr>
        <w:tc>
          <w:tcPr>
            <w:tcW w:w="1972" w:type="pct"/>
          </w:tcPr>
          <w:p w14:paraId="242C77B7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412" w:type="pct"/>
          </w:tcPr>
          <w:p w14:paraId="58F96033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71EC719F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6CFCC96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CE858A8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89DE76B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CC3CB2A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DFEAE61" w14:textId="77777777" w:rsidTr="00A935B9">
        <w:trPr>
          <w:jc w:val="center"/>
        </w:trPr>
        <w:tc>
          <w:tcPr>
            <w:tcW w:w="1972" w:type="pct"/>
          </w:tcPr>
          <w:p w14:paraId="5DE05E7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412" w:type="pct"/>
          </w:tcPr>
          <w:p w14:paraId="0395C94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456DFB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D22BAE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0E279C5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B663FF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CB02EC3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3B8B6D0" w14:textId="77777777" w:rsidTr="00A935B9">
        <w:trPr>
          <w:jc w:val="center"/>
        </w:trPr>
        <w:tc>
          <w:tcPr>
            <w:tcW w:w="1972" w:type="pct"/>
          </w:tcPr>
          <w:p w14:paraId="0E749A48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412" w:type="pct"/>
          </w:tcPr>
          <w:p w14:paraId="2A4F63DF" w14:textId="5C172205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42B71FD4" w14:textId="7FD072E6" w:rsidR="00811A8B" w:rsidRPr="00C73E1C" w:rsidRDefault="00F7435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(14.51)</w:t>
            </w:r>
          </w:p>
        </w:tc>
        <w:tc>
          <w:tcPr>
            <w:tcW w:w="521" w:type="pct"/>
          </w:tcPr>
          <w:p w14:paraId="064CDC3D" w14:textId="418B0F1B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1754 (25.80)</w:t>
            </w:r>
          </w:p>
        </w:tc>
        <w:tc>
          <w:tcPr>
            <w:tcW w:w="531" w:type="pct"/>
          </w:tcPr>
          <w:p w14:paraId="4DA9C9EE" w14:textId="14CB8AB0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 (45.90)</w:t>
            </w:r>
          </w:p>
        </w:tc>
        <w:tc>
          <w:tcPr>
            <w:tcW w:w="521" w:type="pct"/>
          </w:tcPr>
          <w:p w14:paraId="05B48B07" w14:textId="7B032BAE" w:rsidR="00811A8B" w:rsidRPr="00C73E1C" w:rsidRDefault="000D491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1923 (22.98)</w:t>
            </w:r>
          </w:p>
        </w:tc>
        <w:tc>
          <w:tcPr>
            <w:tcW w:w="521" w:type="pct"/>
          </w:tcPr>
          <w:p w14:paraId="7A463DAB" w14:textId="032916B8" w:rsidR="00811A8B" w:rsidRPr="00C73E1C" w:rsidRDefault="00CB6DB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1012 (18.02)</w:t>
            </w:r>
          </w:p>
        </w:tc>
      </w:tr>
      <w:tr w:rsidR="00A935B9" w:rsidRPr="00C73E1C" w14:paraId="236D71B7" w14:textId="77777777" w:rsidTr="00A935B9">
        <w:trPr>
          <w:jc w:val="center"/>
        </w:trPr>
        <w:tc>
          <w:tcPr>
            <w:tcW w:w="1972" w:type="pct"/>
          </w:tcPr>
          <w:p w14:paraId="104A46C5" w14:textId="77777777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412" w:type="pct"/>
          </w:tcPr>
          <w:p w14:paraId="0C89BB20" w14:textId="7E8101AA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1ADC8003" w14:textId="0CCFB80F" w:rsidR="00811A8B" w:rsidRPr="00C73E1C" w:rsidRDefault="00F7435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3992 (85.49)</w:t>
            </w:r>
          </w:p>
        </w:tc>
        <w:tc>
          <w:tcPr>
            <w:tcW w:w="521" w:type="pct"/>
          </w:tcPr>
          <w:p w14:paraId="1827AE36" w14:textId="55F4899C" w:rsidR="00811A8B" w:rsidRPr="00C73E1C" w:rsidRDefault="0099480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6087 (74.20)</w:t>
            </w:r>
          </w:p>
        </w:tc>
        <w:tc>
          <w:tcPr>
            <w:tcW w:w="531" w:type="pct"/>
          </w:tcPr>
          <w:p w14:paraId="45530D28" w14:textId="1C973760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1710 (54.10)</w:t>
            </w:r>
          </w:p>
        </w:tc>
        <w:tc>
          <w:tcPr>
            <w:tcW w:w="521" w:type="pct"/>
          </w:tcPr>
          <w:p w14:paraId="1E2C9292" w14:textId="747CE3BE" w:rsidR="00811A8B" w:rsidRPr="00C73E1C" w:rsidRDefault="000D491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6262 (77.02)</w:t>
            </w:r>
          </w:p>
        </w:tc>
        <w:tc>
          <w:tcPr>
            <w:tcW w:w="521" w:type="pct"/>
          </w:tcPr>
          <w:p w14:paraId="2EFFB91E" w14:textId="6DADF2B5" w:rsidR="00811A8B" w:rsidRPr="00C73E1C" w:rsidRDefault="00CB6DBD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4129 (81.98)</w:t>
            </w:r>
          </w:p>
        </w:tc>
      </w:tr>
      <w:tr w:rsidR="00A935B9" w:rsidRPr="00C73E1C" w14:paraId="3AD1F81A" w14:textId="77777777" w:rsidTr="00A935B9">
        <w:trPr>
          <w:jc w:val="center"/>
        </w:trPr>
        <w:tc>
          <w:tcPr>
            <w:tcW w:w="1972" w:type="pct"/>
          </w:tcPr>
          <w:p w14:paraId="38B04DB3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412" w:type="pct"/>
          </w:tcPr>
          <w:p w14:paraId="5EA1AC29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B567C7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FF16CF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BEF3A0C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39295CF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989E98E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7494E8B" w14:textId="77777777" w:rsidTr="00A935B9">
        <w:trPr>
          <w:jc w:val="center"/>
        </w:trPr>
        <w:tc>
          <w:tcPr>
            <w:tcW w:w="1972" w:type="pct"/>
          </w:tcPr>
          <w:p w14:paraId="2427DFAE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28BCCEB5" w14:textId="3629CD85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E52CDF1" w14:textId="245FD6C0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4343 (97.00)</w:t>
            </w:r>
          </w:p>
        </w:tc>
        <w:tc>
          <w:tcPr>
            <w:tcW w:w="521" w:type="pct"/>
          </w:tcPr>
          <w:p w14:paraId="79B38EBC" w14:textId="51490F7C" w:rsidR="00811A8B" w:rsidRPr="00C73E1C" w:rsidRDefault="00DF261A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5784 (74.53)</w:t>
            </w:r>
          </w:p>
        </w:tc>
        <w:tc>
          <w:tcPr>
            <w:tcW w:w="531" w:type="pct"/>
          </w:tcPr>
          <w:p w14:paraId="7877A99F" w14:textId="5599AB23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1966 (93.59)</w:t>
            </w:r>
          </w:p>
        </w:tc>
        <w:tc>
          <w:tcPr>
            <w:tcW w:w="521" w:type="pct"/>
          </w:tcPr>
          <w:p w14:paraId="21B3252F" w14:textId="0FF84AE9" w:rsidR="00811A8B" w:rsidRPr="00C73E1C" w:rsidRDefault="00C3627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5131 (62.71)</w:t>
            </w:r>
          </w:p>
        </w:tc>
        <w:tc>
          <w:tcPr>
            <w:tcW w:w="521" w:type="pct"/>
          </w:tcPr>
          <w:p w14:paraId="70A64F9E" w14:textId="7F39D00E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3702 (76.68)</w:t>
            </w:r>
          </w:p>
        </w:tc>
      </w:tr>
      <w:tr w:rsidR="00A935B9" w:rsidRPr="00C73E1C" w14:paraId="7EE779D8" w14:textId="77777777" w:rsidTr="00A935B9">
        <w:trPr>
          <w:jc w:val="center"/>
        </w:trPr>
        <w:tc>
          <w:tcPr>
            <w:tcW w:w="1972" w:type="pct"/>
          </w:tcPr>
          <w:p w14:paraId="125704F0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2F6527E1" w14:textId="7CBE3D68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6B7C186" w14:textId="18945D93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 (3.00)</w:t>
            </w:r>
          </w:p>
        </w:tc>
        <w:tc>
          <w:tcPr>
            <w:tcW w:w="521" w:type="pct"/>
          </w:tcPr>
          <w:p w14:paraId="628802E6" w14:textId="0BDBD4D5" w:rsidR="00811A8B" w:rsidRPr="00C73E1C" w:rsidRDefault="00DF261A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1777 (25.47)</w:t>
            </w:r>
          </w:p>
        </w:tc>
        <w:tc>
          <w:tcPr>
            <w:tcW w:w="531" w:type="pct"/>
          </w:tcPr>
          <w:p w14:paraId="16E42DDD" w14:textId="250EFB84" w:rsidR="00811A8B" w:rsidRPr="00C73E1C" w:rsidRDefault="00B90D69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339 (6.41)</w:t>
            </w:r>
          </w:p>
        </w:tc>
        <w:tc>
          <w:tcPr>
            <w:tcW w:w="521" w:type="pct"/>
          </w:tcPr>
          <w:p w14:paraId="4AC037DF" w14:textId="3A1A8B7F" w:rsidR="00811A8B" w:rsidRPr="00C73E1C" w:rsidRDefault="00C3627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2824 (37.29)</w:t>
            </w:r>
          </w:p>
        </w:tc>
        <w:tc>
          <w:tcPr>
            <w:tcW w:w="521" w:type="pct"/>
          </w:tcPr>
          <w:p w14:paraId="4B2C55E1" w14:textId="4DDDDA6D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1212 (23.32)</w:t>
            </w:r>
          </w:p>
        </w:tc>
      </w:tr>
      <w:tr w:rsidR="00A935B9" w:rsidRPr="00C73E1C" w14:paraId="7286B44B" w14:textId="77777777" w:rsidTr="00A935B9">
        <w:trPr>
          <w:jc w:val="center"/>
        </w:trPr>
        <w:tc>
          <w:tcPr>
            <w:tcW w:w="1972" w:type="pct"/>
          </w:tcPr>
          <w:p w14:paraId="113A3CE5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412" w:type="pct"/>
          </w:tcPr>
          <w:p w14:paraId="023EE68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21F5C08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81A6A36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8697927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599759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510046E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54BA666" w14:textId="77777777" w:rsidTr="00A935B9">
        <w:trPr>
          <w:jc w:val="center"/>
        </w:trPr>
        <w:tc>
          <w:tcPr>
            <w:tcW w:w="1972" w:type="pct"/>
          </w:tcPr>
          <w:p w14:paraId="34BF9443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34A7A149" w14:textId="2946B3AC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1DE34A48" w14:textId="7A46EDAD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4525 (99.84)</w:t>
            </w:r>
          </w:p>
        </w:tc>
        <w:tc>
          <w:tcPr>
            <w:tcW w:w="521" w:type="pct"/>
          </w:tcPr>
          <w:p w14:paraId="33A5810D" w14:textId="5BDA1C41" w:rsidR="00811A8B" w:rsidRPr="00C73E1C" w:rsidRDefault="00B9080F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7722 (98.73)</w:t>
            </w:r>
          </w:p>
        </w:tc>
        <w:tc>
          <w:tcPr>
            <w:tcW w:w="531" w:type="pct"/>
          </w:tcPr>
          <w:p w14:paraId="6F54A1D7" w14:textId="4EB93B9B" w:rsidR="00811A8B" w:rsidRPr="00C73E1C" w:rsidRDefault="007441D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2373 (99.43)</w:t>
            </w:r>
          </w:p>
        </w:tc>
        <w:tc>
          <w:tcPr>
            <w:tcW w:w="521" w:type="pct"/>
          </w:tcPr>
          <w:p w14:paraId="1CD1B84F" w14:textId="59AF74A3" w:rsidR="00811A8B" w:rsidRPr="00C73E1C" w:rsidRDefault="0076297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8156 (99.86)</w:t>
            </w:r>
          </w:p>
        </w:tc>
        <w:tc>
          <w:tcPr>
            <w:tcW w:w="521" w:type="pct"/>
          </w:tcPr>
          <w:p w14:paraId="34986446" w14:textId="402A023A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5094 (99.64)</w:t>
            </w:r>
          </w:p>
        </w:tc>
      </w:tr>
      <w:tr w:rsidR="00A935B9" w:rsidRPr="00C73E1C" w14:paraId="218A59F6" w14:textId="77777777" w:rsidTr="00A935B9">
        <w:trPr>
          <w:jc w:val="center"/>
        </w:trPr>
        <w:tc>
          <w:tcPr>
            <w:tcW w:w="1972" w:type="pct"/>
          </w:tcPr>
          <w:p w14:paraId="523B7025" w14:textId="77777777" w:rsidR="00811A8B" w:rsidRPr="00C73E1C" w:rsidRDefault="00811A8B" w:rsidP="00811A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4D4A1428" w14:textId="18678EC0" w:rsidR="00811A8B" w:rsidRPr="00C73E1C" w:rsidRDefault="00811A8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DF41EC5" w14:textId="2A4BC587" w:rsidR="00811A8B" w:rsidRPr="00C73E1C" w:rsidRDefault="003942F0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(0.16)</w:t>
            </w:r>
          </w:p>
        </w:tc>
        <w:tc>
          <w:tcPr>
            <w:tcW w:w="521" w:type="pct"/>
          </w:tcPr>
          <w:p w14:paraId="094D360C" w14:textId="785EEA5E" w:rsidR="00811A8B" w:rsidRPr="00C73E1C" w:rsidRDefault="00B9080F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 (1.27)</w:t>
            </w:r>
          </w:p>
        </w:tc>
        <w:tc>
          <w:tcPr>
            <w:tcW w:w="531" w:type="pct"/>
          </w:tcPr>
          <w:p w14:paraId="721F32F6" w14:textId="00A08DF0" w:rsidR="00811A8B" w:rsidRPr="00C73E1C" w:rsidRDefault="007441DB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 (0.57)</w:t>
            </w:r>
          </w:p>
        </w:tc>
        <w:tc>
          <w:tcPr>
            <w:tcW w:w="521" w:type="pct"/>
          </w:tcPr>
          <w:p w14:paraId="31F307F2" w14:textId="6DA0840F" w:rsidR="00811A8B" w:rsidRPr="00C73E1C" w:rsidRDefault="00762978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(0.14)</w:t>
            </w:r>
          </w:p>
        </w:tc>
        <w:tc>
          <w:tcPr>
            <w:tcW w:w="521" w:type="pct"/>
          </w:tcPr>
          <w:p w14:paraId="53849D10" w14:textId="0F8813A7" w:rsidR="00811A8B" w:rsidRPr="00C73E1C" w:rsidRDefault="00AD54B1" w:rsidP="00811A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(0.36)</w:t>
            </w:r>
          </w:p>
        </w:tc>
      </w:tr>
      <w:tr w:rsidR="00A935B9" w:rsidRPr="00C73E1C" w14:paraId="2A31B8C0" w14:textId="77777777" w:rsidTr="00A935B9">
        <w:trPr>
          <w:jc w:val="center"/>
        </w:trPr>
        <w:tc>
          <w:tcPr>
            <w:tcW w:w="1972" w:type="pct"/>
          </w:tcPr>
          <w:p w14:paraId="53AA0277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Adding salt when eating</w:t>
            </w:r>
          </w:p>
        </w:tc>
        <w:tc>
          <w:tcPr>
            <w:tcW w:w="412" w:type="pct"/>
          </w:tcPr>
          <w:p w14:paraId="3C2D6FBD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6247DB4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F72647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4843B00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D8343C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458B558" w14:textId="77777777" w:rsidR="00811A8B" w:rsidRPr="00C73E1C" w:rsidRDefault="00811A8B" w:rsidP="00811A8B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DFCA355" w14:textId="77777777" w:rsidTr="00A935B9">
        <w:trPr>
          <w:jc w:val="center"/>
        </w:trPr>
        <w:tc>
          <w:tcPr>
            <w:tcW w:w="1972" w:type="pct"/>
          </w:tcPr>
          <w:p w14:paraId="5089780A" w14:textId="77777777" w:rsidR="009C4C8E" w:rsidRPr="00C73E1C" w:rsidRDefault="009C4C8E" w:rsidP="009C4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412" w:type="pct"/>
          </w:tcPr>
          <w:p w14:paraId="44CEECC0" w14:textId="57DC173E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15D68C7" w14:textId="7FC45612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1038 (22.50)</w:t>
            </w:r>
          </w:p>
        </w:tc>
        <w:tc>
          <w:tcPr>
            <w:tcW w:w="521" w:type="pct"/>
          </w:tcPr>
          <w:p w14:paraId="07896AC5" w14:textId="76E75252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31" w:type="pct"/>
          </w:tcPr>
          <w:p w14:paraId="3DD1BE31" w14:textId="2177FE76" w:rsidR="009C4C8E" w:rsidRPr="00C73E1C" w:rsidRDefault="00A57654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2109 (76.78)</w:t>
            </w:r>
          </w:p>
        </w:tc>
        <w:tc>
          <w:tcPr>
            <w:tcW w:w="521" w:type="pct"/>
          </w:tcPr>
          <w:p w14:paraId="327A213D" w14:textId="5902E561" w:rsidR="009C4C8E" w:rsidRPr="00C73E1C" w:rsidRDefault="00B2399C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3859 (49.18)</w:t>
            </w:r>
          </w:p>
        </w:tc>
        <w:tc>
          <w:tcPr>
            <w:tcW w:w="521" w:type="pct"/>
          </w:tcPr>
          <w:p w14:paraId="1259E6EC" w14:textId="668015E9" w:rsidR="009C4C8E" w:rsidRPr="00C73E1C" w:rsidRDefault="00AD54B1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353 (5.95)</w:t>
            </w:r>
          </w:p>
        </w:tc>
      </w:tr>
      <w:tr w:rsidR="00A935B9" w:rsidRPr="00C73E1C" w14:paraId="4CF5C8CB" w14:textId="77777777" w:rsidTr="00A935B9">
        <w:trPr>
          <w:jc w:val="center"/>
        </w:trPr>
        <w:tc>
          <w:tcPr>
            <w:tcW w:w="1972" w:type="pct"/>
          </w:tcPr>
          <w:p w14:paraId="0012C52E" w14:textId="77777777" w:rsidR="009C4C8E" w:rsidRPr="00C73E1C" w:rsidRDefault="009C4C8E" w:rsidP="009C4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412" w:type="pct"/>
          </w:tcPr>
          <w:p w14:paraId="6B232C42" w14:textId="317487E8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F65C2CF" w14:textId="4B4CEB25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1054 (25.42)</w:t>
            </w:r>
          </w:p>
        </w:tc>
        <w:tc>
          <w:tcPr>
            <w:tcW w:w="521" w:type="pct"/>
          </w:tcPr>
          <w:p w14:paraId="3DEF56CA" w14:textId="234E0622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31" w:type="pct"/>
          </w:tcPr>
          <w:p w14:paraId="21E16A30" w14:textId="4A408AED" w:rsidR="009C4C8E" w:rsidRPr="00C73E1C" w:rsidRDefault="00A57654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303 (22.12)</w:t>
            </w:r>
          </w:p>
        </w:tc>
        <w:tc>
          <w:tcPr>
            <w:tcW w:w="521" w:type="pct"/>
          </w:tcPr>
          <w:p w14:paraId="5FB36F01" w14:textId="697D04AB" w:rsidR="009C4C8E" w:rsidRPr="00C73E1C" w:rsidRDefault="00B2399C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1474 (19.63)</w:t>
            </w:r>
          </w:p>
        </w:tc>
        <w:tc>
          <w:tcPr>
            <w:tcW w:w="521" w:type="pct"/>
          </w:tcPr>
          <w:p w14:paraId="01B662B7" w14:textId="7F806EF9" w:rsidR="009C4C8E" w:rsidRPr="00C73E1C" w:rsidRDefault="00AD54B1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2782 (54.61)</w:t>
            </w:r>
          </w:p>
        </w:tc>
      </w:tr>
      <w:tr w:rsidR="00A935B9" w:rsidRPr="00C73E1C" w14:paraId="73057243" w14:textId="77777777" w:rsidTr="00A935B9">
        <w:trPr>
          <w:jc w:val="center"/>
        </w:trPr>
        <w:tc>
          <w:tcPr>
            <w:tcW w:w="1972" w:type="pct"/>
          </w:tcPr>
          <w:p w14:paraId="0C24E413" w14:textId="77777777" w:rsidR="009C4C8E" w:rsidRPr="00C73E1C" w:rsidRDefault="009C4C8E" w:rsidP="009C4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412" w:type="pct"/>
          </w:tcPr>
          <w:p w14:paraId="7E4E6C97" w14:textId="5E8E95B6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1A8C5D5" w14:textId="4849B14E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2402 (52.08)</w:t>
            </w:r>
          </w:p>
        </w:tc>
        <w:tc>
          <w:tcPr>
            <w:tcW w:w="521" w:type="pct"/>
          </w:tcPr>
          <w:p w14:paraId="62BA4249" w14:textId="034E0106" w:rsidR="009C4C8E" w:rsidRPr="00C73E1C" w:rsidRDefault="009C4C8E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31" w:type="pct"/>
          </w:tcPr>
          <w:p w14:paraId="1E8DD66B" w14:textId="1B5C9370" w:rsidR="009C4C8E" w:rsidRPr="00C73E1C" w:rsidRDefault="00A57654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 (1.10)</w:t>
            </w:r>
          </w:p>
        </w:tc>
        <w:tc>
          <w:tcPr>
            <w:tcW w:w="521" w:type="pct"/>
          </w:tcPr>
          <w:p w14:paraId="42678FED" w14:textId="789C9494" w:rsidR="009C4C8E" w:rsidRPr="00C73E1C" w:rsidRDefault="00B2399C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2849 (31.19)</w:t>
            </w:r>
          </w:p>
        </w:tc>
        <w:tc>
          <w:tcPr>
            <w:tcW w:w="521" w:type="pct"/>
          </w:tcPr>
          <w:p w14:paraId="1A0954C3" w14:textId="6483594E" w:rsidR="009C4C8E" w:rsidRPr="00C73E1C" w:rsidRDefault="00AD54B1" w:rsidP="009C4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1993 (39.44)</w:t>
            </w:r>
          </w:p>
        </w:tc>
      </w:tr>
      <w:tr w:rsidR="00A935B9" w:rsidRPr="00C73E1C" w14:paraId="2FD3161C" w14:textId="77777777" w:rsidTr="00A935B9">
        <w:trPr>
          <w:jc w:val="center"/>
        </w:trPr>
        <w:tc>
          <w:tcPr>
            <w:tcW w:w="1972" w:type="pct"/>
          </w:tcPr>
          <w:p w14:paraId="32FD61BC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412" w:type="pct"/>
          </w:tcPr>
          <w:p w14:paraId="3D9B4AA1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98ADA75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B776C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A513790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CD542C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22F30D" w14:textId="77777777" w:rsidR="009C4C8E" w:rsidRPr="00C73E1C" w:rsidRDefault="009C4C8E" w:rsidP="009C4C8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6FE6752" w14:textId="77777777" w:rsidTr="00A935B9">
        <w:trPr>
          <w:jc w:val="center"/>
        </w:trPr>
        <w:tc>
          <w:tcPr>
            <w:tcW w:w="1972" w:type="pct"/>
          </w:tcPr>
          <w:p w14:paraId="50040896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412" w:type="pct"/>
          </w:tcPr>
          <w:p w14:paraId="45CA4938" w14:textId="1F125D6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C67C44E" w14:textId="32A9DE3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3930 (87.51)</w:t>
            </w:r>
          </w:p>
        </w:tc>
        <w:tc>
          <w:tcPr>
            <w:tcW w:w="521" w:type="pct"/>
          </w:tcPr>
          <w:p w14:paraId="33E2D1CF" w14:textId="67D0BC2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3597 (53.40)</w:t>
            </w:r>
          </w:p>
        </w:tc>
        <w:tc>
          <w:tcPr>
            <w:tcW w:w="531" w:type="pct"/>
          </w:tcPr>
          <w:p w14:paraId="1F97B437" w14:textId="447323CD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19E9566F" w14:textId="6F6C06D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652 (9.61)</w:t>
            </w:r>
          </w:p>
        </w:tc>
        <w:tc>
          <w:tcPr>
            <w:tcW w:w="521" w:type="pct"/>
          </w:tcPr>
          <w:p w14:paraId="27A5997F" w14:textId="234AEC73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2060 (43.87)</w:t>
            </w:r>
          </w:p>
        </w:tc>
      </w:tr>
      <w:tr w:rsidR="00A935B9" w:rsidRPr="00C73E1C" w14:paraId="5788EBE7" w14:textId="77777777" w:rsidTr="00A935B9">
        <w:trPr>
          <w:jc w:val="center"/>
        </w:trPr>
        <w:tc>
          <w:tcPr>
            <w:tcW w:w="1972" w:type="pct"/>
          </w:tcPr>
          <w:p w14:paraId="38CE6186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412" w:type="pct"/>
          </w:tcPr>
          <w:p w14:paraId="60801603" w14:textId="1E97178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2CD9641B" w14:textId="3E1A6D3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516 (11.09)</w:t>
            </w:r>
          </w:p>
        </w:tc>
        <w:tc>
          <w:tcPr>
            <w:tcW w:w="521" w:type="pct"/>
          </w:tcPr>
          <w:p w14:paraId="2AE232AE" w14:textId="7A3A9F4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3424 (39.40)</w:t>
            </w:r>
          </w:p>
        </w:tc>
        <w:tc>
          <w:tcPr>
            <w:tcW w:w="531" w:type="pct"/>
          </w:tcPr>
          <w:p w14:paraId="42BF1301" w14:textId="170ECC5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2335 (97.51)</w:t>
            </w:r>
          </w:p>
        </w:tc>
        <w:tc>
          <w:tcPr>
            <w:tcW w:w="521" w:type="pct"/>
          </w:tcPr>
          <w:p w14:paraId="3748E661" w14:textId="1E4E6D0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7340 (88.93)</w:t>
            </w:r>
          </w:p>
        </w:tc>
        <w:tc>
          <w:tcPr>
            <w:tcW w:w="521" w:type="pct"/>
          </w:tcPr>
          <w:p w14:paraId="02BAE8FD" w14:textId="7A571F90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2716 (51.19)</w:t>
            </w:r>
          </w:p>
        </w:tc>
      </w:tr>
      <w:tr w:rsidR="00A935B9" w:rsidRPr="00C73E1C" w14:paraId="1A8E1785" w14:textId="77777777" w:rsidTr="00A935B9">
        <w:trPr>
          <w:jc w:val="center"/>
        </w:trPr>
        <w:tc>
          <w:tcPr>
            <w:tcW w:w="1972" w:type="pct"/>
          </w:tcPr>
          <w:p w14:paraId="3ACEED63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412" w:type="pct"/>
          </w:tcPr>
          <w:p w14:paraId="2F75D219" w14:textId="256E9CB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5609C878" w14:textId="6D9E7D3A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(1.40)</w:t>
            </w:r>
          </w:p>
        </w:tc>
        <w:tc>
          <w:tcPr>
            <w:tcW w:w="521" w:type="pct"/>
          </w:tcPr>
          <w:p w14:paraId="505C970F" w14:textId="3E35E16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688 (7.20)</w:t>
            </w:r>
          </w:p>
        </w:tc>
        <w:tc>
          <w:tcPr>
            <w:tcW w:w="531" w:type="pct"/>
          </w:tcPr>
          <w:p w14:paraId="0B1BF0C5" w14:textId="6DDC7ACD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 (2.49)</w:t>
            </w:r>
          </w:p>
        </w:tc>
        <w:tc>
          <w:tcPr>
            <w:tcW w:w="521" w:type="pct"/>
          </w:tcPr>
          <w:p w14:paraId="49F072A2" w14:textId="41B944A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193 (1.46)</w:t>
            </w:r>
          </w:p>
        </w:tc>
        <w:tc>
          <w:tcPr>
            <w:tcW w:w="521" w:type="pct"/>
          </w:tcPr>
          <w:p w14:paraId="286A8C1E" w14:textId="6286D7A9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365 (4.94)</w:t>
            </w:r>
          </w:p>
        </w:tc>
      </w:tr>
      <w:tr w:rsidR="00A935B9" w:rsidRPr="00C73E1C" w14:paraId="392B3201" w14:textId="77777777" w:rsidTr="00A935B9">
        <w:trPr>
          <w:jc w:val="center"/>
        </w:trPr>
        <w:tc>
          <w:tcPr>
            <w:tcW w:w="1972" w:type="pct"/>
          </w:tcPr>
          <w:p w14:paraId="5828FAC5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412" w:type="pct"/>
          </w:tcPr>
          <w:p w14:paraId="37292CE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ACBC36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ABD4E1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B69A67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24027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7F63F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4D3EB960" w14:textId="77777777" w:rsidTr="00A935B9">
        <w:trPr>
          <w:jc w:val="center"/>
        </w:trPr>
        <w:tc>
          <w:tcPr>
            <w:tcW w:w="1972" w:type="pct"/>
          </w:tcPr>
          <w:p w14:paraId="492A3571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73510B29" w14:textId="1F7DF57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07261F4E" w14:textId="71748272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1280 (35.09)</w:t>
            </w:r>
          </w:p>
        </w:tc>
        <w:tc>
          <w:tcPr>
            <w:tcW w:w="521" w:type="pct"/>
          </w:tcPr>
          <w:p w14:paraId="5C8BAD1B" w14:textId="2DBDA68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1165 (15.92)</w:t>
            </w:r>
          </w:p>
        </w:tc>
        <w:tc>
          <w:tcPr>
            <w:tcW w:w="531" w:type="pct"/>
          </w:tcPr>
          <w:p w14:paraId="757CC05E" w14:textId="6FE4876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253 (18.71)</w:t>
            </w:r>
          </w:p>
        </w:tc>
        <w:tc>
          <w:tcPr>
            <w:tcW w:w="521" w:type="pct"/>
          </w:tcPr>
          <w:p w14:paraId="4DECD500" w14:textId="709E5D77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2159 (24.34)</w:t>
            </w:r>
          </w:p>
        </w:tc>
        <w:tc>
          <w:tcPr>
            <w:tcW w:w="521" w:type="pct"/>
          </w:tcPr>
          <w:p w14:paraId="11B44EC6" w14:textId="2E85A392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1323 (32.63)</w:t>
            </w:r>
          </w:p>
        </w:tc>
      </w:tr>
      <w:tr w:rsidR="00A935B9" w:rsidRPr="00C73E1C" w14:paraId="13EB3EF4" w14:textId="77777777" w:rsidTr="00A935B9">
        <w:trPr>
          <w:jc w:val="center"/>
        </w:trPr>
        <w:tc>
          <w:tcPr>
            <w:tcW w:w="1972" w:type="pct"/>
          </w:tcPr>
          <w:p w14:paraId="7A5A8198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7D2AAFBB" w14:textId="3E3D99F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9A4A187" w14:textId="0B1E61F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3209 (64.91)</w:t>
            </w:r>
          </w:p>
        </w:tc>
        <w:tc>
          <w:tcPr>
            <w:tcW w:w="521" w:type="pct"/>
          </w:tcPr>
          <w:p w14:paraId="6BD596FA" w14:textId="5908DDE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6573 (84.08)</w:t>
            </w:r>
          </w:p>
        </w:tc>
        <w:tc>
          <w:tcPr>
            <w:tcW w:w="531" w:type="pct"/>
          </w:tcPr>
          <w:p w14:paraId="7C0DD3FA" w14:textId="77FBC65C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1760 (81.29)</w:t>
            </w:r>
          </w:p>
        </w:tc>
        <w:tc>
          <w:tcPr>
            <w:tcW w:w="521" w:type="pct"/>
          </w:tcPr>
          <w:p w14:paraId="398A1209" w14:textId="63CFCBF5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5747 (75.66)</w:t>
            </w:r>
          </w:p>
        </w:tc>
        <w:tc>
          <w:tcPr>
            <w:tcW w:w="521" w:type="pct"/>
          </w:tcPr>
          <w:p w14:paraId="00E2B29F" w14:textId="54B40662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3576 (67.37)</w:t>
            </w:r>
          </w:p>
        </w:tc>
      </w:tr>
      <w:tr w:rsidR="00A935B9" w:rsidRPr="00C73E1C" w14:paraId="7ADB8F0B" w14:textId="77777777" w:rsidTr="00A935B9">
        <w:trPr>
          <w:jc w:val="center"/>
        </w:trPr>
        <w:tc>
          <w:tcPr>
            <w:tcW w:w="1972" w:type="pct"/>
          </w:tcPr>
          <w:p w14:paraId="42DACB2B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412" w:type="pct"/>
          </w:tcPr>
          <w:p w14:paraId="5EB0FC42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6CA6B02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E780F4E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EF00C89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A1DBE83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022259CC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1D35F56" w14:textId="77777777" w:rsidTr="00A935B9">
        <w:trPr>
          <w:jc w:val="center"/>
        </w:trPr>
        <w:tc>
          <w:tcPr>
            <w:tcW w:w="1972" w:type="pct"/>
          </w:tcPr>
          <w:p w14:paraId="540B9215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412" w:type="pct"/>
          </w:tcPr>
          <w:p w14:paraId="5AF00E90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66B897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685B4A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727078BB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FD486C2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7429ECF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0C2E3F7" w14:textId="77777777" w:rsidTr="00A935B9">
        <w:trPr>
          <w:jc w:val="center"/>
        </w:trPr>
        <w:tc>
          <w:tcPr>
            <w:tcW w:w="1972" w:type="pct"/>
          </w:tcPr>
          <w:p w14:paraId="34FD5510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75B51316" w14:textId="5C47544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EAA2FC0" w14:textId="63C7A4B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930 (22.73)</w:t>
            </w:r>
          </w:p>
        </w:tc>
        <w:tc>
          <w:tcPr>
            <w:tcW w:w="521" w:type="pct"/>
          </w:tcPr>
          <w:p w14:paraId="21F69CDD" w14:textId="1EC8FF0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1343 (22.35)</w:t>
            </w:r>
          </w:p>
        </w:tc>
        <w:tc>
          <w:tcPr>
            <w:tcW w:w="531" w:type="pct"/>
          </w:tcPr>
          <w:p w14:paraId="0CEC8209" w14:textId="2FF4F07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1068 (46.52)</w:t>
            </w:r>
          </w:p>
        </w:tc>
        <w:tc>
          <w:tcPr>
            <w:tcW w:w="521" w:type="pct"/>
          </w:tcPr>
          <w:p w14:paraId="68454C23" w14:textId="46478BD4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2173 (30.12)</w:t>
            </w:r>
          </w:p>
        </w:tc>
        <w:tc>
          <w:tcPr>
            <w:tcW w:w="521" w:type="pct"/>
          </w:tcPr>
          <w:p w14:paraId="4586D5BF" w14:textId="1E2D0D28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2486 (45.29)</w:t>
            </w:r>
          </w:p>
        </w:tc>
      </w:tr>
      <w:tr w:rsidR="00A935B9" w:rsidRPr="00C73E1C" w14:paraId="740DA49E" w14:textId="77777777" w:rsidTr="00A935B9">
        <w:trPr>
          <w:jc w:val="center"/>
        </w:trPr>
        <w:tc>
          <w:tcPr>
            <w:tcW w:w="1972" w:type="pct"/>
          </w:tcPr>
          <w:p w14:paraId="2FB063EE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1CF67C34" w14:textId="3778AAD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7078918" w14:textId="623D17F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3609 (77.27)</w:t>
            </w:r>
          </w:p>
        </w:tc>
        <w:tc>
          <w:tcPr>
            <w:tcW w:w="521" w:type="pct"/>
          </w:tcPr>
          <w:p w14:paraId="37232C05" w14:textId="334D84D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6496 (77.65)</w:t>
            </w:r>
          </w:p>
        </w:tc>
        <w:tc>
          <w:tcPr>
            <w:tcW w:w="531" w:type="pct"/>
          </w:tcPr>
          <w:p w14:paraId="5B5C8E89" w14:textId="60F711B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1416 (46.52)</w:t>
            </w:r>
          </w:p>
        </w:tc>
        <w:tc>
          <w:tcPr>
            <w:tcW w:w="521" w:type="pct"/>
          </w:tcPr>
          <w:p w14:paraId="08D50BFE" w14:textId="086A531F" w:rsidR="00B2399C" w:rsidRPr="00C73E1C" w:rsidRDefault="009B7B1D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6012 (69.88)</w:t>
            </w:r>
          </w:p>
        </w:tc>
        <w:tc>
          <w:tcPr>
            <w:tcW w:w="521" w:type="pct"/>
          </w:tcPr>
          <w:p w14:paraId="7039CA2A" w14:textId="0422FDFA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2655 (54.71)</w:t>
            </w:r>
          </w:p>
        </w:tc>
      </w:tr>
      <w:tr w:rsidR="00A935B9" w:rsidRPr="00C73E1C" w14:paraId="1858EC92" w14:textId="77777777" w:rsidTr="00A935B9">
        <w:trPr>
          <w:jc w:val="center"/>
        </w:trPr>
        <w:tc>
          <w:tcPr>
            <w:tcW w:w="1972" w:type="pct"/>
          </w:tcPr>
          <w:p w14:paraId="4A7128E0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412" w:type="pct"/>
          </w:tcPr>
          <w:p w14:paraId="7239ED5E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5420BE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D78DA96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06683DB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7DD60D1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2D8203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0916855" w14:textId="77777777" w:rsidTr="00A935B9">
        <w:trPr>
          <w:jc w:val="center"/>
        </w:trPr>
        <w:tc>
          <w:tcPr>
            <w:tcW w:w="1972" w:type="pct"/>
          </w:tcPr>
          <w:p w14:paraId="267869EB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74841DC8" w14:textId="2B3FCB4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0B777174" w14:textId="00BC81B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2551 (55.91)</w:t>
            </w:r>
          </w:p>
        </w:tc>
        <w:tc>
          <w:tcPr>
            <w:tcW w:w="521" w:type="pct"/>
          </w:tcPr>
          <w:p w14:paraId="004822EC" w14:textId="4F8B2E4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4838 (62.52)</w:t>
            </w:r>
          </w:p>
        </w:tc>
        <w:tc>
          <w:tcPr>
            <w:tcW w:w="531" w:type="pct"/>
          </w:tcPr>
          <w:p w14:paraId="6A70588D" w14:textId="5BA773C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1777 (86.25)</w:t>
            </w:r>
          </w:p>
        </w:tc>
        <w:tc>
          <w:tcPr>
            <w:tcW w:w="521" w:type="pct"/>
          </w:tcPr>
          <w:p w14:paraId="7302087D" w14:textId="04FAA8AB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6382 (81.64)</w:t>
            </w:r>
          </w:p>
        </w:tc>
        <w:tc>
          <w:tcPr>
            <w:tcW w:w="521" w:type="pct"/>
          </w:tcPr>
          <w:p w14:paraId="300CA7E2" w14:textId="655FE67A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4233 (80.59)</w:t>
            </w:r>
          </w:p>
        </w:tc>
      </w:tr>
      <w:tr w:rsidR="00A935B9" w:rsidRPr="00C73E1C" w14:paraId="4A0877BE" w14:textId="77777777" w:rsidTr="00A935B9">
        <w:trPr>
          <w:jc w:val="center"/>
        </w:trPr>
        <w:tc>
          <w:tcPr>
            <w:tcW w:w="1972" w:type="pct"/>
          </w:tcPr>
          <w:p w14:paraId="155C7FEA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18A3F160" w14:textId="496671A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46FC0A5" w14:textId="0D6EFE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1988 (44.09)</w:t>
            </w:r>
          </w:p>
        </w:tc>
        <w:tc>
          <w:tcPr>
            <w:tcW w:w="521" w:type="pct"/>
          </w:tcPr>
          <w:p w14:paraId="2E3E72CD" w14:textId="0C29EE0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3001 (37.48)</w:t>
            </w:r>
          </w:p>
        </w:tc>
        <w:tc>
          <w:tcPr>
            <w:tcW w:w="531" w:type="pct"/>
          </w:tcPr>
          <w:p w14:paraId="2CC6FBCA" w14:textId="2245506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707 (13.75)</w:t>
            </w:r>
          </w:p>
        </w:tc>
        <w:tc>
          <w:tcPr>
            <w:tcW w:w="521" w:type="pct"/>
          </w:tcPr>
          <w:p w14:paraId="68B63BA3" w14:textId="436729F1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1803 (18.36)</w:t>
            </w:r>
          </w:p>
        </w:tc>
        <w:tc>
          <w:tcPr>
            <w:tcW w:w="521" w:type="pct"/>
          </w:tcPr>
          <w:p w14:paraId="321AD274" w14:textId="20A9A6A4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908 (19.41)</w:t>
            </w:r>
          </w:p>
        </w:tc>
      </w:tr>
      <w:tr w:rsidR="00A935B9" w:rsidRPr="00C73E1C" w14:paraId="12C341B2" w14:textId="77777777" w:rsidTr="00A935B9">
        <w:trPr>
          <w:jc w:val="center"/>
        </w:trPr>
        <w:tc>
          <w:tcPr>
            <w:tcW w:w="1972" w:type="pct"/>
          </w:tcPr>
          <w:p w14:paraId="41E6986D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412" w:type="pct"/>
          </w:tcPr>
          <w:p w14:paraId="467276B9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416AF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8B1D581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958AA2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984706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8D9489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03A4155E" w14:textId="77777777" w:rsidTr="00A935B9">
        <w:trPr>
          <w:jc w:val="center"/>
        </w:trPr>
        <w:tc>
          <w:tcPr>
            <w:tcW w:w="1972" w:type="pct"/>
          </w:tcPr>
          <w:p w14:paraId="67BC05E8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333B709F" w14:textId="7A2408F5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0A5C475A" w14:textId="1812DD82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2573 (55.80)</w:t>
            </w:r>
          </w:p>
        </w:tc>
        <w:tc>
          <w:tcPr>
            <w:tcW w:w="521" w:type="pct"/>
          </w:tcPr>
          <w:p w14:paraId="1129F508" w14:textId="5D47895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5967 (72.81)</w:t>
            </w:r>
          </w:p>
        </w:tc>
        <w:tc>
          <w:tcPr>
            <w:tcW w:w="531" w:type="pct"/>
          </w:tcPr>
          <w:p w14:paraId="11A9E344" w14:textId="312661F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1048 (42.66)</w:t>
            </w:r>
          </w:p>
        </w:tc>
        <w:tc>
          <w:tcPr>
            <w:tcW w:w="521" w:type="pct"/>
          </w:tcPr>
          <w:p w14:paraId="3D805363" w14:textId="5C0B24CD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5107 (62.07)</w:t>
            </w:r>
          </w:p>
        </w:tc>
        <w:tc>
          <w:tcPr>
            <w:tcW w:w="521" w:type="pct"/>
          </w:tcPr>
          <w:p w14:paraId="7F0BD2D4" w14:textId="088BE41A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4305 (84.01)</w:t>
            </w:r>
          </w:p>
        </w:tc>
      </w:tr>
      <w:tr w:rsidR="00A935B9" w:rsidRPr="00C73E1C" w14:paraId="52138B12" w14:textId="77777777" w:rsidTr="00A935B9">
        <w:trPr>
          <w:jc w:val="center"/>
        </w:trPr>
        <w:tc>
          <w:tcPr>
            <w:tcW w:w="1972" w:type="pct"/>
          </w:tcPr>
          <w:p w14:paraId="48D45E7C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1639A2C0" w14:textId="53789CA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C256236" w14:textId="420A529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1966 (44.20)</w:t>
            </w:r>
          </w:p>
        </w:tc>
        <w:tc>
          <w:tcPr>
            <w:tcW w:w="521" w:type="pct"/>
          </w:tcPr>
          <w:p w14:paraId="01358FE2" w14:textId="33B404E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1872 (27.19)</w:t>
            </w:r>
          </w:p>
        </w:tc>
        <w:tc>
          <w:tcPr>
            <w:tcW w:w="531" w:type="pct"/>
          </w:tcPr>
          <w:p w14:paraId="7EDD718B" w14:textId="3B34149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1436 (57.34)</w:t>
            </w:r>
          </w:p>
        </w:tc>
        <w:tc>
          <w:tcPr>
            <w:tcW w:w="521" w:type="pct"/>
          </w:tcPr>
          <w:p w14:paraId="1059D44A" w14:textId="7C27AB20" w:rsidR="00B2399C" w:rsidRPr="00C73E1C" w:rsidRDefault="00DC62B9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3078 (37.93)</w:t>
            </w:r>
          </w:p>
        </w:tc>
        <w:tc>
          <w:tcPr>
            <w:tcW w:w="521" w:type="pct"/>
          </w:tcPr>
          <w:p w14:paraId="6131E463" w14:textId="1EC15490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836 (15.99)</w:t>
            </w:r>
          </w:p>
        </w:tc>
      </w:tr>
      <w:tr w:rsidR="00A935B9" w:rsidRPr="00C73E1C" w14:paraId="035796D6" w14:textId="77777777" w:rsidTr="00A935B9">
        <w:trPr>
          <w:jc w:val="center"/>
        </w:trPr>
        <w:tc>
          <w:tcPr>
            <w:tcW w:w="1972" w:type="pct"/>
          </w:tcPr>
          <w:p w14:paraId="52CB1AF6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412" w:type="pct"/>
          </w:tcPr>
          <w:p w14:paraId="54D63F02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3C224B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FC66A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0FB9CA5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B5165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12714D8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CEF0B77" w14:textId="77777777" w:rsidTr="00A935B9">
        <w:trPr>
          <w:jc w:val="center"/>
        </w:trPr>
        <w:tc>
          <w:tcPr>
            <w:tcW w:w="1972" w:type="pct"/>
          </w:tcPr>
          <w:p w14:paraId="524246AA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539DC711" w14:textId="551ECA6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6EAB2D0" w14:textId="45152266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 (5.71)</w:t>
            </w:r>
          </w:p>
        </w:tc>
        <w:tc>
          <w:tcPr>
            <w:tcW w:w="521" w:type="pct"/>
          </w:tcPr>
          <w:p w14:paraId="54DAB505" w14:textId="76EE62A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 (2.79)</w:t>
            </w:r>
          </w:p>
        </w:tc>
        <w:tc>
          <w:tcPr>
            <w:tcW w:w="531" w:type="pct"/>
          </w:tcPr>
          <w:p w14:paraId="655F6A63" w14:textId="5004345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 (13.86)</w:t>
            </w:r>
          </w:p>
        </w:tc>
        <w:tc>
          <w:tcPr>
            <w:tcW w:w="521" w:type="pct"/>
          </w:tcPr>
          <w:p w14:paraId="1881558C" w14:textId="36834D2C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 (5.47)</w:t>
            </w:r>
          </w:p>
        </w:tc>
        <w:tc>
          <w:tcPr>
            <w:tcW w:w="521" w:type="pct"/>
          </w:tcPr>
          <w:p w14:paraId="34BB9FD2" w14:textId="0616D668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 (7.43)</w:t>
            </w:r>
          </w:p>
        </w:tc>
      </w:tr>
      <w:tr w:rsidR="00A935B9" w:rsidRPr="00C73E1C" w14:paraId="71827A67" w14:textId="77777777" w:rsidTr="00A935B9">
        <w:trPr>
          <w:jc w:val="center"/>
        </w:trPr>
        <w:tc>
          <w:tcPr>
            <w:tcW w:w="1972" w:type="pct"/>
          </w:tcPr>
          <w:p w14:paraId="19979559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674924E3" w14:textId="19477E1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C190316" w14:textId="4AE46389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4395 (94.29)</w:t>
            </w:r>
          </w:p>
        </w:tc>
        <w:tc>
          <w:tcPr>
            <w:tcW w:w="521" w:type="pct"/>
          </w:tcPr>
          <w:p w14:paraId="66984F09" w14:textId="1878595E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7696 (97.21)</w:t>
            </w:r>
          </w:p>
        </w:tc>
        <w:tc>
          <w:tcPr>
            <w:tcW w:w="531" w:type="pct"/>
          </w:tcPr>
          <w:p w14:paraId="7C1D09C5" w14:textId="06899D4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2325 (86.14)</w:t>
            </w:r>
          </w:p>
        </w:tc>
        <w:tc>
          <w:tcPr>
            <w:tcW w:w="521" w:type="pct"/>
          </w:tcPr>
          <w:p w14:paraId="010CD44A" w14:textId="7C4D8C56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7768 (94.53)</w:t>
            </w:r>
          </w:p>
        </w:tc>
        <w:tc>
          <w:tcPr>
            <w:tcW w:w="521" w:type="pct"/>
          </w:tcPr>
          <w:p w14:paraId="6438C8F6" w14:textId="5E8A4B4F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4908 (92.57)</w:t>
            </w:r>
          </w:p>
        </w:tc>
      </w:tr>
      <w:tr w:rsidR="00A935B9" w:rsidRPr="00C73E1C" w14:paraId="259EE003" w14:textId="77777777" w:rsidTr="00A935B9">
        <w:trPr>
          <w:jc w:val="center"/>
        </w:trPr>
        <w:tc>
          <w:tcPr>
            <w:tcW w:w="1972" w:type="pct"/>
          </w:tcPr>
          <w:p w14:paraId="359EC272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412" w:type="pct"/>
          </w:tcPr>
          <w:p w14:paraId="2696612A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1A4240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46C81B7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1B93C0D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4167D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A3A320C" w14:textId="77777777" w:rsidR="00B2399C" w:rsidRPr="00C73E1C" w:rsidRDefault="00B2399C" w:rsidP="00B2399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0028930" w14:textId="77777777" w:rsidTr="00A935B9">
        <w:trPr>
          <w:jc w:val="center"/>
        </w:trPr>
        <w:tc>
          <w:tcPr>
            <w:tcW w:w="1972" w:type="pct"/>
          </w:tcPr>
          <w:p w14:paraId="5B048B0F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12" w:type="pct"/>
          </w:tcPr>
          <w:p w14:paraId="5857B296" w14:textId="66BC82A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76B132A" w14:textId="59A8B9C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289 (10.43)</w:t>
            </w:r>
          </w:p>
        </w:tc>
        <w:tc>
          <w:tcPr>
            <w:tcW w:w="521" w:type="pct"/>
          </w:tcPr>
          <w:p w14:paraId="21CAF09A" w14:textId="50CA94DB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771 (11.54)</w:t>
            </w:r>
          </w:p>
        </w:tc>
        <w:tc>
          <w:tcPr>
            <w:tcW w:w="531" w:type="pct"/>
          </w:tcPr>
          <w:p w14:paraId="017CFC38" w14:textId="0D99A3C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229 (13.57)</w:t>
            </w:r>
          </w:p>
        </w:tc>
        <w:tc>
          <w:tcPr>
            <w:tcW w:w="521" w:type="pct"/>
          </w:tcPr>
          <w:p w14:paraId="32E4B3A1" w14:textId="25FBAD3E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(7.14)</w:t>
            </w:r>
          </w:p>
        </w:tc>
        <w:tc>
          <w:tcPr>
            <w:tcW w:w="521" w:type="pct"/>
          </w:tcPr>
          <w:p w14:paraId="0ACC05AE" w14:textId="122E0F90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662 (16.60)</w:t>
            </w:r>
          </w:p>
        </w:tc>
      </w:tr>
      <w:tr w:rsidR="00A935B9" w:rsidRPr="00C73E1C" w14:paraId="57CF212D" w14:textId="77777777" w:rsidTr="00A935B9">
        <w:trPr>
          <w:jc w:val="center"/>
        </w:trPr>
        <w:tc>
          <w:tcPr>
            <w:tcW w:w="1972" w:type="pct"/>
          </w:tcPr>
          <w:p w14:paraId="0C55D5A3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53F18C41" w14:textId="68EC519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749E82BC" w14:textId="1ECB199C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4250 (89.57)</w:t>
            </w:r>
          </w:p>
        </w:tc>
        <w:tc>
          <w:tcPr>
            <w:tcW w:w="521" w:type="pct"/>
          </w:tcPr>
          <w:p w14:paraId="000A606F" w14:textId="7BF0534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7068 (88.46)</w:t>
            </w:r>
          </w:p>
        </w:tc>
        <w:tc>
          <w:tcPr>
            <w:tcW w:w="531" w:type="pct"/>
          </w:tcPr>
          <w:p w14:paraId="292238CC" w14:textId="3CEB75A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2255 (86.43)</w:t>
            </w:r>
          </w:p>
        </w:tc>
        <w:tc>
          <w:tcPr>
            <w:tcW w:w="521" w:type="pct"/>
          </w:tcPr>
          <w:p w14:paraId="20E9C5FA" w14:textId="77A65C00" w:rsidR="00B2399C" w:rsidRPr="00C73E1C" w:rsidRDefault="0064776A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7633 (92.86)</w:t>
            </w:r>
          </w:p>
        </w:tc>
        <w:tc>
          <w:tcPr>
            <w:tcW w:w="521" w:type="pct"/>
          </w:tcPr>
          <w:p w14:paraId="435CBD18" w14:textId="717ED0B8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4479 (83.40)</w:t>
            </w:r>
          </w:p>
        </w:tc>
      </w:tr>
      <w:tr w:rsidR="00A935B9" w:rsidRPr="00C73E1C" w14:paraId="6F7A1FA8" w14:textId="77777777" w:rsidTr="00A935B9">
        <w:trPr>
          <w:jc w:val="center"/>
        </w:trPr>
        <w:tc>
          <w:tcPr>
            <w:tcW w:w="1972" w:type="pct"/>
          </w:tcPr>
          <w:p w14:paraId="4038A4EC" w14:textId="77777777" w:rsidR="00B2399C" w:rsidRPr="00C73E1C" w:rsidRDefault="00B2399C" w:rsidP="00B2399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412" w:type="pct"/>
          </w:tcPr>
          <w:p w14:paraId="581BC8F3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CF8FC9A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6FF701F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007D1661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9D034CB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3863A5F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05D373BB" w14:textId="77777777" w:rsidTr="00A935B9">
        <w:trPr>
          <w:jc w:val="center"/>
        </w:trPr>
        <w:tc>
          <w:tcPr>
            <w:tcW w:w="1972" w:type="pct"/>
          </w:tcPr>
          <w:p w14:paraId="3B1D655F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12" w:type="pct"/>
          </w:tcPr>
          <w:p w14:paraId="71C6B25E" w14:textId="4D04399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6EB5BD93" w14:textId="2D99945A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4150 (94.03)</w:t>
            </w:r>
          </w:p>
        </w:tc>
        <w:tc>
          <w:tcPr>
            <w:tcW w:w="521" w:type="pct"/>
          </w:tcPr>
          <w:p w14:paraId="4D36B34D" w14:textId="465716B0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513 (6.00)</w:t>
            </w:r>
          </w:p>
        </w:tc>
        <w:tc>
          <w:tcPr>
            <w:tcW w:w="531" w:type="pct"/>
          </w:tcPr>
          <w:p w14:paraId="46897766" w14:textId="74B7B481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 (0.96)</w:t>
            </w:r>
          </w:p>
        </w:tc>
        <w:tc>
          <w:tcPr>
            <w:tcW w:w="521" w:type="pct"/>
          </w:tcPr>
          <w:p w14:paraId="22B66982" w14:textId="19818EF6" w:rsidR="00B2399C" w:rsidRPr="00C73E1C" w:rsidRDefault="00705B6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552 (5.69)</w:t>
            </w:r>
          </w:p>
        </w:tc>
        <w:tc>
          <w:tcPr>
            <w:tcW w:w="521" w:type="pct"/>
          </w:tcPr>
          <w:p w14:paraId="4AFA77D1" w14:textId="1716314B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301 (4.63)</w:t>
            </w:r>
          </w:p>
        </w:tc>
      </w:tr>
      <w:tr w:rsidR="00A935B9" w:rsidRPr="00C73E1C" w14:paraId="5C3AFFBC" w14:textId="77777777" w:rsidTr="00A935B9">
        <w:trPr>
          <w:jc w:val="center"/>
        </w:trPr>
        <w:tc>
          <w:tcPr>
            <w:tcW w:w="1972" w:type="pct"/>
          </w:tcPr>
          <w:p w14:paraId="1C0B8881" w14:textId="77777777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12" w:type="pct"/>
          </w:tcPr>
          <w:p w14:paraId="01807FDA" w14:textId="36236214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1" w:type="pct"/>
          </w:tcPr>
          <w:p w14:paraId="39B59082" w14:textId="0DA5C703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328 (5.97)</w:t>
            </w:r>
          </w:p>
        </w:tc>
        <w:tc>
          <w:tcPr>
            <w:tcW w:w="521" w:type="pct"/>
          </w:tcPr>
          <w:p w14:paraId="05759B8E" w14:textId="57975BB8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7235 (94.00)</w:t>
            </w:r>
          </w:p>
        </w:tc>
        <w:tc>
          <w:tcPr>
            <w:tcW w:w="531" w:type="pct"/>
          </w:tcPr>
          <w:p w14:paraId="0BDD4ABD" w14:textId="57E720BF" w:rsidR="00B2399C" w:rsidRPr="00C73E1C" w:rsidRDefault="00B2399C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2364 (99.04)</w:t>
            </w:r>
          </w:p>
        </w:tc>
        <w:tc>
          <w:tcPr>
            <w:tcW w:w="521" w:type="pct"/>
          </w:tcPr>
          <w:p w14:paraId="4388F852" w14:textId="26529DB5" w:rsidR="00B2399C" w:rsidRPr="00C73E1C" w:rsidRDefault="00705B6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7461 (94.31)</w:t>
            </w:r>
          </w:p>
        </w:tc>
        <w:tc>
          <w:tcPr>
            <w:tcW w:w="521" w:type="pct"/>
          </w:tcPr>
          <w:p w14:paraId="78AB3C73" w14:textId="597A11A3" w:rsidR="00B2399C" w:rsidRPr="00C73E1C" w:rsidRDefault="00AD54B1" w:rsidP="00B23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4774 (95.37)</w:t>
            </w:r>
          </w:p>
        </w:tc>
      </w:tr>
    </w:tbl>
    <w:p w14:paraId="5E71C828" w14:textId="77777777" w:rsidR="007F57AF" w:rsidRPr="00C73E1C" w:rsidRDefault="007F57AF" w:rsidP="007F57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FC1A9" w14:textId="77777777" w:rsidR="00FC25A7" w:rsidRDefault="00FC25A7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75429A6" w14:textId="77777777" w:rsidR="00FC25A7" w:rsidRDefault="00FC25A7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8BB26DB" w14:textId="77777777" w:rsidR="00CE5AF1" w:rsidRDefault="00CE5AF1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br w:type="page"/>
      </w:r>
    </w:p>
    <w:p w14:paraId="3B7F3546" w14:textId="2528DFF8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7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r w:rsidR="008740E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and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Hypertension status in Southeast Asian adults</w:t>
      </w:r>
    </w:p>
    <w:tbl>
      <w:tblPr>
        <w:tblStyle w:val="TableGrid"/>
        <w:tblW w:w="5077" w:type="pct"/>
        <w:jc w:val="center"/>
        <w:tblLayout w:type="fixed"/>
        <w:tblLook w:val="04A0" w:firstRow="1" w:lastRow="0" w:firstColumn="1" w:lastColumn="0" w:noHBand="0" w:noVBand="1"/>
      </w:tblPr>
      <w:tblGrid>
        <w:gridCol w:w="4155"/>
        <w:gridCol w:w="1191"/>
        <w:gridCol w:w="903"/>
        <w:gridCol w:w="1006"/>
        <w:gridCol w:w="903"/>
        <w:gridCol w:w="966"/>
        <w:gridCol w:w="903"/>
        <w:gridCol w:w="966"/>
        <w:gridCol w:w="903"/>
        <w:gridCol w:w="966"/>
        <w:gridCol w:w="903"/>
        <w:gridCol w:w="966"/>
        <w:gridCol w:w="894"/>
      </w:tblGrid>
      <w:tr w:rsidR="00E47E9F" w:rsidRPr="00C73E1C" w14:paraId="7C537A9F" w14:textId="77777777" w:rsidTr="008740EC">
        <w:trPr>
          <w:jc w:val="center"/>
        </w:trPr>
        <w:tc>
          <w:tcPr>
            <w:tcW w:w="1330" w:type="pct"/>
          </w:tcPr>
          <w:p w14:paraId="1A2B8FA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3670" w:type="pct"/>
            <w:gridSpan w:val="12"/>
          </w:tcPr>
          <w:p w14:paraId="1432CF9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pressure (Hypertension), weighted n (%)</w:t>
            </w:r>
          </w:p>
        </w:tc>
      </w:tr>
      <w:tr w:rsidR="00E47E9F" w:rsidRPr="00C73E1C" w14:paraId="1A116154" w14:textId="77777777" w:rsidTr="00617019">
        <w:trPr>
          <w:jc w:val="center"/>
        </w:trPr>
        <w:tc>
          <w:tcPr>
            <w:tcW w:w="1330" w:type="pct"/>
          </w:tcPr>
          <w:p w14:paraId="299415A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70" w:type="pct"/>
            <w:gridSpan w:val="2"/>
          </w:tcPr>
          <w:p w14:paraId="310EA2A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19836A84" w14:textId="22F31A5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6D40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6D408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420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11" w:type="pct"/>
            <w:gridSpan w:val="2"/>
          </w:tcPr>
          <w:p w14:paraId="619A0F1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E42981C" w14:textId="75CB0369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r w:rsidR="0074750B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r w:rsidR="0074750B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1376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0BD25C71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20310EAE" w14:textId="5461FFD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60411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= </w:t>
            </w:r>
            <w:r w:rsidR="00A5774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2488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50CE276" w14:textId="30264EC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2A5873A7" w14:textId="66A3462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60411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6311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698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E599CA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6EDB2AA6" w14:textId="4471D112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CE5AF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E945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1834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5" w:type="pct"/>
            <w:gridSpan w:val="2"/>
          </w:tcPr>
          <w:p w14:paraId="690011C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42B7A3BD" w14:textId="70C36076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CE5AF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98195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1542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C73E1C" w:rsidRPr="00C73E1C" w14:paraId="0EC13C0B" w14:textId="77777777" w:rsidTr="00617019">
        <w:trPr>
          <w:jc w:val="center"/>
        </w:trPr>
        <w:tc>
          <w:tcPr>
            <w:tcW w:w="1330" w:type="pct"/>
          </w:tcPr>
          <w:p w14:paraId="27CF9AE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1" w:type="pct"/>
          </w:tcPr>
          <w:p w14:paraId="62772D8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11B173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22" w:type="pct"/>
          </w:tcPr>
          <w:p w14:paraId="5756A47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31F17E3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1883FB4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A4B40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53E84F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249C064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266852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220F3EA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DE34E7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5445A46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C73E1C" w:rsidRPr="00C73E1C" w14:paraId="66167ABA" w14:textId="77777777" w:rsidTr="00617019">
        <w:trPr>
          <w:jc w:val="center"/>
        </w:trPr>
        <w:tc>
          <w:tcPr>
            <w:tcW w:w="1330" w:type="pct"/>
          </w:tcPr>
          <w:p w14:paraId="26293B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381" w:type="pct"/>
          </w:tcPr>
          <w:p w14:paraId="16CB3F63" w14:textId="12588508" w:rsidR="00E47E9F" w:rsidRPr="006B325A" w:rsidRDefault="00E47E9F" w:rsidP="00C73E1C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289" w:type="pct"/>
          </w:tcPr>
          <w:p w14:paraId="0E4B6E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ED6B9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E91DF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41C7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F820D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498B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F6943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4F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17E9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757E4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E0BF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9DB41FE" w14:textId="77777777" w:rsidTr="00617019">
        <w:trPr>
          <w:jc w:val="center"/>
        </w:trPr>
        <w:tc>
          <w:tcPr>
            <w:tcW w:w="1330" w:type="pct"/>
          </w:tcPr>
          <w:p w14:paraId="076F28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381" w:type="pct"/>
          </w:tcPr>
          <w:p w14:paraId="4E6DFAC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C3A1B0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C2ABB2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E5972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882A5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7225B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C103D7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612C4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0C9D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40FF1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2AE0F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A8B37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6408D00" w14:textId="77777777" w:rsidTr="00617019">
        <w:trPr>
          <w:jc w:val="center"/>
        </w:trPr>
        <w:tc>
          <w:tcPr>
            <w:tcW w:w="1330" w:type="pct"/>
          </w:tcPr>
          <w:p w14:paraId="7B7F99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381" w:type="pct"/>
          </w:tcPr>
          <w:p w14:paraId="6943949D" w14:textId="7E929E86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7.95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0A948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0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322" w:type="pct"/>
          </w:tcPr>
          <w:p w14:paraId="59453A01" w14:textId="628CEF39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9.06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CF1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79DD3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89 (10.13)</w:t>
            </w:r>
          </w:p>
        </w:tc>
        <w:tc>
          <w:tcPr>
            <w:tcW w:w="289" w:type="pct"/>
          </w:tcPr>
          <w:p w14:paraId="5CCE9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DD2F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</w:t>
            </w:r>
            <w:r w:rsidRPr="008740EC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46.26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0EFEB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0.393</w:t>
            </w:r>
          </w:p>
        </w:tc>
        <w:tc>
          <w:tcPr>
            <w:tcW w:w="309" w:type="pct"/>
          </w:tcPr>
          <w:p w14:paraId="2F182790" w14:textId="60E1B9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60787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0787C">
              <w:rPr>
                <w:rFonts w:ascii="Times New Roman" w:hAnsi="Times New Roman" w:cs="Times New Roman"/>
                <w:sz w:val="24"/>
                <w:szCs w:val="24"/>
              </w:rPr>
              <w:t>8.84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CB28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7C1C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(15.74)</w:t>
            </w:r>
          </w:p>
        </w:tc>
        <w:tc>
          <w:tcPr>
            <w:tcW w:w="286" w:type="pct"/>
          </w:tcPr>
          <w:p w14:paraId="5EFC75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4D888929" w14:textId="77777777" w:rsidTr="00617019">
        <w:trPr>
          <w:jc w:val="center"/>
        </w:trPr>
        <w:tc>
          <w:tcPr>
            <w:tcW w:w="1330" w:type="pct"/>
          </w:tcPr>
          <w:p w14:paraId="456DE3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381" w:type="pct"/>
          </w:tcPr>
          <w:p w14:paraId="23C58520" w14:textId="2CC62A21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8.15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90E5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BF8243" w14:textId="5D840506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19.75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F506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FBC5C4" w14:textId="1CFE6F4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(23.6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4DED7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4108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(31.47)</w:t>
            </w:r>
          </w:p>
        </w:tc>
        <w:tc>
          <w:tcPr>
            <w:tcW w:w="289" w:type="pct"/>
          </w:tcPr>
          <w:p w14:paraId="384C1E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29756B" w14:textId="680014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="0060787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(19.26)</w:t>
            </w:r>
          </w:p>
        </w:tc>
        <w:tc>
          <w:tcPr>
            <w:tcW w:w="289" w:type="pct"/>
          </w:tcPr>
          <w:p w14:paraId="608A7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B6489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496 (26.64)</w:t>
            </w:r>
          </w:p>
        </w:tc>
        <w:tc>
          <w:tcPr>
            <w:tcW w:w="286" w:type="pct"/>
          </w:tcPr>
          <w:p w14:paraId="1AEE92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6B9CE68" w14:textId="77777777" w:rsidTr="00617019">
        <w:trPr>
          <w:jc w:val="center"/>
        </w:trPr>
        <w:tc>
          <w:tcPr>
            <w:tcW w:w="1330" w:type="pct"/>
          </w:tcPr>
          <w:p w14:paraId="0A02C0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381" w:type="pct"/>
          </w:tcPr>
          <w:p w14:paraId="26A5FA46" w14:textId="1A27C8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(47.</w:t>
            </w:r>
            <w:r w:rsidR="0026060F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7F11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E115F5" w14:textId="20BD3A1D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37.34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1441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1082E3" w14:textId="2853EB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129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(38.6</w:t>
            </w:r>
            <w:r w:rsidR="00E949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7A1F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0E8D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196 (38.73)</w:t>
            </w:r>
          </w:p>
        </w:tc>
        <w:tc>
          <w:tcPr>
            <w:tcW w:w="289" w:type="pct"/>
          </w:tcPr>
          <w:p w14:paraId="7869A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8FC82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716 (29.73)</w:t>
            </w:r>
          </w:p>
        </w:tc>
        <w:tc>
          <w:tcPr>
            <w:tcW w:w="289" w:type="pct"/>
          </w:tcPr>
          <w:p w14:paraId="6BFD8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7F7BF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554 (40.83)</w:t>
            </w:r>
          </w:p>
        </w:tc>
        <w:tc>
          <w:tcPr>
            <w:tcW w:w="286" w:type="pct"/>
          </w:tcPr>
          <w:p w14:paraId="766DA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E137BB3" w14:textId="77777777" w:rsidTr="00617019">
        <w:trPr>
          <w:jc w:val="center"/>
        </w:trPr>
        <w:tc>
          <w:tcPr>
            <w:tcW w:w="1330" w:type="pct"/>
          </w:tcPr>
          <w:p w14:paraId="01306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381" w:type="pct"/>
          </w:tcPr>
          <w:p w14:paraId="394F785C" w14:textId="454E6890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8C925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7A63C80" w14:textId="7865A62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73C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r w:rsidR="00873CFF">
              <w:rPr>
                <w:rFonts w:ascii="Times New Roman" w:hAnsi="Times New Roman" w:cs="Times New Roman"/>
                <w:sz w:val="24"/>
                <w:szCs w:val="24"/>
              </w:rPr>
              <w:t>0.63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6BBB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11E9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386 (45.66)</w:t>
            </w:r>
          </w:p>
        </w:tc>
        <w:tc>
          <w:tcPr>
            <w:tcW w:w="289" w:type="pct"/>
          </w:tcPr>
          <w:p w14:paraId="213A3D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266E6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(38.37)</w:t>
            </w:r>
          </w:p>
        </w:tc>
        <w:tc>
          <w:tcPr>
            <w:tcW w:w="289" w:type="pct"/>
          </w:tcPr>
          <w:p w14:paraId="50B89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1F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233 (37.66)</w:t>
            </w:r>
          </w:p>
        </w:tc>
        <w:tc>
          <w:tcPr>
            <w:tcW w:w="289" w:type="pct"/>
          </w:tcPr>
          <w:p w14:paraId="079302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C98F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325 (44.56)</w:t>
            </w:r>
          </w:p>
        </w:tc>
        <w:tc>
          <w:tcPr>
            <w:tcW w:w="286" w:type="pct"/>
          </w:tcPr>
          <w:p w14:paraId="289A2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1C3DEEC" w14:textId="77777777" w:rsidTr="00617019">
        <w:trPr>
          <w:jc w:val="center"/>
        </w:trPr>
        <w:tc>
          <w:tcPr>
            <w:tcW w:w="1330" w:type="pct"/>
          </w:tcPr>
          <w:p w14:paraId="0C7D46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381" w:type="pct"/>
          </w:tcPr>
          <w:p w14:paraId="3D06EA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52B1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86A2D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C52DC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EC8D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AF734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8AB8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BFA7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E790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4B421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876D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F79E1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1A1FFF" w14:textId="77777777" w:rsidTr="00617019">
        <w:trPr>
          <w:jc w:val="center"/>
        </w:trPr>
        <w:tc>
          <w:tcPr>
            <w:tcW w:w="1330" w:type="pct"/>
          </w:tcPr>
          <w:p w14:paraId="124BC8D2" w14:textId="6EA43D2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7632F0">
              <w:rPr>
                <w:rFonts w:ascii="Times New Roman" w:hAnsi="Times New Roman" w:cs="Times New Roman"/>
                <w:sz w:val="24"/>
                <w:szCs w:val="24"/>
              </w:rPr>
              <w:t>ale</w:t>
            </w:r>
          </w:p>
        </w:tc>
        <w:tc>
          <w:tcPr>
            <w:tcW w:w="381" w:type="pct"/>
          </w:tcPr>
          <w:p w14:paraId="0063E5E7" w14:textId="548C6F2C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777895" w14:textId="2A91BAD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2" w:type="pct"/>
          </w:tcPr>
          <w:p w14:paraId="69599F4E" w14:textId="0E6FDA16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4958">
              <w:rPr>
                <w:rFonts w:ascii="Times New Roman" w:hAnsi="Times New Roman" w:cs="Times New Roman"/>
                <w:sz w:val="24"/>
                <w:szCs w:val="24"/>
              </w:rPr>
              <w:t>23.30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E415DDE" w14:textId="740E40C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14958">
              <w:rPr>
                <w:rFonts w:ascii="Times New Roman" w:hAnsi="Times New Roman" w:cs="Times New Roman"/>
                <w:sz w:val="24"/>
                <w:szCs w:val="24"/>
              </w:rPr>
              <w:t>506</w:t>
            </w:r>
          </w:p>
        </w:tc>
        <w:tc>
          <w:tcPr>
            <w:tcW w:w="309" w:type="pct"/>
          </w:tcPr>
          <w:p w14:paraId="1CBAD43C" w14:textId="10235DF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6CB952" w14:textId="37D79C0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309" w:type="pct"/>
          </w:tcPr>
          <w:p w14:paraId="540E4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(45.80)</w:t>
            </w:r>
          </w:p>
        </w:tc>
        <w:tc>
          <w:tcPr>
            <w:tcW w:w="289" w:type="pct"/>
          </w:tcPr>
          <w:p w14:paraId="4317E4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6B660EC" w14:textId="0A79D26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 w:rsidR="00ED74E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r w:rsidR="00ED74E0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DB0E4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6454B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731 (33.42)</w:t>
            </w:r>
          </w:p>
        </w:tc>
        <w:tc>
          <w:tcPr>
            <w:tcW w:w="286" w:type="pct"/>
          </w:tcPr>
          <w:p w14:paraId="4B782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CDB8E95" w14:textId="77777777" w:rsidTr="00617019">
        <w:trPr>
          <w:jc w:val="center"/>
        </w:trPr>
        <w:tc>
          <w:tcPr>
            <w:tcW w:w="1330" w:type="pct"/>
          </w:tcPr>
          <w:p w14:paraId="144A4E89" w14:textId="7E8A2B35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381" w:type="pct"/>
          </w:tcPr>
          <w:p w14:paraId="01B38988" w14:textId="7F9DC01B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5.69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AFDC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8B97F99" w14:textId="60DC09D5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4958">
              <w:rPr>
                <w:rFonts w:ascii="Times New Roman" w:hAnsi="Times New Roman" w:cs="Times New Roman"/>
                <w:sz w:val="24"/>
                <w:szCs w:val="24"/>
              </w:rPr>
              <w:t>24.27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611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7A0D6C" w14:textId="7472278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  <w:r w:rsidR="00F14FA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(28.74)</w:t>
            </w:r>
          </w:p>
        </w:tc>
        <w:tc>
          <w:tcPr>
            <w:tcW w:w="289" w:type="pct"/>
          </w:tcPr>
          <w:p w14:paraId="2461C1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5482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(28.03)</w:t>
            </w:r>
          </w:p>
        </w:tc>
        <w:tc>
          <w:tcPr>
            <w:tcW w:w="289" w:type="pct"/>
          </w:tcPr>
          <w:p w14:paraId="4BD7A5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AFB5C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1101 (23.40)</w:t>
            </w:r>
          </w:p>
        </w:tc>
        <w:tc>
          <w:tcPr>
            <w:tcW w:w="289" w:type="pct"/>
          </w:tcPr>
          <w:p w14:paraId="0812AA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1A7D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811 (20.66)</w:t>
            </w:r>
          </w:p>
        </w:tc>
        <w:tc>
          <w:tcPr>
            <w:tcW w:w="286" w:type="pct"/>
          </w:tcPr>
          <w:p w14:paraId="46476A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5581B03" w14:textId="77777777" w:rsidTr="00617019">
        <w:trPr>
          <w:jc w:val="center"/>
        </w:trPr>
        <w:tc>
          <w:tcPr>
            <w:tcW w:w="1330" w:type="pct"/>
          </w:tcPr>
          <w:p w14:paraId="4DF9AB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381" w:type="pct"/>
          </w:tcPr>
          <w:p w14:paraId="7E47F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A125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32B8E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90BBD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28349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A4E1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61F1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16843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EF9B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1BC4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A5F4A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B95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17019" w:rsidRPr="00C73E1C" w14:paraId="1A9D9D89" w14:textId="77777777" w:rsidTr="00617019">
        <w:trPr>
          <w:jc w:val="center"/>
        </w:trPr>
        <w:tc>
          <w:tcPr>
            <w:tcW w:w="1330" w:type="pct"/>
          </w:tcPr>
          <w:p w14:paraId="001138B5" w14:textId="5A62C573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381" w:type="pct"/>
          </w:tcPr>
          <w:p w14:paraId="2FB91979" w14:textId="4A1C8DD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3.22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1306C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53F712BF" w14:textId="2BFD0B79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5.45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97144F" w14:textId="25ADDB7A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66F2FC4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422 (34.67)</w:t>
            </w:r>
          </w:p>
        </w:tc>
        <w:tc>
          <w:tcPr>
            <w:tcW w:w="289" w:type="pct"/>
          </w:tcPr>
          <w:p w14:paraId="12C4367D" w14:textId="19C9ABD8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  <w:r w:rsidR="00112F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" w:type="pct"/>
          </w:tcPr>
          <w:p w14:paraId="0C6B09F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(49.66)</w:t>
            </w:r>
          </w:p>
        </w:tc>
        <w:tc>
          <w:tcPr>
            <w:tcW w:w="289" w:type="pct"/>
          </w:tcPr>
          <w:p w14:paraId="016A172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E08205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587 (23.38)</w:t>
            </w:r>
          </w:p>
        </w:tc>
        <w:tc>
          <w:tcPr>
            <w:tcW w:w="289" w:type="pct"/>
          </w:tcPr>
          <w:p w14:paraId="78CE9C20" w14:textId="68D22CBF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" w:type="pct"/>
          </w:tcPr>
          <w:p w14:paraId="2948651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(25.89)</w:t>
            </w:r>
          </w:p>
        </w:tc>
        <w:tc>
          <w:tcPr>
            <w:tcW w:w="286" w:type="pct"/>
          </w:tcPr>
          <w:p w14:paraId="595B321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</w:tr>
      <w:tr w:rsidR="00617019" w:rsidRPr="00C73E1C" w14:paraId="40DF126A" w14:textId="77777777" w:rsidTr="00617019">
        <w:trPr>
          <w:jc w:val="center"/>
        </w:trPr>
        <w:tc>
          <w:tcPr>
            <w:tcW w:w="1330" w:type="pct"/>
          </w:tcPr>
          <w:p w14:paraId="2BB149F1" w14:textId="620B8CD4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381" w:type="pct"/>
          </w:tcPr>
          <w:p w14:paraId="4B6E6CBB" w14:textId="0F49B4FA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4E150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C89983D" w14:textId="24025A4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B23A6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AB23A6">
              <w:rPr>
                <w:rFonts w:ascii="Times New Roman" w:hAnsi="Times New Roman" w:cs="Times New Roman"/>
                <w:sz w:val="24"/>
                <w:szCs w:val="24"/>
              </w:rPr>
              <w:t>0.48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24F2D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C44437" w14:textId="1FDB0B9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</w:t>
            </w:r>
            <w:r w:rsidR="00112F7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112F73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A79EE2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2B18DB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251 (43.71)</w:t>
            </w:r>
          </w:p>
        </w:tc>
        <w:tc>
          <w:tcPr>
            <w:tcW w:w="289" w:type="pct"/>
          </w:tcPr>
          <w:p w14:paraId="109710A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67C392" w14:textId="03A1303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C6822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37B919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450 (29.49)</w:t>
            </w:r>
          </w:p>
        </w:tc>
        <w:tc>
          <w:tcPr>
            <w:tcW w:w="286" w:type="pct"/>
          </w:tcPr>
          <w:p w14:paraId="368C567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3EE932CB" w14:textId="77777777" w:rsidTr="00617019">
        <w:trPr>
          <w:jc w:val="center"/>
        </w:trPr>
        <w:tc>
          <w:tcPr>
            <w:tcW w:w="1330" w:type="pct"/>
          </w:tcPr>
          <w:p w14:paraId="48D242E6" w14:textId="403AF28F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1" w:type="pct"/>
          </w:tcPr>
          <w:p w14:paraId="455D5BF4" w14:textId="107C48A4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9.43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9D76C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8E2BA04" w14:textId="6C1C6F88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417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25.93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06D96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CE6BB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443 (28.69)</w:t>
            </w:r>
          </w:p>
        </w:tc>
        <w:tc>
          <w:tcPr>
            <w:tcW w:w="289" w:type="pct"/>
          </w:tcPr>
          <w:p w14:paraId="7C06AFD4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94573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(22.35)</w:t>
            </w:r>
          </w:p>
        </w:tc>
        <w:tc>
          <w:tcPr>
            <w:tcW w:w="289" w:type="pct"/>
          </w:tcPr>
          <w:p w14:paraId="00E3CFDA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A98801" w14:textId="19EF94D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(20.53)</w:t>
            </w:r>
          </w:p>
        </w:tc>
        <w:tc>
          <w:tcPr>
            <w:tcW w:w="289" w:type="pct"/>
          </w:tcPr>
          <w:p w14:paraId="08D375D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35C987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(18.62)</w:t>
            </w:r>
          </w:p>
        </w:tc>
        <w:tc>
          <w:tcPr>
            <w:tcW w:w="286" w:type="pct"/>
          </w:tcPr>
          <w:p w14:paraId="0252D60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79DD397B" w14:textId="77777777" w:rsidTr="00617019">
        <w:trPr>
          <w:jc w:val="center"/>
        </w:trPr>
        <w:tc>
          <w:tcPr>
            <w:tcW w:w="1330" w:type="pct"/>
          </w:tcPr>
          <w:p w14:paraId="134E5956" w14:textId="172DCD41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381" w:type="pct"/>
          </w:tcPr>
          <w:p w14:paraId="3FC5FC94" w14:textId="416B369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26CE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2A4B5D">
              <w:rPr>
                <w:rFonts w:ascii="Times New Roman" w:hAnsi="Times New Roman" w:cs="Times New Roman"/>
                <w:sz w:val="24"/>
                <w:szCs w:val="24"/>
              </w:rPr>
              <w:t>4.55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77866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6C89BD" w14:textId="6432C076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633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3ED13D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E11F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131 (19.76)</w:t>
            </w:r>
          </w:p>
        </w:tc>
        <w:tc>
          <w:tcPr>
            <w:tcW w:w="289" w:type="pct"/>
          </w:tcPr>
          <w:p w14:paraId="51A31C4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9816FF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 (13.36)</w:t>
            </w:r>
          </w:p>
        </w:tc>
        <w:tc>
          <w:tcPr>
            <w:tcW w:w="289" w:type="pct"/>
          </w:tcPr>
          <w:p w14:paraId="75B1473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053BBB" w14:textId="66747AF6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9521A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CD1446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3B257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(23.57)</w:t>
            </w:r>
          </w:p>
        </w:tc>
        <w:tc>
          <w:tcPr>
            <w:tcW w:w="286" w:type="pct"/>
          </w:tcPr>
          <w:p w14:paraId="4F187F6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DAA999F" w14:textId="77777777" w:rsidTr="00617019">
        <w:trPr>
          <w:jc w:val="center"/>
        </w:trPr>
        <w:tc>
          <w:tcPr>
            <w:tcW w:w="1330" w:type="pct"/>
          </w:tcPr>
          <w:p w14:paraId="36F32F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381" w:type="pct"/>
          </w:tcPr>
          <w:p w14:paraId="2A6F39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7F5E4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F3DF0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632CF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63DF94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29093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F84C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3B168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8011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07C31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D340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5FAE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EEB407" w14:textId="77777777" w:rsidTr="00617019">
        <w:trPr>
          <w:jc w:val="center"/>
        </w:trPr>
        <w:tc>
          <w:tcPr>
            <w:tcW w:w="1330" w:type="pct"/>
          </w:tcPr>
          <w:p w14:paraId="34D419F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381" w:type="pct"/>
          </w:tcPr>
          <w:p w14:paraId="47F5E5B6" w14:textId="536C61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0.32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F7A590C" w14:textId="7FD4D4B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2" w:type="pct"/>
          </w:tcPr>
          <w:p w14:paraId="53B70A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022AA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CF10E49" w14:textId="7C7ABC9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89446E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(29.1</w:t>
            </w:r>
            <w:r w:rsidR="0089446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BDD5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BB70D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568 (31.87)</w:t>
            </w:r>
          </w:p>
        </w:tc>
        <w:tc>
          <w:tcPr>
            <w:tcW w:w="289" w:type="pct"/>
          </w:tcPr>
          <w:p w14:paraId="78961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</w:tc>
        <w:tc>
          <w:tcPr>
            <w:tcW w:w="309" w:type="pct"/>
          </w:tcPr>
          <w:p w14:paraId="30116033" w14:textId="65D8307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163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458AC" w14:textId="31C966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781</w:t>
            </w:r>
          </w:p>
        </w:tc>
        <w:tc>
          <w:tcPr>
            <w:tcW w:w="309" w:type="pct"/>
          </w:tcPr>
          <w:p w14:paraId="2CEA97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1375 (27.81)</w:t>
            </w:r>
          </w:p>
        </w:tc>
        <w:tc>
          <w:tcPr>
            <w:tcW w:w="286" w:type="pct"/>
          </w:tcPr>
          <w:p w14:paraId="3EC89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</w:tc>
      </w:tr>
      <w:tr w:rsidR="00C73E1C" w:rsidRPr="00C73E1C" w14:paraId="481831A4" w14:textId="77777777" w:rsidTr="00617019">
        <w:trPr>
          <w:jc w:val="center"/>
        </w:trPr>
        <w:tc>
          <w:tcPr>
            <w:tcW w:w="1330" w:type="pct"/>
          </w:tcPr>
          <w:p w14:paraId="507D3B6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381" w:type="pct"/>
          </w:tcPr>
          <w:p w14:paraId="6F5C7D23" w14:textId="48AEE3A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AF3A7E">
              <w:rPr>
                <w:rFonts w:ascii="Times New Roman" w:hAnsi="Times New Roman" w:cs="Times New Roman"/>
                <w:sz w:val="24"/>
                <w:szCs w:val="24"/>
              </w:rPr>
              <w:t>4.32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3993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DE397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F2614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F7EE56" w14:textId="78608E0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89446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(23.90)</w:t>
            </w:r>
          </w:p>
        </w:tc>
        <w:tc>
          <w:tcPr>
            <w:tcW w:w="289" w:type="pct"/>
          </w:tcPr>
          <w:p w14:paraId="6C7F1D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38D44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(53.34)</w:t>
            </w:r>
          </w:p>
        </w:tc>
        <w:tc>
          <w:tcPr>
            <w:tcW w:w="289" w:type="pct"/>
          </w:tcPr>
          <w:p w14:paraId="3D7DF7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BB779" w14:textId="664F5C7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67C61">
              <w:rPr>
                <w:rFonts w:ascii="Times New Roman" w:hAnsi="Times New Roman" w:cs="Times New Roman"/>
                <w:sz w:val="24"/>
                <w:szCs w:val="24"/>
              </w:rPr>
              <w:t>19.89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F0A6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C2968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(20.45)</w:t>
            </w:r>
          </w:p>
        </w:tc>
        <w:tc>
          <w:tcPr>
            <w:tcW w:w="286" w:type="pct"/>
          </w:tcPr>
          <w:p w14:paraId="0B89FF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B42CAFE" w14:textId="77777777" w:rsidTr="00617019">
        <w:trPr>
          <w:jc w:val="center"/>
        </w:trPr>
        <w:tc>
          <w:tcPr>
            <w:tcW w:w="1330" w:type="pct"/>
          </w:tcPr>
          <w:p w14:paraId="633539E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381" w:type="pct"/>
          </w:tcPr>
          <w:p w14:paraId="0BFACD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FA884A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EF5C6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C429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77C9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826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6742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57781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4A1CB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0C62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C328C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4885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E3E29B8" w14:textId="77777777" w:rsidTr="00617019">
        <w:trPr>
          <w:jc w:val="center"/>
        </w:trPr>
        <w:tc>
          <w:tcPr>
            <w:tcW w:w="1330" w:type="pct"/>
          </w:tcPr>
          <w:p w14:paraId="0C723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381" w:type="pct"/>
          </w:tcPr>
          <w:p w14:paraId="14890C9F" w14:textId="4162563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B5DF1D" w14:textId="749354A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22" w:type="pct"/>
          </w:tcPr>
          <w:p w14:paraId="243D53F2" w14:textId="0D38BEFB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20.83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CA40C8" w14:textId="55035A2E" w:rsidR="00E47E9F" w:rsidRPr="00C73E1C" w:rsidRDefault="00FB720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6D2418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(22.64)</w:t>
            </w:r>
          </w:p>
        </w:tc>
        <w:tc>
          <w:tcPr>
            <w:tcW w:w="289" w:type="pct"/>
          </w:tcPr>
          <w:p w14:paraId="1CD21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  <w:tc>
          <w:tcPr>
            <w:tcW w:w="309" w:type="pct"/>
          </w:tcPr>
          <w:p w14:paraId="431DC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(38.22)</w:t>
            </w:r>
          </w:p>
        </w:tc>
        <w:tc>
          <w:tcPr>
            <w:tcW w:w="289" w:type="pct"/>
          </w:tcPr>
          <w:p w14:paraId="677380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51D7DA3" w14:textId="4072CD6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="006A27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69C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0009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(29.88)</w:t>
            </w:r>
          </w:p>
        </w:tc>
        <w:tc>
          <w:tcPr>
            <w:tcW w:w="286" w:type="pct"/>
          </w:tcPr>
          <w:p w14:paraId="112046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5787C45F" w14:textId="77777777" w:rsidTr="00617019">
        <w:trPr>
          <w:jc w:val="center"/>
        </w:trPr>
        <w:tc>
          <w:tcPr>
            <w:tcW w:w="1330" w:type="pct"/>
          </w:tcPr>
          <w:p w14:paraId="51D343AC" w14:textId="0F3FAE6F" w:rsidR="00E47E9F" w:rsidRPr="00C73E1C" w:rsidRDefault="00741B25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Homemaker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/Other voluntary work</w:t>
            </w:r>
          </w:p>
        </w:tc>
        <w:tc>
          <w:tcPr>
            <w:tcW w:w="381" w:type="pct"/>
          </w:tcPr>
          <w:p w14:paraId="30D7F06E" w14:textId="1FBB94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B97C42">
              <w:rPr>
                <w:rFonts w:ascii="Times New Roman" w:hAnsi="Times New Roman" w:cs="Times New Roman"/>
                <w:sz w:val="24"/>
                <w:szCs w:val="24"/>
              </w:rPr>
              <w:t>2.69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2F88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259CF61A" w14:textId="08552FA9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27.02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9A15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3A3883" w14:textId="1A94676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96D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08791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431 (46.96)</w:t>
            </w:r>
          </w:p>
        </w:tc>
        <w:tc>
          <w:tcPr>
            <w:tcW w:w="289" w:type="pct"/>
          </w:tcPr>
          <w:p w14:paraId="7BD7EF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603C23A" w14:textId="7A7652E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6A27F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93EE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CD268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1267 (28.34)</w:t>
            </w:r>
          </w:p>
        </w:tc>
        <w:tc>
          <w:tcPr>
            <w:tcW w:w="286" w:type="pct"/>
          </w:tcPr>
          <w:p w14:paraId="2EF3BC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A32905C" w14:textId="77777777" w:rsidTr="00617019">
        <w:trPr>
          <w:jc w:val="center"/>
        </w:trPr>
        <w:tc>
          <w:tcPr>
            <w:tcW w:w="1330" w:type="pct"/>
          </w:tcPr>
          <w:p w14:paraId="0E8554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81" w:type="pct"/>
          </w:tcPr>
          <w:p w14:paraId="2BFABF6D" w14:textId="30DC84F2" w:rsidR="00E47E9F" w:rsidRPr="00C73E1C" w:rsidRDefault="00B97C4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4.05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8E8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11909EB" w14:textId="6C1DB3D6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0.75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9E6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0DC1F39" w14:textId="05BA6E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(33.0</w:t>
            </w:r>
            <w:r w:rsidR="003619C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7A67F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635D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 (11.89)</w:t>
            </w:r>
          </w:p>
        </w:tc>
        <w:tc>
          <w:tcPr>
            <w:tcW w:w="289" w:type="pct"/>
          </w:tcPr>
          <w:p w14:paraId="4406AE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7263A3" w14:textId="5C24704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(25.4</w:t>
            </w:r>
            <w:r w:rsidR="00CB586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2654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BC7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(16.30)</w:t>
            </w:r>
          </w:p>
        </w:tc>
        <w:tc>
          <w:tcPr>
            <w:tcW w:w="286" w:type="pct"/>
          </w:tcPr>
          <w:p w14:paraId="041D11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002A41" w14:textId="77777777" w:rsidTr="00617019">
        <w:trPr>
          <w:jc w:val="center"/>
        </w:trPr>
        <w:tc>
          <w:tcPr>
            <w:tcW w:w="1330" w:type="pct"/>
          </w:tcPr>
          <w:p w14:paraId="30D9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381" w:type="pct"/>
          </w:tcPr>
          <w:p w14:paraId="11CA7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F45A6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E09D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AD0E6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353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74076E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538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AF830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6B60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85649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14472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9E16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D2714" w14:textId="77777777" w:rsidTr="00617019">
        <w:trPr>
          <w:jc w:val="center"/>
        </w:trPr>
        <w:tc>
          <w:tcPr>
            <w:tcW w:w="1330" w:type="pct"/>
          </w:tcPr>
          <w:p w14:paraId="5C61ED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381" w:type="pct"/>
          </w:tcPr>
          <w:p w14:paraId="33DCA6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EBD3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C26DA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A09A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15DD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49709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7703D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7F8D9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0BDBE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44DF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F3FF4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39453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3803434" w14:textId="77777777" w:rsidTr="00617019">
        <w:trPr>
          <w:jc w:val="center"/>
        </w:trPr>
        <w:tc>
          <w:tcPr>
            <w:tcW w:w="1330" w:type="pct"/>
          </w:tcPr>
          <w:p w14:paraId="06E0E1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381" w:type="pct"/>
          </w:tcPr>
          <w:p w14:paraId="7C38BD29" w14:textId="678359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A1EB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6A7A73">
              <w:rPr>
                <w:rFonts w:ascii="Times New Roman" w:hAnsi="Times New Roman" w:cs="Times New Roman"/>
                <w:sz w:val="24"/>
                <w:szCs w:val="24"/>
              </w:rPr>
              <w:t>5.25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BDD089" w14:textId="350CBFF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E5688">
              <w:rPr>
                <w:rFonts w:ascii="Times New Roman" w:hAnsi="Times New Roman" w:cs="Times New Roman"/>
                <w:sz w:val="24"/>
                <w:szCs w:val="24"/>
              </w:rPr>
              <w:t>198</w:t>
            </w:r>
          </w:p>
        </w:tc>
        <w:tc>
          <w:tcPr>
            <w:tcW w:w="322" w:type="pct"/>
          </w:tcPr>
          <w:p w14:paraId="37F5D297" w14:textId="18886ECB" w:rsidR="00E47E9F" w:rsidRPr="00C73E1C" w:rsidRDefault="00AF4F1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23.41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9CB4E2" w14:textId="450F1C7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C6B53">
              <w:rPr>
                <w:rFonts w:ascii="Times New Roman" w:hAnsi="Times New Roman" w:cs="Times New Roman"/>
                <w:sz w:val="24"/>
                <w:szCs w:val="24"/>
              </w:rPr>
              <w:t>834</w:t>
            </w:r>
          </w:p>
        </w:tc>
        <w:tc>
          <w:tcPr>
            <w:tcW w:w="309" w:type="pct"/>
          </w:tcPr>
          <w:p w14:paraId="52D42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489 (27.05)</w:t>
            </w:r>
          </w:p>
        </w:tc>
        <w:tc>
          <w:tcPr>
            <w:tcW w:w="289" w:type="pct"/>
          </w:tcPr>
          <w:p w14:paraId="30E71FC7" w14:textId="6FC4D0D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</w:t>
            </w:r>
            <w:r w:rsidR="002D586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9" w:type="pct"/>
          </w:tcPr>
          <w:p w14:paraId="2DBAE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(36.46)</w:t>
            </w:r>
          </w:p>
        </w:tc>
        <w:tc>
          <w:tcPr>
            <w:tcW w:w="289" w:type="pct"/>
          </w:tcPr>
          <w:p w14:paraId="76696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309" w:type="pct"/>
          </w:tcPr>
          <w:p w14:paraId="44EFF0BD" w14:textId="6C8C6B0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(12.19)</w:t>
            </w:r>
          </w:p>
        </w:tc>
        <w:tc>
          <w:tcPr>
            <w:tcW w:w="289" w:type="pct"/>
          </w:tcPr>
          <w:p w14:paraId="43F354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8F9FA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369 (34.55)</w:t>
            </w:r>
          </w:p>
        </w:tc>
        <w:tc>
          <w:tcPr>
            <w:tcW w:w="286" w:type="pct"/>
          </w:tcPr>
          <w:p w14:paraId="58FE01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601C1B1" w14:textId="77777777" w:rsidTr="00617019">
        <w:trPr>
          <w:jc w:val="center"/>
        </w:trPr>
        <w:tc>
          <w:tcPr>
            <w:tcW w:w="1330" w:type="pct"/>
          </w:tcPr>
          <w:p w14:paraId="085F7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381" w:type="pct"/>
          </w:tcPr>
          <w:p w14:paraId="51725D9C" w14:textId="31C5EB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A1EBF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6A7A73">
              <w:rPr>
                <w:rFonts w:ascii="Times New Roman" w:hAnsi="Times New Roman" w:cs="Times New Roman"/>
                <w:sz w:val="24"/>
                <w:szCs w:val="24"/>
              </w:rPr>
              <w:t>8.78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B7E0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BD55037" w14:textId="35E344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F4F1B">
              <w:rPr>
                <w:rFonts w:ascii="Times New Roman" w:hAnsi="Times New Roman" w:cs="Times New Roman"/>
                <w:sz w:val="24"/>
                <w:szCs w:val="24"/>
              </w:rPr>
              <w:t>224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F4F1B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  <w:r w:rsidR="001C6B53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72FE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A43BD6" w14:textId="30E0A4D8" w:rsidR="00E47E9F" w:rsidRPr="00C73E1C" w:rsidRDefault="002D58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982E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436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500 (42.80)</w:t>
            </w:r>
          </w:p>
        </w:tc>
        <w:tc>
          <w:tcPr>
            <w:tcW w:w="289" w:type="pct"/>
          </w:tcPr>
          <w:p w14:paraId="675048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0AD1B1" w14:textId="4578EDD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01B37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E15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1173 (24.84)</w:t>
            </w:r>
          </w:p>
        </w:tc>
        <w:tc>
          <w:tcPr>
            <w:tcW w:w="286" w:type="pct"/>
          </w:tcPr>
          <w:p w14:paraId="003616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A8C126" w14:textId="77777777" w:rsidTr="00617019">
        <w:trPr>
          <w:jc w:val="center"/>
        </w:trPr>
        <w:tc>
          <w:tcPr>
            <w:tcW w:w="1330" w:type="pct"/>
          </w:tcPr>
          <w:p w14:paraId="7C706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381" w:type="pct"/>
          </w:tcPr>
          <w:p w14:paraId="005007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20A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2FCA70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45CF4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2841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C6799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724D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0BC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04107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9C9F0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326C1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0C744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02DDD5" w14:textId="77777777" w:rsidTr="00617019">
        <w:trPr>
          <w:jc w:val="center"/>
        </w:trPr>
        <w:tc>
          <w:tcPr>
            <w:tcW w:w="1330" w:type="pct"/>
          </w:tcPr>
          <w:p w14:paraId="2006C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3EE167B5" w14:textId="27C912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8.58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545BF9" w14:textId="67D17A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322" w:type="pct"/>
          </w:tcPr>
          <w:p w14:paraId="07595BC4" w14:textId="022760B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2450C">
              <w:rPr>
                <w:rFonts w:ascii="Times New Roman" w:hAnsi="Times New Roman" w:cs="Times New Roman"/>
                <w:sz w:val="24"/>
                <w:szCs w:val="24"/>
              </w:rPr>
              <w:t>316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2450C">
              <w:rPr>
                <w:rFonts w:ascii="Times New Roman" w:hAnsi="Times New Roman" w:cs="Times New Roman"/>
                <w:sz w:val="24"/>
                <w:szCs w:val="24"/>
              </w:rPr>
              <w:t>23.82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222ECC" w14:textId="3BB501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2450C">
              <w:rPr>
                <w:rFonts w:ascii="Times New Roman" w:hAnsi="Times New Roman" w:cs="Times New Roman"/>
                <w:sz w:val="24"/>
                <w:szCs w:val="24"/>
              </w:rPr>
              <w:t>517</w:t>
            </w:r>
          </w:p>
        </w:tc>
        <w:tc>
          <w:tcPr>
            <w:tcW w:w="309" w:type="pct"/>
          </w:tcPr>
          <w:p w14:paraId="5C69EB40" w14:textId="7868C7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184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7.47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72D75B" w14:textId="66BC2B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09" w:type="pct"/>
          </w:tcPr>
          <w:p w14:paraId="5EBCA7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558 (41.48)</w:t>
            </w:r>
          </w:p>
        </w:tc>
        <w:tc>
          <w:tcPr>
            <w:tcW w:w="289" w:type="pct"/>
          </w:tcPr>
          <w:p w14:paraId="067209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</w:tc>
        <w:tc>
          <w:tcPr>
            <w:tcW w:w="309" w:type="pct"/>
          </w:tcPr>
          <w:p w14:paraId="5FDCA7B7" w14:textId="024F56A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.03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1B0D45" w14:textId="38BCBA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309" w:type="pct"/>
          </w:tcPr>
          <w:p w14:paraId="3BD8D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1102 (25.73)</w:t>
            </w:r>
          </w:p>
        </w:tc>
        <w:tc>
          <w:tcPr>
            <w:tcW w:w="286" w:type="pct"/>
          </w:tcPr>
          <w:p w14:paraId="08EBD9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0.199</w:t>
            </w:r>
          </w:p>
        </w:tc>
      </w:tr>
      <w:tr w:rsidR="00C73E1C" w:rsidRPr="00C73E1C" w14:paraId="50DE2E09" w14:textId="77777777" w:rsidTr="00617019">
        <w:trPr>
          <w:jc w:val="center"/>
        </w:trPr>
        <w:tc>
          <w:tcPr>
            <w:tcW w:w="1330" w:type="pct"/>
          </w:tcPr>
          <w:p w14:paraId="18051D4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17411206" w14:textId="22CF69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r w:rsidR="00C05B71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65D32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753B74" w14:textId="247B6CFE" w:rsidR="00E47E9F" w:rsidRPr="00C73E1C" w:rsidRDefault="0062450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2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1.36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C768B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5C70C" w14:textId="162615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B16DD5">
              <w:rPr>
                <w:rFonts w:ascii="Times New Roman" w:hAnsi="Times New Roman" w:cs="Times New Roman"/>
                <w:sz w:val="24"/>
                <w:szCs w:val="24"/>
              </w:rPr>
              <w:t>9.14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41CA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0C6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(22.21)</w:t>
            </w:r>
          </w:p>
        </w:tc>
        <w:tc>
          <w:tcPr>
            <w:tcW w:w="289" w:type="pct"/>
          </w:tcPr>
          <w:p w14:paraId="27A06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031194" w14:textId="6BFCF14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(19.8</w:t>
            </w:r>
            <w:r w:rsidR="00AC681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3C62A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47A2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361 (28.74)</w:t>
            </w:r>
          </w:p>
        </w:tc>
        <w:tc>
          <w:tcPr>
            <w:tcW w:w="286" w:type="pct"/>
          </w:tcPr>
          <w:p w14:paraId="6B26F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17FD202" w14:textId="77777777" w:rsidTr="00617019">
        <w:trPr>
          <w:jc w:val="center"/>
        </w:trPr>
        <w:tc>
          <w:tcPr>
            <w:tcW w:w="1330" w:type="pct"/>
          </w:tcPr>
          <w:p w14:paraId="7698FF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381" w:type="pct"/>
          </w:tcPr>
          <w:p w14:paraId="668682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4BAF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F9E24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0FABB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FA50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6F468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5767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4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2A88D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75930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F774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7F23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9FE8A67" w14:textId="77777777" w:rsidTr="00617019">
        <w:trPr>
          <w:jc w:val="center"/>
        </w:trPr>
        <w:tc>
          <w:tcPr>
            <w:tcW w:w="1330" w:type="pct"/>
          </w:tcPr>
          <w:p w14:paraId="7FA891C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00ECA30F" w14:textId="1F6F14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8.54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38395D" w14:textId="036182F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322" w:type="pct"/>
          </w:tcPr>
          <w:p w14:paraId="34FD6021" w14:textId="17B67CF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370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23.79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5DB1EE" w14:textId="4EE574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597</w:t>
            </w:r>
          </w:p>
        </w:tc>
        <w:tc>
          <w:tcPr>
            <w:tcW w:w="309" w:type="pct"/>
          </w:tcPr>
          <w:p w14:paraId="607FFB25" w14:textId="723B207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246</w:t>
            </w:r>
            <w:r w:rsidR="00B95A7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(28.0</w:t>
            </w:r>
            <w:r w:rsidR="00B95A7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8D2B075" w14:textId="6158D22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B95A7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9" w:type="pct"/>
          </w:tcPr>
          <w:p w14:paraId="35C82F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673 (35.31)</w:t>
            </w:r>
          </w:p>
        </w:tc>
        <w:tc>
          <w:tcPr>
            <w:tcW w:w="289" w:type="pct"/>
          </w:tcPr>
          <w:p w14:paraId="5BC7A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</w:tc>
        <w:tc>
          <w:tcPr>
            <w:tcW w:w="309" w:type="pct"/>
          </w:tcPr>
          <w:p w14:paraId="15902D40" w14:textId="783E644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183</w:t>
            </w:r>
            <w:r w:rsidR="006E04B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r w:rsidR="006E04B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24A838" w14:textId="0C9994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6E04BF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  <w:tc>
          <w:tcPr>
            <w:tcW w:w="309" w:type="pct"/>
          </w:tcPr>
          <w:p w14:paraId="34566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1527 (26.53)</w:t>
            </w:r>
          </w:p>
        </w:tc>
        <w:tc>
          <w:tcPr>
            <w:tcW w:w="286" w:type="pct"/>
          </w:tcPr>
          <w:p w14:paraId="70C03D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0.396</w:t>
            </w:r>
          </w:p>
        </w:tc>
      </w:tr>
      <w:tr w:rsidR="00C73E1C" w:rsidRPr="00C73E1C" w14:paraId="034E09FB" w14:textId="77777777" w:rsidTr="00617019">
        <w:trPr>
          <w:jc w:val="center"/>
        </w:trPr>
        <w:tc>
          <w:tcPr>
            <w:tcW w:w="1330" w:type="pct"/>
          </w:tcPr>
          <w:p w14:paraId="551049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CE7CE95" w14:textId="717493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2B63A1">
              <w:rPr>
                <w:rFonts w:ascii="Times New Roman" w:hAnsi="Times New Roman" w:cs="Times New Roman"/>
                <w:sz w:val="24"/>
                <w:szCs w:val="24"/>
              </w:rPr>
              <w:t>2.34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ED2E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D248921" w14:textId="204B896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r w:rsidR="00E429B6">
              <w:rPr>
                <w:rFonts w:ascii="Times New Roman" w:hAnsi="Times New Roman" w:cs="Times New Roman"/>
                <w:sz w:val="24"/>
                <w:szCs w:val="24"/>
              </w:rPr>
              <w:t>17.30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AD68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0810C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(26.26)</w:t>
            </w:r>
          </w:p>
        </w:tc>
        <w:tc>
          <w:tcPr>
            <w:tcW w:w="289" w:type="pct"/>
          </w:tcPr>
          <w:p w14:paraId="41D92C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9491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(12.62)</w:t>
            </w:r>
          </w:p>
        </w:tc>
        <w:tc>
          <w:tcPr>
            <w:tcW w:w="289" w:type="pct"/>
          </w:tcPr>
          <w:p w14:paraId="35A406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6CF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(20.11)</w:t>
            </w:r>
          </w:p>
        </w:tc>
        <w:tc>
          <w:tcPr>
            <w:tcW w:w="289" w:type="pct"/>
          </w:tcPr>
          <w:p w14:paraId="6492D9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EB1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(17.44)</w:t>
            </w:r>
          </w:p>
        </w:tc>
        <w:tc>
          <w:tcPr>
            <w:tcW w:w="286" w:type="pct"/>
          </w:tcPr>
          <w:p w14:paraId="13140D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7CE4A36" w14:textId="77777777" w:rsidTr="00617019">
        <w:trPr>
          <w:jc w:val="center"/>
        </w:trPr>
        <w:tc>
          <w:tcPr>
            <w:tcW w:w="1330" w:type="pct"/>
          </w:tcPr>
          <w:p w14:paraId="63E183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381" w:type="pct"/>
          </w:tcPr>
          <w:p w14:paraId="5D8285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33E3AE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356727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5CB9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D3E8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4272A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99AD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A424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790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A17B2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A1909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D935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00E9F3D" w14:textId="77777777" w:rsidTr="00617019">
        <w:trPr>
          <w:jc w:val="center"/>
        </w:trPr>
        <w:tc>
          <w:tcPr>
            <w:tcW w:w="1330" w:type="pct"/>
          </w:tcPr>
          <w:p w14:paraId="0001C3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381" w:type="pct"/>
          </w:tcPr>
          <w:p w14:paraId="5EC6F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2BC55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E23F8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50BA6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0F1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BF75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9" w:type="pct"/>
          </w:tcPr>
          <w:p w14:paraId="7A667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(38.92)</w:t>
            </w:r>
          </w:p>
        </w:tc>
        <w:tc>
          <w:tcPr>
            <w:tcW w:w="289" w:type="pct"/>
          </w:tcPr>
          <w:p w14:paraId="47110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0.445</w:t>
            </w:r>
          </w:p>
        </w:tc>
        <w:tc>
          <w:tcPr>
            <w:tcW w:w="309" w:type="pct"/>
          </w:tcPr>
          <w:p w14:paraId="729B93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786 (18.79)</w:t>
            </w:r>
          </w:p>
        </w:tc>
        <w:tc>
          <w:tcPr>
            <w:tcW w:w="289" w:type="pct"/>
          </w:tcPr>
          <w:p w14:paraId="5564F333" w14:textId="0CE3815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6B37AC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309" w:type="pct"/>
          </w:tcPr>
          <w:p w14:paraId="1CD2BC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(22.92)</w:t>
            </w:r>
          </w:p>
        </w:tc>
        <w:tc>
          <w:tcPr>
            <w:tcW w:w="286" w:type="pct"/>
          </w:tcPr>
          <w:p w14:paraId="5B860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DEAE49A" w14:textId="77777777" w:rsidTr="00617019">
        <w:trPr>
          <w:jc w:val="center"/>
        </w:trPr>
        <w:tc>
          <w:tcPr>
            <w:tcW w:w="1330" w:type="pct"/>
          </w:tcPr>
          <w:p w14:paraId="0BFFAD4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381" w:type="pct"/>
          </w:tcPr>
          <w:p w14:paraId="6AA7F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7C94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08D9B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38A9D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7CEE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74B78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55F5B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(43.31)</w:t>
            </w:r>
          </w:p>
        </w:tc>
        <w:tc>
          <w:tcPr>
            <w:tcW w:w="289" w:type="pct"/>
          </w:tcPr>
          <w:p w14:paraId="564B10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CB6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330 (20.97)</w:t>
            </w:r>
          </w:p>
        </w:tc>
        <w:tc>
          <w:tcPr>
            <w:tcW w:w="289" w:type="pct"/>
          </w:tcPr>
          <w:p w14:paraId="4D426D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860BE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779 (23.45)</w:t>
            </w:r>
          </w:p>
        </w:tc>
        <w:tc>
          <w:tcPr>
            <w:tcW w:w="286" w:type="pct"/>
          </w:tcPr>
          <w:p w14:paraId="026A2A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A84BF46" w14:textId="77777777" w:rsidTr="00617019">
        <w:trPr>
          <w:jc w:val="center"/>
        </w:trPr>
        <w:tc>
          <w:tcPr>
            <w:tcW w:w="1330" w:type="pct"/>
          </w:tcPr>
          <w:p w14:paraId="7750C0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381" w:type="pct"/>
          </w:tcPr>
          <w:p w14:paraId="6FF92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450F2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07FE5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759A64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DC9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4D9A6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CEB4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(33.05)</w:t>
            </w:r>
          </w:p>
        </w:tc>
        <w:tc>
          <w:tcPr>
            <w:tcW w:w="289" w:type="pct"/>
          </w:tcPr>
          <w:p w14:paraId="00F6A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220952C" w14:textId="295AD0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="006B37A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r w:rsidR="006B37AC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70775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207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(31.47)</w:t>
            </w:r>
          </w:p>
        </w:tc>
        <w:tc>
          <w:tcPr>
            <w:tcW w:w="286" w:type="pct"/>
          </w:tcPr>
          <w:p w14:paraId="2CDA37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4DE26D1" w14:textId="77777777" w:rsidTr="00617019">
        <w:trPr>
          <w:jc w:val="center"/>
        </w:trPr>
        <w:tc>
          <w:tcPr>
            <w:tcW w:w="1330" w:type="pct"/>
          </w:tcPr>
          <w:p w14:paraId="61AAC42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381" w:type="pct"/>
          </w:tcPr>
          <w:p w14:paraId="6F3429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2F57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6412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BA10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C1BFC6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8AFAD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6A2C1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DDE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356F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7FAC1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EC6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7879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315B776" w14:textId="77777777" w:rsidTr="00617019">
        <w:trPr>
          <w:jc w:val="center"/>
        </w:trPr>
        <w:tc>
          <w:tcPr>
            <w:tcW w:w="1330" w:type="pct"/>
          </w:tcPr>
          <w:p w14:paraId="698415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381" w:type="pct"/>
          </w:tcPr>
          <w:p w14:paraId="0B30966A" w14:textId="5EBBB75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18.86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0729A3" w14:textId="6276106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582</w:t>
            </w:r>
          </w:p>
        </w:tc>
        <w:tc>
          <w:tcPr>
            <w:tcW w:w="322" w:type="pct"/>
          </w:tcPr>
          <w:p w14:paraId="47D536D8" w14:textId="3D33356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178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23.53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A5D422" w14:textId="70945521" w:rsidR="00E47E9F" w:rsidRPr="00C73E1C" w:rsidRDefault="001A159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09" w:type="pct"/>
          </w:tcPr>
          <w:p w14:paraId="49C80A1F" w14:textId="6CC2904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(30.4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3925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1D500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2319A8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309" w:type="pct"/>
          </w:tcPr>
          <w:p w14:paraId="2A61CB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(19.03)</w:t>
            </w:r>
          </w:p>
        </w:tc>
        <w:tc>
          <w:tcPr>
            <w:tcW w:w="289" w:type="pct"/>
          </w:tcPr>
          <w:p w14:paraId="04D6617C" w14:textId="7F263EF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2635BF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309" w:type="pct"/>
          </w:tcPr>
          <w:p w14:paraId="2F668C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572 (25.74)</w:t>
            </w:r>
          </w:p>
        </w:tc>
        <w:tc>
          <w:tcPr>
            <w:tcW w:w="286" w:type="pct"/>
          </w:tcPr>
          <w:p w14:paraId="0C1A2B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0.355</w:t>
            </w:r>
          </w:p>
        </w:tc>
      </w:tr>
      <w:tr w:rsidR="00C73E1C" w:rsidRPr="00C73E1C" w14:paraId="42FFB4E6" w14:textId="77777777" w:rsidTr="00617019">
        <w:trPr>
          <w:jc w:val="center"/>
        </w:trPr>
        <w:tc>
          <w:tcPr>
            <w:tcW w:w="1330" w:type="pct"/>
          </w:tcPr>
          <w:p w14:paraId="532C19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381" w:type="pct"/>
          </w:tcPr>
          <w:p w14:paraId="5DCA4391" w14:textId="67596FB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7.26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8EF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12FFED" w14:textId="740F850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7720AD">
              <w:rPr>
                <w:rFonts w:ascii="Times New Roman" w:hAnsi="Times New Roman" w:cs="Times New Roman"/>
                <w:sz w:val="24"/>
                <w:szCs w:val="24"/>
              </w:rPr>
              <w:t>24.78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F0E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B2C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997 (24.82)</w:t>
            </w:r>
          </w:p>
        </w:tc>
        <w:tc>
          <w:tcPr>
            <w:tcW w:w="289" w:type="pct"/>
          </w:tcPr>
          <w:p w14:paraId="3D456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9A4D9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1752 (40.29)</w:t>
            </w:r>
          </w:p>
        </w:tc>
        <w:tc>
          <w:tcPr>
            <w:tcW w:w="289" w:type="pct"/>
          </w:tcPr>
          <w:p w14:paraId="3432A5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6093F8D" w14:textId="32584E2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166</w:t>
            </w:r>
            <w:r w:rsidR="002635B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2635BF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D7B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6742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868 (27.68)</w:t>
            </w:r>
          </w:p>
        </w:tc>
        <w:tc>
          <w:tcPr>
            <w:tcW w:w="286" w:type="pct"/>
          </w:tcPr>
          <w:p w14:paraId="1D7F9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82EBE7" w14:textId="77777777" w:rsidTr="00617019">
        <w:trPr>
          <w:jc w:val="center"/>
        </w:trPr>
        <w:tc>
          <w:tcPr>
            <w:tcW w:w="1330" w:type="pct"/>
          </w:tcPr>
          <w:p w14:paraId="66CBAE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381" w:type="pct"/>
          </w:tcPr>
          <w:p w14:paraId="2EF24143" w14:textId="1B07F8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471F7">
              <w:rPr>
                <w:rFonts w:ascii="Times New Roman" w:hAnsi="Times New Roman" w:cs="Times New Roman"/>
                <w:sz w:val="24"/>
                <w:szCs w:val="24"/>
              </w:rPr>
              <w:t>0.11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BE7C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CB0DBEC" w14:textId="74D86DFA" w:rsidR="00E47E9F" w:rsidRPr="00C73E1C" w:rsidRDefault="007720A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46.71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F1A3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C0F04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209 (26.91)</w:t>
            </w:r>
          </w:p>
        </w:tc>
        <w:tc>
          <w:tcPr>
            <w:tcW w:w="289" w:type="pct"/>
          </w:tcPr>
          <w:p w14:paraId="371DC1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B83D4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(17.55)</w:t>
            </w:r>
          </w:p>
        </w:tc>
        <w:tc>
          <w:tcPr>
            <w:tcW w:w="289" w:type="pct"/>
          </w:tcPr>
          <w:p w14:paraId="5B7C4F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AFC0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(15.11)</w:t>
            </w:r>
          </w:p>
        </w:tc>
        <w:tc>
          <w:tcPr>
            <w:tcW w:w="289" w:type="pct"/>
          </w:tcPr>
          <w:p w14:paraId="412542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D7286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102 (22.79)</w:t>
            </w:r>
          </w:p>
        </w:tc>
        <w:tc>
          <w:tcPr>
            <w:tcW w:w="286" w:type="pct"/>
          </w:tcPr>
          <w:p w14:paraId="3DA17E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23C1524A" w14:textId="77777777" w:rsidTr="00617019">
        <w:trPr>
          <w:jc w:val="center"/>
        </w:trPr>
        <w:tc>
          <w:tcPr>
            <w:tcW w:w="1330" w:type="pct"/>
          </w:tcPr>
          <w:p w14:paraId="74A0F6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381" w:type="pct"/>
          </w:tcPr>
          <w:p w14:paraId="5E29EA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9244E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0DE5D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C67D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BA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E87FD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17C7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4C23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4EC8F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43DB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38DD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0889B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8898F1D" w14:textId="77777777" w:rsidTr="00617019">
        <w:trPr>
          <w:jc w:val="center"/>
        </w:trPr>
        <w:tc>
          <w:tcPr>
            <w:tcW w:w="1330" w:type="pct"/>
          </w:tcPr>
          <w:p w14:paraId="4A7EB8D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 </w:t>
            </w:r>
          </w:p>
        </w:tc>
        <w:tc>
          <w:tcPr>
            <w:tcW w:w="381" w:type="pct"/>
          </w:tcPr>
          <w:p w14:paraId="7A86401C" w14:textId="6D43D51C" w:rsidR="00E47E9F" w:rsidRPr="00C73E1C" w:rsidRDefault="0097567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B566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0C8E9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468 (27.70)</w:t>
            </w:r>
          </w:p>
        </w:tc>
        <w:tc>
          <w:tcPr>
            <w:tcW w:w="289" w:type="pct"/>
          </w:tcPr>
          <w:p w14:paraId="54D626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</w:tc>
        <w:tc>
          <w:tcPr>
            <w:tcW w:w="309" w:type="pct"/>
          </w:tcPr>
          <w:p w14:paraId="36902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340 (21.46)</w:t>
            </w:r>
          </w:p>
        </w:tc>
        <w:tc>
          <w:tcPr>
            <w:tcW w:w="289" w:type="pct"/>
          </w:tcPr>
          <w:p w14:paraId="52FFD073" w14:textId="5E5383A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09" w:type="pct"/>
          </w:tcPr>
          <w:p w14:paraId="3AECB2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(26.40)</w:t>
            </w:r>
          </w:p>
        </w:tc>
        <w:tc>
          <w:tcPr>
            <w:tcW w:w="289" w:type="pct"/>
          </w:tcPr>
          <w:p w14:paraId="2588D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0.448</w:t>
            </w:r>
          </w:p>
        </w:tc>
        <w:tc>
          <w:tcPr>
            <w:tcW w:w="309" w:type="pct"/>
          </w:tcPr>
          <w:p w14:paraId="0E196120" w14:textId="7821261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(16.5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EAFCA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309" w:type="pct"/>
          </w:tcPr>
          <w:p w14:paraId="38FACA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(25.96)</w:t>
            </w:r>
          </w:p>
        </w:tc>
        <w:tc>
          <w:tcPr>
            <w:tcW w:w="286" w:type="pct"/>
          </w:tcPr>
          <w:p w14:paraId="082A44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0.434</w:t>
            </w:r>
          </w:p>
        </w:tc>
      </w:tr>
      <w:tr w:rsidR="00C73E1C" w:rsidRPr="00C73E1C" w14:paraId="6C8874F1" w14:textId="77777777" w:rsidTr="00617019">
        <w:trPr>
          <w:jc w:val="center"/>
        </w:trPr>
        <w:tc>
          <w:tcPr>
            <w:tcW w:w="1330" w:type="pct"/>
          </w:tcPr>
          <w:p w14:paraId="30441E0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040F239" w14:textId="7236E4D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7567C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97567C">
              <w:rPr>
                <w:rFonts w:ascii="Times New Roman" w:hAnsi="Times New Roman" w:cs="Times New Roman"/>
                <w:sz w:val="24"/>
                <w:szCs w:val="24"/>
              </w:rPr>
              <w:t>2.27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6993B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9E42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1330 (32.24)</w:t>
            </w:r>
          </w:p>
        </w:tc>
        <w:tc>
          <w:tcPr>
            <w:tcW w:w="289" w:type="pct"/>
          </w:tcPr>
          <w:p w14:paraId="456DFF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FF720D" w14:textId="1A41792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(29.0</w:t>
            </w:r>
            <w:r w:rsidR="003615D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DC71F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0FAB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497 (28.25)</w:t>
            </w:r>
          </w:p>
        </w:tc>
        <w:tc>
          <w:tcPr>
            <w:tcW w:w="289" w:type="pct"/>
          </w:tcPr>
          <w:p w14:paraId="133F4D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914DF5" w14:textId="535C4A5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A55DA4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68AC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5B2B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1068 (27.79)</w:t>
            </w:r>
          </w:p>
        </w:tc>
        <w:tc>
          <w:tcPr>
            <w:tcW w:w="286" w:type="pct"/>
          </w:tcPr>
          <w:p w14:paraId="64780C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9C01F99" w14:textId="77777777" w:rsidTr="00617019">
        <w:trPr>
          <w:jc w:val="center"/>
        </w:trPr>
        <w:tc>
          <w:tcPr>
            <w:tcW w:w="1330" w:type="pct"/>
          </w:tcPr>
          <w:p w14:paraId="49FB2B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381" w:type="pct"/>
          </w:tcPr>
          <w:p w14:paraId="43B521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6E0E9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59D3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A050A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7494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974DB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24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08DD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DBA3C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CA9C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873EF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2B521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40622E2" w14:textId="77777777" w:rsidTr="00617019">
        <w:trPr>
          <w:jc w:val="center"/>
        </w:trPr>
        <w:tc>
          <w:tcPr>
            <w:tcW w:w="1330" w:type="pct"/>
          </w:tcPr>
          <w:p w14:paraId="7A88EA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381" w:type="pct"/>
          </w:tcPr>
          <w:p w14:paraId="718D9A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06D9A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7D418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C064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5CBF3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C3A5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5B1BE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EDB8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BFD7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AD41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3B368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4B663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F068B8" w14:textId="77777777" w:rsidTr="00617019">
        <w:trPr>
          <w:jc w:val="center"/>
        </w:trPr>
        <w:tc>
          <w:tcPr>
            <w:tcW w:w="1330" w:type="pct"/>
          </w:tcPr>
          <w:p w14:paraId="5A752A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5BFB5128" w14:textId="20BF1FB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(12.9</w:t>
            </w:r>
            <w:r w:rsidR="00B94B2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3654DB0" w14:textId="169C57D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B94B28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322" w:type="pct"/>
          </w:tcPr>
          <w:p w14:paraId="706230D3" w14:textId="7D55CE2D" w:rsidR="00E47E9F" w:rsidRPr="00C73E1C" w:rsidRDefault="007410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21.46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1F81155" w14:textId="52921B6C" w:rsidR="00E47E9F" w:rsidRPr="00C73E1C" w:rsidRDefault="006D77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0.075</w:t>
            </w:r>
          </w:p>
        </w:tc>
        <w:tc>
          <w:tcPr>
            <w:tcW w:w="309" w:type="pct"/>
          </w:tcPr>
          <w:p w14:paraId="24BD94F7" w14:textId="1A25534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="007D7C7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7D7C74">
              <w:rPr>
                <w:rFonts w:ascii="Times New Roman" w:hAnsi="Times New Roman" w:cs="Times New Roman"/>
                <w:sz w:val="24"/>
                <w:szCs w:val="24"/>
              </w:rPr>
              <w:t>8.98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8088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309" w:type="pct"/>
          </w:tcPr>
          <w:p w14:paraId="1AF80B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(45.28)</w:t>
            </w:r>
          </w:p>
        </w:tc>
        <w:tc>
          <w:tcPr>
            <w:tcW w:w="289" w:type="pct"/>
          </w:tcPr>
          <w:p w14:paraId="38E0C7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226426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322 (13.66)</w:t>
            </w:r>
          </w:p>
        </w:tc>
        <w:tc>
          <w:tcPr>
            <w:tcW w:w="289" w:type="pct"/>
          </w:tcPr>
          <w:p w14:paraId="77165E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0468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706 (26.53)</w:t>
            </w:r>
          </w:p>
        </w:tc>
        <w:tc>
          <w:tcPr>
            <w:tcW w:w="286" w:type="pct"/>
          </w:tcPr>
          <w:p w14:paraId="1D53BF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0.951</w:t>
            </w:r>
          </w:p>
        </w:tc>
      </w:tr>
      <w:tr w:rsidR="00C73E1C" w:rsidRPr="00C73E1C" w14:paraId="0C03506C" w14:textId="77777777" w:rsidTr="00617019">
        <w:trPr>
          <w:jc w:val="center"/>
        </w:trPr>
        <w:tc>
          <w:tcPr>
            <w:tcW w:w="1330" w:type="pct"/>
          </w:tcPr>
          <w:p w14:paraId="11EE1C4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76BED967" w14:textId="542EE1D0" w:rsidR="00E47E9F" w:rsidRPr="00C73E1C" w:rsidRDefault="00B94B2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2A744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60BD8FE" w14:textId="197E3BA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4103E"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70B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4103E">
              <w:rPr>
                <w:rFonts w:ascii="Times New Roman" w:hAnsi="Times New Roman" w:cs="Times New Roman"/>
                <w:sz w:val="24"/>
                <w:szCs w:val="24"/>
              </w:rPr>
              <w:t>4.52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9058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927568" w14:textId="1AC3BE2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7D7C74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(30.56)</w:t>
            </w:r>
          </w:p>
        </w:tc>
        <w:tc>
          <w:tcPr>
            <w:tcW w:w="289" w:type="pct"/>
          </w:tcPr>
          <w:p w14:paraId="10AEF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3EA03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(34.07)</w:t>
            </w:r>
          </w:p>
        </w:tc>
        <w:tc>
          <w:tcPr>
            <w:tcW w:w="289" w:type="pct"/>
          </w:tcPr>
          <w:p w14:paraId="63849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F5A37F" w14:textId="231FE47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  <w:r w:rsidR="00566E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(23.3</w:t>
            </w:r>
            <w:r w:rsidR="00566E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8E2F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D098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836 (26.66)</w:t>
            </w:r>
          </w:p>
        </w:tc>
        <w:tc>
          <w:tcPr>
            <w:tcW w:w="286" w:type="pct"/>
          </w:tcPr>
          <w:p w14:paraId="6C8A2D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A544E" w14:textId="77777777" w:rsidTr="00617019">
        <w:trPr>
          <w:jc w:val="center"/>
        </w:trPr>
        <w:tc>
          <w:tcPr>
            <w:tcW w:w="1330" w:type="pct"/>
          </w:tcPr>
          <w:p w14:paraId="763107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381" w:type="pct"/>
          </w:tcPr>
          <w:p w14:paraId="520C5D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5AF4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F70E2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8AD6F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0A929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4A376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E0A9C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81B67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E6918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0DD0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C022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F74C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E3F2EF5" w14:textId="77777777" w:rsidTr="00617019">
        <w:trPr>
          <w:jc w:val="center"/>
        </w:trPr>
        <w:tc>
          <w:tcPr>
            <w:tcW w:w="1330" w:type="pct"/>
          </w:tcPr>
          <w:p w14:paraId="1A90E3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367B041" w14:textId="198C14A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(1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8.28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E179F6" w14:textId="2E0019D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877</w:t>
            </w:r>
          </w:p>
        </w:tc>
        <w:tc>
          <w:tcPr>
            <w:tcW w:w="322" w:type="pct"/>
          </w:tcPr>
          <w:p w14:paraId="1410D618" w14:textId="7EC21012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24.66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4F216C8" w14:textId="75EF807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80638C">
              <w:rPr>
                <w:rFonts w:ascii="Times New Roman" w:hAnsi="Times New Roman" w:cs="Times New Roman"/>
                <w:sz w:val="24"/>
                <w:szCs w:val="24"/>
              </w:rPr>
              <w:t>193</w:t>
            </w:r>
          </w:p>
        </w:tc>
        <w:tc>
          <w:tcPr>
            <w:tcW w:w="309" w:type="pct"/>
          </w:tcPr>
          <w:p w14:paraId="3660DC1C" w14:textId="002148A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(27.34)</w:t>
            </w:r>
          </w:p>
        </w:tc>
        <w:tc>
          <w:tcPr>
            <w:tcW w:w="289" w:type="pct"/>
          </w:tcPr>
          <w:p w14:paraId="3CE8F5C3" w14:textId="17ECF1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" w:type="pct"/>
          </w:tcPr>
          <w:p w14:paraId="502920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492 (42.43)</w:t>
            </w:r>
          </w:p>
        </w:tc>
        <w:tc>
          <w:tcPr>
            <w:tcW w:w="289" w:type="pct"/>
          </w:tcPr>
          <w:p w14:paraId="54D61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309" w:type="pct"/>
          </w:tcPr>
          <w:p w14:paraId="34040594" w14:textId="77F209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(19.5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956C1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3039EC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1233 (25.72)</w:t>
            </w:r>
          </w:p>
        </w:tc>
        <w:tc>
          <w:tcPr>
            <w:tcW w:w="286" w:type="pct"/>
          </w:tcPr>
          <w:p w14:paraId="39362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0.099</w:t>
            </w:r>
          </w:p>
        </w:tc>
      </w:tr>
      <w:tr w:rsidR="00C73E1C" w:rsidRPr="00C73E1C" w14:paraId="72D51D85" w14:textId="77777777" w:rsidTr="00617019">
        <w:trPr>
          <w:jc w:val="center"/>
        </w:trPr>
        <w:tc>
          <w:tcPr>
            <w:tcW w:w="1330" w:type="pct"/>
          </w:tcPr>
          <w:p w14:paraId="08F9586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0C03FF4" w14:textId="1AFE4B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24C38">
              <w:rPr>
                <w:rFonts w:ascii="Times New Roman" w:hAnsi="Times New Roman" w:cs="Times New Roman"/>
                <w:sz w:val="24"/>
                <w:szCs w:val="24"/>
              </w:rPr>
              <w:t>7.86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624E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8741728" w14:textId="575E9C01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22.68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8A93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132A72" w14:textId="3583DE9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r w:rsidR="000C08DF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505A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EA87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206 (22.07)</w:t>
            </w:r>
          </w:p>
        </w:tc>
        <w:tc>
          <w:tcPr>
            <w:tcW w:w="289" w:type="pct"/>
          </w:tcPr>
          <w:p w14:paraId="3FA84B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673F930" w14:textId="1C5F31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(24.3</w:t>
            </w:r>
            <w:r w:rsidR="0053179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2B8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40C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(30.36)</w:t>
            </w:r>
          </w:p>
        </w:tc>
        <w:tc>
          <w:tcPr>
            <w:tcW w:w="286" w:type="pct"/>
          </w:tcPr>
          <w:p w14:paraId="36F1BC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C7B2D4A" w14:textId="77777777" w:rsidTr="00617019">
        <w:trPr>
          <w:jc w:val="center"/>
        </w:trPr>
        <w:tc>
          <w:tcPr>
            <w:tcW w:w="1330" w:type="pct"/>
          </w:tcPr>
          <w:p w14:paraId="74DA654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381" w:type="pct"/>
          </w:tcPr>
          <w:p w14:paraId="796D7A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7FE11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9033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B8340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4C5E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DEF0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CB04C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272E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041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7045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A2C81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8735B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F997506" w14:textId="77777777" w:rsidTr="00617019">
        <w:trPr>
          <w:jc w:val="center"/>
        </w:trPr>
        <w:tc>
          <w:tcPr>
            <w:tcW w:w="1330" w:type="pct"/>
          </w:tcPr>
          <w:p w14:paraId="1C85744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6CAC67F" w14:textId="172B19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2DD5E5" w14:textId="6B77F85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362</w:t>
            </w:r>
          </w:p>
        </w:tc>
        <w:tc>
          <w:tcPr>
            <w:tcW w:w="322" w:type="pct"/>
          </w:tcPr>
          <w:p w14:paraId="35739147" w14:textId="723A5E90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D99179A" w14:textId="444AB59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3A3E3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" w:type="pct"/>
          </w:tcPr>
          <w:p w14:paraId="652B3B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1812 (26.23)</w:t>
            </w:r>
          </w:p>
        </w:tc>
        <w:tc>
          <w:tcPr>
            <w:tcW w:w="289" w:type="pct"/>
          </w:tcPr>
          <w:p w14:paraId="46918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9480D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(29.89)</w:t>
            </w:r>
          </w:p>
        </w:tc>
        <w:tc>
          <w:tcPr>
            <w:tcW w:w="289" w:type="pct"/>
          </w:tcPr>
          <w:p w14:paraId="3C319B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309" w:type="pct"/>
          </w:tcPr>
          <w:p w14:paraId="561D02BF" w14:textId="6E8C059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  <w:r w:rsidR="001266D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266D8">
              <w:rPr>
                <w:rFonts w:ascii="Times New Roman" w:hAnsi="Times New Roman" w:cs="Times New Roman"/>
                <w:sz w:val="24"/>
                <w:szCs w:val="24"/>
              </w:rPr>
              <w:t>8.96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1FF2AD6" w14:textId="0CBFBCB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1266D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" w:type="pct"/>
          </w:tcPr>
          <w:p w14:paraId="251B18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1274 (26.34)</w:t>
            </w:r>
          </w:p>
        </w:tc>
        <w:tc>
          <w:tcPr>
            <w:tcW w:w="286" w:type="pct"/>
          </w:tcPr>
          <w:p w14:paraId="1B7D4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0.567</w:t>
            </w:r>
          </w:p>
        </w:tc>
      </w:tr>
      <w:tr w:rsidR="00C73E1C" w:rsidRPr="00C73E1C" w14:paraId="0763F16B" w14:textId="77777777" w:rsidTr="00617019">
        <w:trPr>
          <w:jc w:val="center"/>
        </w:trPr>
        <w:tc>
          <w:tcPr>
            <w:tcW w:w="1330" w:type="pct"/>
          </w:tcPr>
          <w:p w14:paraId="2D2B3DB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EEBB42D" w14:textId="1F3CB4B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B5B2E">
              <w:rPr>
                <w:rFonts w:ascii="Times New Roman" w:hAnsi="Times New Roman" w:cs="Times New Roman"/>
                <w:sz w:val="24"/>
                <w:szCs w:val="24"/>
              </w:rPr>
              <w:t>18.97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36C17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4D29FDA" w14:textId="09DEF0E5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25.99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4B4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FBCA4" w14:textId="5FA837C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(32.5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34BB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6FC2C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406 (46.45)</w:t>
            </w:r>
          </w:p>
        </w:tc>
        <w:tc>
          <w:tcPr>
            <w:tcW w:w="289" w:type="pct"/>
          </w:tcPr>
          <w:p w14:paraId="2346A4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81CA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732 (22.79)</w:t>
            </w:r>
          </w:p>
        </w:tc>
        <w:tc>
          <w:tcPr>
            <w:tcW w:w="289" w:type="pct"/>
          </w:tcPr>
          <w:p w14:paraId="2E4D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4033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268 (27.94)</w:t>
            </w:r>
          </w:p>
        </w:tc>
        <w:tc>
          <w:tcPr>
            <w:tcW w:w="286" w:type="pct"/>
          </w:tcPr>
          <w:p w14:paraId="601457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CFA73F1" w14:textId="77777777" w:rsidTr="00617019">
        <w:trPr>
          <w:jc w:val="center"/>
        </w:trPr>
        <w:tc>
          <w:tcPr>
            <w:tcW w:w="1330" w:type="pct"/>
          </w:tcPr>
          <w:p w14:paraId="20314E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381" w:type="pct"/>
          </w:tcPr>
          <w:p w14:paraId="1E8CC4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68E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893EF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E48FF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182AF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93CB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F936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8BA8A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7664F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F4C2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F3B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0EF07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9F5E38A" w14:textId="77777777" w:rsidTr="00617019">
        <w:trPr>
          <w:jc w:val="center"/>
        </w:trPr>
        <w:tc>
          <w:tcPr>
            <w:tcW w:w="1330" w:type="pct"/>
          </w:tcPr>
          <w:p w14:paraId="0F3ED9B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793404CB" w14:textId="356989FC" w:rsidR="00E47E9F" w:rsidRPr="00C73E1C" w:rsidRDefault="0052557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2.23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BA8D77B" w14:textId="2CDF48E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525574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322" w:type="pct"/>
          </w:tcPr>
          <w:p w14:paraId="775F6DB6" w14:textId="5E3440C7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17.20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00CBC4" w14:textId="15A5FA9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A0019">
              <w:rPr>
                <w:rFonts w:ascii="Times New Roman" w:hAnsi="Times New Roman" w:cs="Times New Roman"/>
                <w:sz w:val="24"/>
                <w:szCs w:val="24"/>
              </w:rPr>
              <w:t>099</w:t>
            </w:r>
          </w:p>
        </w:tc>
        <w:tc>
          <w:tcPr>
            <w:tcW w:w="309" w:type="pct"/>
          </w:tcPr>
          <w:p w14:paraId="7095E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(20.61)</w:t>
            </w:r>
          </w:p>
        </w:tc>
        <w:tc>
          <w:tcPr>
            <w:tcW w:w="289" w:type="pct"/>
          </w:tcPr>
          <w:p w14:paraId="40CD3889" w14:textId="1B8B6D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309" w:type="pct"/>
          </w:tcPr>
          <w:p w14:paraId="1BFEB7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 (67.59)</w:t>
            </w:r>
          </w:p>
        </w:tc>
        <w:tc>
          <w:tcPr>
            <w:tcW w:w="289" w:type="pct"/>
          </w:tcPr>
          <w:p w14:paraId="15C76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</w:tc>
        <w:tc>
          <w:tcPr>
            <w:tcW w:w="309" w:type="pct"/>
          </w:tcPr>
          <w:p w14:paraId="1E7337DC" w14:textId="1773DF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8.35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32B529" w14:textId="534E22A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433</w:t>
            </w:r>
          </w:p>
        </w:tc>
        <w:tc>
          <w:tcPr>
            <w:tcW w:w="309" w:type="pct"/>
          </w:tcPr>
          <w:p w14:paraId="455CA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(16.59)</w:t>
            </w:r>
          </w:p>
        </w:tc>
        <w:tc>
          <w:tcPr>
            <w:tcW w:w="286" w:type="pct"/>
          </w:tcPr>
          <w:p w14:paraId="0FBBFD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</w:tr>
      <w:tr w:rsidR="00C73E1C" w:rsidRPr="00C73E1C" w14:paraId="3ECB27D3" w14:textId="77777777" w:rsidTr="00617019">
        <w:trPr>
          <w:jc w:val="center"/>
        </w:trPr>
        <w:tc>
          <w:tcPr>
            <w:tcW w:w="1330" w:type="pct"/>
          </w:tcPr>
          <w:p w14:paraId="2926EDA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55786601" w14:textId="2931956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25574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25574">
              <w:rPr>
                <w:rFonts w:ascii="Times New Roman" w:hAnsi="Times New Roman" w:cs="Times New Roman"/>
                <w:sz w:val="24"/>
                <w:szCs w:val="24"/>
              </w:rPr>
              <w:t>19.54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EE06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4815F9F" w14:textId="1E81F488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24.23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23E50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AC7E23" w14:textId="5359E51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(28.1</w:t>
            </w:r>
            <w:r w:rsidR="00132E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6FDA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2CE5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657 (35.53)</w:t>
            </w:r>
          </w:p>
        </w:tc>
        <w:tc>
          <w:tcPr>
            <w:tcW w:w="289" w:type="pct"/>
          </w:tcPr>
          <w:p w14:paraId="0670DB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AA2A70" w14:textId="29971E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</w:t>
            </w:r>
            <w:r w:rsidR="00CF67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2AE9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4E78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1494 (27.42)</w:t>
            </w:r>
          </w:p>
        </w:tc>
        <w:tc>
          <w:tcPr>
            <w:tcW w:w="286" w:type="pct"/>
          </w:tcPr>
          <w:p w14:paraId="4F605C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2C450DE" w14:textId="77777777" w:rsidTr="00617019">
        <w:trPr>
          <w:jc w:val="center"/>
        </w:trPr>
        <w:tc>
          <w:tcPr>
            <w:tcW w:w="1330" w:type="pct"/>
          </w:tcPr>
          <w:p w14:paraId="12C38F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381" w:type="pct"/>
          </w:tcPr>
          <w:p w14:paraId="736A2C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4253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4A94D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158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45396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BF76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3678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AB06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51B4F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3C09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D7955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2C8F7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F047ED2" w14:textId="77777777" w:rsidTr="00617019">
        <w:trPr>
          <w:jc w:val="center"/>
        </w:trPr>
        <w:tc>
          <w:tcPr>
            <w:tcW w:w="1330" w:type="pct"/>
          </w:tcPr>
          <w:p w14:paraId="405F0CD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197C9D28" w14:textId="0085C19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3363F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04A2C">
              <w:rPr>
                <w:rFonts w:ascii="Times New Roman" w:hAnsi="Times New Roman" w:cs="Times New Roman"/>
                <w:sz w:val="24"/>
                <w:szCs w:val="24"/>
              </w:rPr>
              <w:t>7.55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CA5B41D" w14:textId="265F8E7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04A2C">
              <w:rPr>
                <w:rFonts w:ascii="Times New Roman" w:hAnsi="Times New Roman" w:cs="Times New Roman"/>
                <w:sz w:val="24"/>
                <w:szCs w:val="24"/>
              </w:rPr>
              <w:t>763</w:t>
            </w:r>
          </w:p>
        </w:tc>
        <w:tc>
          <w:tcPr>
            <w:tcW w:w="322" w:type="pct"/>
          </w:tcPr>
          <w:p w14:paraId="5BFB994C" w14:textId="52BD7078" w:rsidR="00E47E9F" w:rsidRPr="00C73E1C" w:rsidRDefault="00F94A7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19.41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E34CD80" w14:textId="48908C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94A73">
              <w:rPr>
                <w:rFonts w:ascii="Times New Roman" w:hAnsi="Times New Roman" w:cs="Times New Roman"/>
                <w:sz w:val="24"/>
                <w:szCs w:val="24"/>
              </w:rPr>
              <w:t>097</w:t>
            </w:r>
          </w:p>
        </w:tc>
        <w:tc>
          <w:tcPr>
            <w:tcW w:w="309" w:type="pct"/>
          </w:tcPr>
          <w:p w14:paraId="2ABC9FFC" w14:textId="4E22A11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1526363" w14:textId="218AE3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501</w:t>
            </w:r>
          </w:p>
        </w:tc>
        <w:tc>
          <w:tcPr>
            <w:tcW w:w="309" w:type="pct"/>
          </w:tcPr>
          <w:p w14:paraId="70BB82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(68.56)</w:t>
            </w:r>
          </w:p>
        </w:tc>
        <w:tc>
          <w:tcPr>
            <w:tcW w:w="289" w:type="pct"/>
          </w:tcPr>
          <w:p w14:paraId="6488D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719BFDB7" w14:textId="43CF8D4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7.61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8615B28" w14:textId="0C6C9FB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309" w:type="pct"/>
          </w:tcPr>
          <w:p w14:paraId="19F2C2C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 (25.01)</w:t>
            </w:r>
          </w:p>
        </w:tc>
        <w:tc>
          <w:tcPr>
            <w:tcW w:w="286" w:type="pct"/>
          </w:tcPr>
          <w:p w14:paraId="112838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0.454</w:t>
            </w:r>
          </w:p>
        </w:tc>
      </w:tr>
      <w:tr w:rsidR="00C73E1C" w:rsidRPr="00C73E1C" w14:paraId="2BBE88BF" w14:textId="77777777" w:rsidTr="00617019">
        <w:trPr>
          <w:jc w:val="center"/>
        </w:trPr>
        <w:tc>
          <w:tcPr>
            <w:tcW w:w="1330" w:type="pct"/>
          </w:tcPr>
          <w:p w14:paraId="7A82158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B7FE02F" w14:textId="22CB5D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363F8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104A2C">
              <w:rPr>
                <w:rFonts w:ascii="Times New Roman" w:hAnsi="Times New Roman" w:cs="Times New Roman"/>
                <w:sz w:val="24"/>
                <w:szCs w:val="24"/>
              </w:rPr>
              <w:t>8.26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C861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9586518" w14:textId="0E0613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94A73">
              <w:rPr>
                <w:rFonts w:ascii="Times New Roman" w:hAnsi="Times New Roman" w:cs="Times New Roman"/>
                <w:sz w:val="24"/>
                <w:szCs w:val="24"/>
              </w:rPr>
              <w:t>293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94A73">
              <w:rPr>
                <w:rFonts w:ascii="Times New Roman" w:hAnsi="Times New Roman" w:cs="Times New Roman"/>
                <w:sz w:val="24"/>
                <w:szCs w:val="24"/>
              </w:rPr>
              <w:t>24.34)</w:t>
            </w:r>
          </w:p>
        </w:tc>
        <w:tc>
          <w:tcPr>
            <w:tcW w:w="289" w:type="pct"/>
          </w:tcPr>
          <w:p w14:paraId="2F2B20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A1BED" w14:textId="673046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(27.5</w:t>
            </w:r>
            <w:r w:rsidR="004B16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5E15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170C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646 (35.52)</w:t>
            </w:r>
          </w:p>
        </w:tc>
        <w:tc>
          <w:tcPr>
            <w:tcW w:w="289" w:type="pct"/>
          </w:tcPr>
          <w:p w14:paraId="0F7861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3A2D61" w14:textId="6C3C8BB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172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(20.6</w:t>
            </w:r>
            <w:r w:rsidR="005966B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BAA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FD5B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1343 (26.92)</w:t>
            </w:r>
          </w:p>
        </w:tc>
        <w:tc>
          <w:tcPr>
            <w:tcW w:w="286" w:type="pct"/>
          </w:tcPr>
          <w:p w14:paraId="4B9B9C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349A2DA" w14:textId="77777777" w:rsidTr="00617019">
        <w:trPr>
          <w:jc w:val="center"/>
        </w:trPr>
        <w:tc>
          <w:tcPr>
            <w:tcW w:w="1330" w:type="pct"/>
          </w:tcPr>
          <w:p w14:paraId="4790E20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381" w:type="pct"/>
          </w:tcPr>
          <w:p w14:paraId="1C3CD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629C2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B0C63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563C6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B3EF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50428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8CC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3F79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CD50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E972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E050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6BE5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98F6392" w14:textId="77777777" w:rsidTr="00617019">
        <w:trPr>
          <w:jc w:val="center"/>
        </w:trPr>
        <w:tc>
          <w:tcPr>
            <w:tcW w:w="1330" w:type="pct"/>
          </w:tcPr>
          <w:p w14:paraId="1AF96F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81" w:type="pct"/>
          </w:tcPr>
          <w:p w14:paraId="6E29B222" w14:textId="5DF4D4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A7AD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E45E1">
              <w:rPr>
                <w:rFonts w:ascii="Times New Roman" w:hAnsi="Times New Roman" w:cs="Times New Roman"/>
                <w:sz w:val="24"/>
                <w:szCs w:val="24"/>
              </w:rPr>
              <w:t>39.89)</w:t>
            </w:r>
          </w:p>
        </w:tc>
        <w:tc>
          <w:tcPr>
            <w:tcW w:w="289" w:type="pct"/>
          </w:tcPr>
          <w:p w14:paraId="50A3BE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34CD7A5F" w14:textId="7A03DA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1.35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9DC64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703BD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(57.60)</w:t>
            </w:r>
          </w:p>
        </w:tc>
        <w:tc>
          <w:tcPr>
            <w:tcW w:w="289" w:type="pct"/>
          </w:tcPr>
          <w:p w14:paraId="557F01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462FA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(42.14)</w:t>
            </w:r>
          </w:p>
        </w:tc>
        <w:tc>
          <w:tcPr>
            <w:tcW w:w="289" w:type="pct"/>
          </w:tcPr>
          <w:p w14:paraId="64351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0.980</w:t>
            </w:r>
          </w:p>
        </w:tc>
        <w:tc>
          <w:tcPr>
            <w:tcW w:w="309" w:type="pct"/>
          </w:tcPr>
          <w:p w14:paraId="650ACE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243 (44.56)</w:t>
            </w:r>
          </w:p>
        </w:tc>
        <w:tc>
          <w:tcPr>
            <w:tcW w:w="289" w:type="pct"/>
          </w:tcPr>
          <w:p w14:paraId="6A989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9F9B5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(54.39)</w:t>
            </w:r>
          </w:p>
        </w:tc>
        <w:tc>
          <w:tcPr>
            <w:tcW w:w="286" w:type="pct"/>
          </w:tcPr>
          <w:p w14:paraId="7BC2C1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0710537D" w14:textId="77777777" w:rsidTr="00617019">
        <w:trPr>
          <w:jc w:val="center"/>
        </w:trPr>
        <w:tc>
          <w:tcPr>
            <w:tcW w:w="1330" w:type="pct"/>
          </w:tcPr>
          <w:p w14:paraId="0CEBD8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ED39445" w14:textId="203299D0" w:rsidR="00E47E9F" w:rsidRPr="00C73E1C" w:rsidRDefault="00DE45E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14.99)</w:t>
            </w:r>
          </w:p>
        </w:tc>
        <w:tc>
          <w:tcPr>
            <w:tcW w:w="289" w:type="pct"/>
          </w:tcPr>
          <w:p w14:paraId="25EBFB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194EB3" w14:textId="484CF3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182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86678">
              <w:rPr>
                <w:rFonts w:ascii="Times New Roman" w:hAnsi="Times New Roman" w:cs="Times New Roman"/>
                <w:sz w:val="24"/>
                <w:szCs w:val="24"/>
              </w:rPr>
              <w:t>2.63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D1B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54585C6" w14:textId="3547535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217</w:t>
            </w:r>
            <w:r w:rsidR="00D8504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(26.3</w:t>
            </w:r>
            <w:r w:rsidR="00D8504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729C9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8CC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661 (42.45)</w:t>
            </w:r>
          </w:p>
        </w:tc>
        <w:tc>
          <w:tcPr>
            <w:tcW w:w="289" w:type="pct"/>
          </w:tcPr>
          <w:p w14:paraId="076FC0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2A0BF" w14:textId="2E4BFB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B42F03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r w:rsidR="00B42F03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4DA2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6927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1389 (25.56)</w:t>
            </w:r>
          </w:p>
        </w:tc>
        <w:tc>
          <w:tcPr>
            <w:tcW w:w="286" w:type="pct"/>
          </w:tcPr>
          <w:p w14:paraId="78163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5F94F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2AFC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C682D1C" w14:textId="340EC678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8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 associated with Hyperglycemia status in Southeast Asian adults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63"/>
        <w:gridCol w:w="865"/>
        <w:gridCol w:w="843"/>
        <w:gridCol w:w="1255"/>
        <w:gridCol w:w="1051"/>
        <w:gridCol w:w="865"/>
        <w:gridCol w:w="843"/>
        <w:gridCol w:w="1143"/>
        <w:gridCol w:w="1344"/>
        <w:gridCol w:w="865"/>
        <w:gridCol w:w="843"/>
        <w:gridCol w:w="865"/>
        <w:gridCol w:w="843"/>
      </w:tblGrid>
      <w:tr w:rsidR="00E47E9F" w:rsidRPr="00C73E1C" w14:paraId="2B0CC482" w14:textId="77777777" w:rsidTr="006B325A">
        <w:tc>
          <w:tcPr>
            <w:tcW w:w="3763" w:type="dxa"/>
          </w:tcPr>
          <w:p w14:paraId="73978A7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1625" w:type="dxa"/>
            <w:gridSpan w:val="12"/>
          </w:tcPr>
          <w:p w14:paraId="17A835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glucose (Hyperglycemia), weighted n (%)</w:t>
            </w:r>
          </w:p>
        </w:tc>
      </w:tr>
      <w:tr w:rsidR="00E47E9F" w:rsidRPr="00C73E1C" w14:paraId="3FF734DB" w14:textId="77777777" w:rsidTr="006B325A">
        <w:tc>
          <w:tcPr>
            <w:tcW w:w="3763" w:type="dxa"/>
          </w:tcPr>
          <w:p w14:paraId="23DB7BC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8" w:type="dxa"/>
            <w:gridSpan w:val="2"/>
          </w:tcPr>
          <w:p w14:paraId="07280F74" w14:textId="77777777" w:rsid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Maldives </w:t>
            </w:r>
          </w:p>
          <w:p w14:paraId="6B648192" w14:textId="6F5FCF75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5E1CE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107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2306" w:type="dxa"/>
            <w:gridSpan w:val="2"/>
          </w:tcPr>
          <w:p w14:paraId="09CBBD0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8202456" w14:textId="1879AEBF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r w:rsidR="00F9074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</w:t>
            </w:r>
            <w:r w:rsidR="005E1CE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330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1708" w:type="dxa"/>
            <w:gridSpan w:val="2"/>
          </w:tcPr>
          <w:p w14:paraId="341EF3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2263C976" w14:textId="7E64498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n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=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A5399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513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2487" w:type="dxa"/>
            <w:gridSpan w:val="2"/>
          </w:tcPr>
          <w:p w14:paraId="69346B9D" w14:textId="48A9C219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1B114546" w14:textId="1F3D08B6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D35DF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r w:rsidR="009B76E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8" w:type="dxa"/>
            <w:gridSpan w:val="2"/>
          </w:tcPr>
          <w:p w14:paraId="009B3CB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5E75DBE0" w14:textId="7957C90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E212E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1705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8" w:type="dxa"/>
            <w:gridSpan w:val="2"/>
          </w:tcPr>
          <w:p w14:paraId="6A81099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7359329A" w14:textId="78B819ED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F907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FE711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308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1CD496A4" w14:textId="77777777" w:rsidTr="006B325A">
        <w:tc>
          <w:tcPr>
            <w:tcW w:w="3763" w:type="dxa"/>
          </w:tcPr>
          <w:p w14:paraId="09B3999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A17FC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1530B31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1255" w:type="dxa"/>
          </w:tcPr>
          <w:p w14:paraId="0853542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051" w:type="dxa"/>
          </w:tcPr>
          <w:p w14:paraId="7FD0D52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865" w:type="dxa"/>
          </w:tcPr>
          <w:p w14:paraId="098E29B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2DE2FE5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1143" w:type="dxa"/>
          </w:tcPr>
          <w:p w14:paraId="7845080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344" w:type="dxa"/>
          </w:tcPr>
          <w:p w14:paraId="0B52EBD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865" w:type="dxa"/>
          </w:tcPr>
          <w:p w14:paraId="072F2A9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3782C51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865" w:type="dxa"/>
          </w:tcPr>
          <w:p w14:paraId="2ED0E1F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843" w:type="dxa"/>
          </w:tcPr>
          <w:p w14:paraId="1E78D6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0DBD896C" w14:textId="77777777" w:rsidTr="006B325A">
        <w:tc>
          <w:tcPr>
            <w:tcW w:w="3763" w:type="dxa"/>
          </w:tcPr>
          <w:p w14:paraId="22A3DF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865" w:type="dxa"/>
          </w:tcPr>
          <w:p w14:paraId="03B6AE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255F6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6E65B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4E566C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49CE1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717C9C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548D67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4FD0C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7D87E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677228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18CE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351F52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BF73E38" w14:textId="77777777" w:rsidTr="006B325A">
        <w:tc>
          <w:tcPr>
            <w:tcW w:w="3763" w:type="dxa"/>
          </w:tcPr>
          <w:p w14:paraId="3B4DAB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865" w:type="dxa"/>
          </w:tcPr>
          <w:p w14:paraId="2DBD3C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FB61B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839FC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03A033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3E377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87151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E3F39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A877B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A94D1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A2FCA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67F21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62386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06F0952" w14:textId="77777777" w:rsidTr="006B325A">
        <w:tc>
          <w:tcPr>
            <w:tcW w:w="3763" w:type="dxa"/>
          </w:tcPr>
          <w:p w14:paraId="271A92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865" w:type="dxa"/>
          </w:tcPr>
          <w:p w14:paraId="416D8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(1.87)</w:t>
            </w:r>
          </w:p>
        </w:tc>
        <w:tc>
          <w:tcPr>
            <w:tcW w:w="843" w:type="dxa"/>
          </w:tcPr>
          <w:p w14:paraId="21D737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5" w:type="dxa"/>
          </w:tcPr>
          <w:p w14:paraId="587871AD" w14:textId="080C1F6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1.89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FADED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6E844B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(1.12)</w:t>
            </w:r>
          </w:p>
        </w:tc>
        <w:tc>
          <w:tcPr>
            <w:tcW w:w="843" w:type="dxa"/>
          </w:tcPr>
          <w:p w14:paraId="645A3A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74749465" w14:textId="152BCEFA" w:rsidR="00E47E9F" w:rsidRPr="00C73E1C" w:rsidRDefault="00C41B9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0.66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76DDE6D" w14:textId="4CB0014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058</w:t>
            </w:r>
          </w:p>
        </w:tc>
        <w:tc>
          <w:tcPr>
            <w:tcW w:w="865" w:type="dxa"/>
          </w:tcPr>
          <w:p w14:paraId="0CFADF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436 (4.48)</w:t>
            </w:r>
          </w:p>
        </w:tc>
        <w:tc>
          <w:tcPr>
            <w:tcW w:w="843" w:type="dxa"/>
          </w:tcPr>
          <w:p w14:paraId="0F61E9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3A521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(2.40)</w:t>
            </w:r>
          </w:p>
        </w:tc>
        <w:tc>
          <w:tcPr>
            <w:tcW w:w="843" w:type="dxa"/>
          </w:tcPr>
          <w:p w14:paraId="79AD82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4538A3A6" w14:textId="77777777" w:rsidTr="006B325A">
        <w:tc>
          <w:tcPr>
            <w:tcW w:w="3763" w:type="dxa"/>
          </w:tcPr>
          <w:p w14:paraId="0EC5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865" w:type="dxa"/>
          </w:tcPr>
          <w:p w14:paraId="43F5D5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 (2.83)</w:t>
            </w:r>
          </w:p>
        </w:tc>
        <w:tc>
          <w:tcPr>
            <w:tcW w:w="843" w:type="dxa"/>
          </w:tcPr>
          <w:p w14:paraId="48FB87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7477E491" w14:textId="4A844520" w:rsidR="00E47E9F" w:rsidRPr="00C73E1C" w:rsidRDefault="003760E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368884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E4BB1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(4.16)</w:t>
            </w:r>
          </w:p>
        </w:tc>
        <w:tc>
          <w:tcPr>
            <w:tcW w:w="843" w:type="dxa"/>
          </w:tcPr>
          <w:p w14:paraId="28E8CF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6755B80" w14:textId="31CE108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5F4403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F57B7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(8.97)</w:t>
            </w:r>
          </w:p>
        </w:tc>
        <w:tc>
          <w:tcPr>
            <w:tcW w:w="843" w:type="dxa"/>
          </w:tcPr>
          <w:p w14:paraId="7331F9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F3D8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105 (6.54)</w:t>
            </w:r>
          </w:p>
        </w:tc>
        <w:tc>
          <w:tcPr>
            <w:tcW w:w="843" w:type="dxa"/>
          </w:tcPr>
          <w:p w14:paraId="55F579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2866A29" w14:textId="77777777" w:rsidTr="006B325A">
        <w:tc>
          <w:tcPr>
            <w:tcW w:w="3763" w:type="dxa"/>
          </w:tcPr>
          <w:p w14:paraId="28EB01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865" w:type="dxa"/>
          </w:tcPr>
          <w:p w14:paraId="5AAA4D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 (10.09)</w:t>
            </w:r>
          </w:p>
        </w:tc>
        <w:tc>
          <w:tcPr>
            <w:tcW w:w="843" w:type="dxa"/>
          </w:tcPr>
          <w:p w14:paraId="527233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23CC5EF" w14:textId="20CA91A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7082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BFBD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(8.40)</w:t>
            </w:r>
          </w:p>
        </w:tc>
        <w:tc>
          <w:tcPr>
            <w:tcW w:w="843" w:type="dxa"/>
          </w:tcPr>
          <w:p w14:paraId="18C0DD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3A0E5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(2.58)</w:t>
            </w:r>
          </w:p>
        </w:tc>
        <w:tc>
          <w:tcPr>
            <w:tcW w:w="1344" w:type="dxa"/>
          </w:tcPr>
          <w:p w14:paraId="52AD8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60F42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470 (11.27)</w:t>
            </w:r>
          </w:p>
        </w:tc>
        <w:tc>
          <w:tcPr>
            <w:tcW w:w="843" w:type="dxa"/>
          </w:tcPr>
          <w:p w14:paraId="7281ED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D6E7D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 (10.49)</w:t>
            </w:r>
          </w:p>
        </w:tc>
        <w:tc>
          <w:tcPr>
            <w:tcW w:w="843" w:type="dxa"/>
          </w:tcPr>
          <w:p w14:paraId="12D864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DCA80F4" w14:textId="77777777" w:rsidTr="006B325A">
        <w:tc>
          <w:tcPr>
            <w:tcW w:w="3763" w:type="dxa"/>
          </w:tcPr>
          <w:p w14:paraId="49A359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865" w:type="dxa"/>
          </w:tcPr>
          <w:p w14:paraId="1AA961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(20.49)</w:t>
            </w:r>
          </w:p>
        </w:tc>
        <w:tc>
          <w:tcPr>
            <w:tcW w:w="843" w:type="dxa"/>
          </w:tcPr>
          <w:p w14:paraId="6F1C43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A6524D2" w14:textId="341EBF9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3760E9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5425F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E57DD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103 (11.49)</w:t>
            </w:r>
          </w:p>
        </w:tc>
        <w:tc>
          <w:tcPr>
            <w:tcW w:w="843" w:type="dxa"/>
          </w:tcPr>
          <w:p w14:paraId="6BC7B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73A7066" w14:textId="5FD713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C41B9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47F6E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71BB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(14.38)</w:t>
            </w:r>
          </w:p>
        </w:tc>
        <w:tc>
          <w:tcPr>
            <w:tcW w:w="843" w:type="dxa"/>
          </w:tcPr>
          <w:p w14:paraId="2E4CC3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2034B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(8.00)</w:t>
            </w:r>
          </w:p>
        </w:tc>
        <w:tc>
          <w:tcPr>
            <w:tcW w:w="843" w:type="dxa"/>
          </w:tcPr>
          <w:p w14:paraId="6382D8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0D9F03A" w14:textId="77777777" w:rsidTr="006B325A">
        <w:tc>
          <w:tcPr>
            <w:tcW w:w="3763" w:type="dxa"/>
          </w:tcPr>
          <w:p w14:paraId="4CC1E8D5" w14:textId="77777777" w:rsidR="00E47E9F" w:rsidRPr="006B325A" w:rsidRDefault="00E47E9F" w:rsidP="00C73E1C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AD4BA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865" w:type="dxa"/>
          </w:tcPr>
          <w:p w14:paraId="460E05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2EA5C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3F90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309B7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6E49C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B655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A5B82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239E446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9B20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ED45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29BB5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A8CA6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99ABAE" w14:textId="77777777" w:rsidTr="006B325A">
        <w:tc>
          <w:tcPr>
            <w:tcW w:w="3763" w:type="dxa"/>
          </w:tcPr>
          <w:p w14:paraId="53E1BD3B" w14:textId="59042375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865" w:type="dxa"/>
          </w:tcPr>
          <w:p w14:paraId="16256A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(2.48)</w:t>
            </w:r>
          </w:p>
        </w:tc>
        <w:tc>
          <w:tcPr>
            <w:tcW w:w="843" w:type="dxa"/>
          </w:tcPr>
          <w:p w14:paraId="346C2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  <w:tc>
          <w:tcPr>
            <w:tcW w:w="1255" w:type="dxa"/>
          </w:tcPr>
          <w:p w14:paraId="33E4A070" w14:textId="0A77CC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4EBBA5B" w14:textId="30DD80F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558</w:t>
            </w:r>
          </w:p>
        </w:tc>
        <w:tc>
          <w:tcPr>
            <w:tcW w:w="865" w:type="dxa"/>
          </w:tcPr>
          <w:p w14:paraId="42593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111 (4.51)</w:t>
            </w:r>
          </w:p>
        </w:tc>
        <w:tc>
          <w:tcPr>
            <w:tcW w:w="843" w:type="dxa"/>
          </w:tcPr>
          <w:p w14:paraId="734BD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40885A23" w14:textId="75F12FF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49F6BCC4" w14:textId="40C907B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05A16">
              <w:rPr>
                <w:rFonts w:ascii="Times New Roman" w:hAnsi="Times New Roman" w:cs="Times New Roman"/>
                <w:sz w:val="24"/>
                <w:szCs w:val="24"/>
              </w:rPr>
              <w:t>396</w:t>
            </w:r>
          </w:p>
        </w:tc>
        <w:tc>
          <w:tcPr>
            <w:tcW w:w="865" w:type="dxa"/>
          </w:tcPr>
          <w:p w14:paraId="19B493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834 (9.57)</w:t>
            </w:r>
          </w:p>
        </w:tc>
        <w:tc>
          <w:tcPr>
            <w:tcW w:w="843" w:type="dxa"/>
          </w:tcPr>
          <w:p w14:paraId="3F7A5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0.084</w:t>
            </w:r>
          </w:p>
        </w:tc>
        <w:tc>
          <w:tcPr>
            <w:tcW w:w="865" w:type="dxa"/>
          </w:tcPr>
          <w:p w14:paraId="526E7B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130 (6.25)</w:t>
            </w:r>
          </w:p>
        </w:tc>
        <w:tc>
          <w:tcPr>
            <w:tcW w:w="843" w:type="dxa"/>
          </w:tcPr>
          <w:p w14:paraId="737402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0.275</w:t>
            </w:r>
          </w:p>
        </w:tc>
      </w:tr>
      <w:tr w:rsidR="00E47E9F" w:rsidRPr="00C73E1C" w14:paraId="1F22D0CB" w14:textId="77777777" w:rsidTr="006B325A">
        <w:tc>
          <w:tcPr>
            <w:tcW w:w="3763" w:type="dxa"/>
          </w:tcPr>
          <w:p w14:paraId="565C13D7" w14:textId="7B38F4BA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865" w:type="dxa"/>
          </w:tcPr>
          <w:p w14:paraId="257212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(4.94)</w:t>
            </w:r>
          </w:p>
        </w:tc>
        <w:tc>
          <w:tcPr>
            <w:tcW w:w="843" w:type="dxa"/>
          </w:tcPr>
          <w:p w14:paraId="244DA0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11B34F1" w14:textId="622FB2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10677C">
              <w:rPr>
                <w:rFonts w:ascii="Times New Roman" w:hAnsi="Times New Roman" w:cs="Times New Roman"/>
                <w:sz w:val="24"/>
                <w:szCs w:val="24"/>
              </w:rPr>
              <w:t>6.64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BCADE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0CDD7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402 (6.65)</w:t>
            </w:r>
          </w:p>
        </w:tc>
        <w:tc>
          <w:tcPr>
            <w:tcW w:w="843" w:type="dxa"/>
          </w:tcPr>
          <w:p w14:paraId="03C9D5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71136D79" w14:textId="23E046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</w:t>
            </w:r>
            <w:r w:rsidR="008B79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115BAB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4D200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871 (7.98)</w:t>
            </w:r>
          </w:p>
        </w:tc>
        <w:tc>
          <w:tcPr>
            <w:tcW w:w="843" w:type="dxa"/>
          </w:tcPr>
          <w:p w14:paraId="076B9B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6402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178 (5.33)</w:t>
            </w:r>
          </w:p>
        </w:tc>
        <w:tc>
          <w:tcPr>
            <w:tcW w:w="843" w:type="dxa"/>
          </w:tcPr>
          <w:p w14:paraId="26C2ED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DDDCF57" w14:textId="77777777" w:rsidTr="006B325A">
        <w:tc>
          <w:tcPr>
            <w:tcW w:w="3763" w:type="dxa"/>
          </w:tcPr>
          <w:p w14:paraId="15B0C2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865" w:type="dxa"/>
          </w:tcPr>
          <w:p w14:paraId="39106E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67C08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F52D2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476674D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09DA2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A67DB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D5FAF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5AE75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92516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EE7D2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E8406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9F8EE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59D7DA5A" w14:textId="77777777" w:rsidTr="006B325A">
        <w:tc>
          <w:tcPr>
            <w:tcW w:w="3763" w:type="dxa"/>
          </w:tcPr>
          <w:p w14:paraId="1167F6C1" w14:textId="64C50145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865" w:type="dxa"/>
          </w:tcPr>
          <w:p w14:paraId="5C71FBC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(8.41)</w:t>
            </w:r>
          </w:p>
        </w:tc>
        <w:tc>
          <w:tcPr>
            <w:tcW w:w="843" w:type="dxa"/>
          </w:tcPr>
          <w:p w14:paraId="1BD55EA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5" w:type="dxa"/>
          </w:tcPr>
          <w:p w14:paraId="639C360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(4.52)</w:t>
            </w:r>
          </w:p>
        </w:tc>
        <w:tc>
          <w:tcPr>
            <w:tcW w:w="1051" w:type="dxa"/>
          </w:tcPr>
          <w:p w14:paraId="7AD2A2AE" w14:textId="74CE8F6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865" w:type="dxa"/>
          </w:tcPr>
          <w:p w14:paraId="7DB7E71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(6.03)</w:t>
            </w:r>
          </w:p>
        </w:tc>
        <w:tc>
          <w:tcPr>
            <w:tcW w:w="843" w:type="dxa"/>
          </w:tcPr>
          <w:p w14:paraId="132A58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0.108</w:t>
            </w:r>
          </w:p>
        </w:tc>
        <w:tc>
          <w:tcPr>
            <w:tcW w:w="1143" w:type="dxa"/>
          </w:tcPr>
          <w:p w14:paraId="5A83583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 (0.98)</w:t>
            </w:r>
          </w:p>
        </w:tc>
        <w:tc>
          <w:tcPr>
            <w:tcW w:w="1344" w:type="dxa"/>
          </w:tcPr>
          <w:p w14:paraId="7BDCA765" w14:textId="33604C5E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F61D4">
              <w:rPr>
                <w:rFonts w:ascii="Times New Roman" w:hAnsi="Times New Roman" w:cs="Times New Roman"/>
                <w:sz w:val="24"/>
                <w:szCs w:val="24"/>
              </w:rPr>
              <w:t>862</w:t>
            </w:r>
          </w:p>
        </w:tc>
        <w:tc>
          <w:tcPr>
            <w:tcW w:w="865" w:type="dxa"/>
          </w:tcPr>
          <w:p w14:paraId="5B0ED75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(8.40)</w:t>
            </w:r>
          </w:p>
        </w:tc>
        <w:tc>
          <w:tcPr>
            <w:tcW w:w="843" w:type="dxa"/>
          </w:tcPr>
          <w:p w14:paraId="6367CBA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1FFC44C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(15.97)</w:t>
            </w:r>
          </w:p>
        </w:tc>
        <w:tc>
          <w:tcPr>
            <w:tcW w:w="843" w:type="dxa"/>
          </w:tcPr>
          <w:p w14:paraId="2BE70C8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0.114</w:t>
            </w:r>
          </w:p>
        </w:tc>
      </w:tr>
      <w:tr w:rsidR="002C0CE4" w:rsidRPr="00C73E1C" w14:paraId="741D8C19" w14:textId="77777777" w:rsidTr="006B325A">
        <w:tc>
          <w:tcPr>
            <w:tcW w:w="3763" w:type="dxa"/>
          </w:tcPr>
          <w:p w14:paraId="48E08397" w14:textId="105E85F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865" w:type="dxa"/>
          </w:tcPr>
          <w:p w14:paraId="682509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(5.25)</w:t>
            </w:r>
          </w:p>
        </w:tc>
        <w:tc>
          <w:tcPr>
            <w:tcW w:w="843" w:type="dxa"/>
          </w:tcPr>
          <w:p w14:paraId="6FFC98A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487940E5" w14:textId="6A2C2843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8.04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EBB5F5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54577C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(4.84)</w:t>
            </w:r>
          </w:p>
        </w:tc>
        <w:tc>
          <w:tcPr>
            <w:tcW w:w="843" w:type="dxa"/>
          </w:tcPr>
          <w:p w14:paraId="750FF75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09172DF" w14:textId="2BB415BB" w:rsidR="002C0CE4" w:rsidRPr="00C73E1C" w:rsidRDefault="00DF61D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6F07E9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335862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725 (7.93)</w:t>
            </w:r>
          </w:p>
        </w:tc>
        <w:tc>
          <w:tcPr>
            <w:tcW w:w="843" w:type="dxa"/>
          </w:tcPr>
          <w:p w14:paraId="276871E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CE6FF7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97 (5.88)</w:t>
            </w:r>
          </w:p>
        </w:tc>
        <w:tc>
          <w:tcPr>
            <w:tcW w:w="843" w:type="dxa"/>
          </w:tcPr>
          <w:p w14:paraId="74E444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5ADD5C90" w14:textId="77777777" w:rsidTr="006B325A">
        <w:tc>
          <w:tcPr>
            <w:tcW w:w="3763" w:type="dxa"/>
          </w:tcPr>
          <w:p w14:paraId="2C948F99" w14:textId="36B271B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65" w:type="dxa"/>
          </w:tcPr>
          <w:p w14:paraId="5A55A57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(1.84)</w:t>
            </w:r>
          </w:p>
        </w:tc>
        <w:tc>
          <w:tcPr>
            <w:tcW w:w="843" w:type="dxa"/>
          </w:tcPr>
          <w:p w14:paraId="22B8B7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355D649" w14:textId="6D7EB24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(7.6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F0A86F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1E7658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132 (6.74)</w:t>
            </w:r>
          </w:p>
        </w:tc>
        <w:tc>
          <w:tcPr>
            <w:tcW w:w="843" w:type="dxa"/>
          </w:tcPr>
          <w:p w14:paraId="652FAD2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7113D18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(1.17)</w:t>
            </w:r>
          </w:p>
        </w:tc>
        <w:tc>
          <w:tcPr>
            <w:tcW w:w="1344" w:type="dxa"/>
          </w:tcPr>
          <w:p w14:paraId="205AA9C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130CAF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372 (8.61)</w:t>
            </w:r>
          </w:p>
        </w:tc>
        <w:tc>
          <w:tcPr>
            <w:tcW w:w="843" w:type="dxa"/>
          </w:tcPr>
          <w:p w14:paraId="57E6D64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DB7EB6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 (4.77)</w:t>
            </w:r>
          </w:p>
        </w:tc>
        <w:tc>
          <w:tcPr>
            <w:tcW w:w="843" w:type="dxa"/>
          </w:tcPr>
          <w:p w14:paraId="23CF182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25B1175" w14:textId="77777777" w:rsidTr="006B325A">
        <w:tc>
          <w:tcPr>
            <w:tcW w:w="3763" w:type="dxa"/>
          </w:tcPr>
          <w:p w14:paraId="7934F173" w14:textId="308B76B6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865" w:type="dxa"/>
          </w:tcPr>
          <w:p w14:paraId="7F1FD39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(3.81)</w:t>
            </w:r>
          </w:p>
        </w:tc>
        <w:tc>
          <w:tcPr>
            <w:tcW w:w="843" w:type="dxa"/>
          </w:tcPr>
          <w:p w14:paraId="0306449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281455F" w14:textId="0B7AEBFD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6144">
              <w:rPr>
                <w:rFonts w:ascii="Times New Roman" w:hAnsi="Times New Roman" w:cs="Times New Roman"/>
                <w:sz w:val="24"/>
                <w:szCs w:val="24"/>
              </w:rPr>
              <w:t>5.64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44F070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6CEA81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 (7.14)</w:t>
            </w:r>
          </w:p>
        </w:tc>
        <w:tc>
          <w:tcPr>
            <w:tcW w:w="843" w:type="dxa"/>
          </w:tcPr>
          <w:p w14:paraId="711415F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A9B457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(2.3)</w:t>
            </w:r>
          </w:p>
        </w:tc>
        <w:tc>
          <w:tcPr>
            <w:tcW w:w="1344" w:type="dxa"/>
          </w:tcPr>
          <w:p w14:paraId="21C51B5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1B666B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197 (19.15)</w:t>
            </w:r>
          </w:p>
        </w:tc>
        <w:tc>
          <w:tcPr>
            <w:tcW w:w="843" w:type="dxa"/>
          </w:tcPr>
          <w:p w14:paraId="6D8E73D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CFEA2E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(8.39)</w:t>
            </w:r>
          </w:p>
        </w:tc>
        <w:tc>
          <w:tcPr>
            <w:tcW w:w="843" w:type="dxa"/>
          </w:tcPr>
          <w:p w14:paraId="1FBD0AF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CACEC3D" w14:textId="77777777" w:rsidTr="006B325A">
        <w:tc>
          <w:tcPr>
            <w:tcW w:w="3763" w:type="dxa"/>
          </w:tcPr>
          <w:p w14:paraId="6AB979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865" w:type="dxa"/>
          </w:tcPr>
          <w:p w14:paraId="6886D9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857C4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7A102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9CE220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53FB8A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3F5BB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352851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66CBC0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1B2D9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55EDA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3034A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0551F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E640459" w14:textId="77777777" w:rsidTr="006B325A">
        <w:tc>
          <w:tcPr>
            <w:tcW w:w="3763" w:type="dxa"/>
          </w:tcPr>
          <w:p w14:paraId="70EFC96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865" w:type="dxa"/>
          </w:tcPr>
          <w:p w14:paraId="3A0F97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(4.69)</w:t>
            </w:r>
          </w:p>
        </w:tc>
        <w:tc>
          <w:tcPr>
            <w:tcW w:w="843" w:type="dxa"/>
          </w:tcPr>
          <w:p w14:paraId="0330B3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1255" w:type="dxa"/>
          </w:tcPr>
          <w:p w14:paraId="7E63D2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51" w:type="dxa"/>
          </w:tcPr>
          <w:p w14:paraId="568A9D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5" w:type="dxa"/>
          </w:tcPr>
          <w:p w14:paraId="1ECE9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(5.94)</w:t>
            </w:r>
          </w:p>
        </w:tc>
        <w:tc>
          <w:tcPr>
            <w:tcW w:w="843" w:type="dxa"/>
          </w:tcPr>
          <w:p w14:paraId="773378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</w:tc>
        <w:tc>
          <w:tcPr>
            <w:tcW w:w="1143" w:type="dxa"/>
          </w:tcPr>
          <w:p w14:paraId="0C9EAF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(1.35)</w:t>
            </w:r>
          </w:p>
        </w:tc>
        <w:tc>
          <w:tcPr>
            <w:tcW w:w="1344" w:type="dxa"/>
          </w:tcPr>
          <w:p w14:paraId="3EC58856" w14:textId="05BC069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336</w:t>
            </w:r>
          </w:p>
        </w:tc>
        <w:tc>
          <w:tcPr>
            <w:tcW w:w="865" w:type="dxa"/>
          </w:tcPr>
          <w:p w14:paraId="3B0C2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(8.97)</w:t>
            </w:r>
          </w:p>
        </w:tc>
        <w:tc>
          <w:tcPr>
            <w:tcW w:w="843" w:type="dxa"/>
          </w:tcPr>
          <w:p w14:paraId="5D9835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0.161</w:t>
            </w:r>
          </w:p>
        </w:tc>
        <w:tc>
          <w:tcPr>
            <w:tcW w:w="865" w:type="dxa"/>
          </w:tcPr>
          <w:p w14:paraId="334B2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287 (6.51)</w:t>
            </w:r>
          </w:p>
        </w:tc>
        <w:tc>
          <w:tcPr>
            <w:tcW w:w="843" w:type="dxa"/>
          </w:tcPr>
          <w:p w14:paraId="64EACA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8D72406" w14:textId="77777777" w:rsidTr="006B325A">
        <w:tc>
          <w:tcPr>
            <w:tcW w:w="3763" w:type="dxa"/>
          </w:tcPr>
          <w:p w14:paraId="7E079AE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Not Married</w:t>
            </w:r>
          </w:p>
        </w:tc>
        <w:tc>
          <w:tcPr>
            <w:tcW w:w="865" w:type="dxa"/>
          </w:tcPr>
          <w:p w14:paraId="04CD8D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(2.15)</w:t>
            </w:r>
          </w:p>
        </w:tc>
        <w:tc>
          <w:tcPr>
            <w:tcW w:w="843" w:type="dxa"/>
          </w:tcPr>
          <w:p w14:paraId="5CC1A5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BE8B7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51" w:type="dxa"/>
          </w:tcPr>
          <w:p w14:paraId="79C38C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F77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(4.39)</w:t>
            </w:r>
          </w:p>
        </w:tc>
        <w:tc>
          <w:tcPr>
            <w:tcW w:w="843" w:type="dxa"/>
          </w:tcPr>
          <w:p w14:paraId="7A066C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36EFC5D" w14:textId="72080EBB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3D455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3E5A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(6.79)</w:t>
            </w:r>
          </w:p>
        </w:tc>
        <w:tc>
          <w:tcPr>
            <w:tcW w:w="843" w:type="dxa"/>
          </w:tcPr>
          <w:p w14:paraId="4D22E7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F17E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(1.87)</w:t>
            </w:r>
          </w:p>
        </w:tc>
        <w:tc>
          <w:tcPr>
            <w:tcW w:w="843" w:type="dxa"/>
          </w:tcPr>
          <w:p w14:paraId="632476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6524E5F" w14:textId="77777777" w:rsidTr="006B325A">
        <w:tc>
          <w:tcPr>
            <w:tcW w:w="3763" w:type="dxa"/>
          </w:tcPr>
          <w:p w14:paraId="408DB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865" w:type="dxa"/>
          </w:tcPr>
          <w:p w14:paraId="17686AE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BD9E0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097E3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2E10F6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5BC8F94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80F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213623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34FF99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C9FF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F31685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57D17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AE9CC5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AE3A8AB" w14:textId="77777777" w:rsidTr="006B325A">
        <w:tc>
          <w:tcPr>
            <w:tcW w:w="3763" w:type="dxa"/>
          </w:tcPr>
          <w:p w14:paraId="4E95881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865" w:type="dxa"/>
          </w:tcPr>
          <w:p w14:paraId="59921A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(2.49)</w:t>
            </w:r>
          </w:p>
        </w:tc>
        <w:tc>
          <w:tcPr>
            <w:tcW w:w="843" w:type="dxa"/>
          </w:tcPr>
          <w:p w14:paraId="5512FC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0.041</w:t>
            </w:r>
          </w:p>
        </w:tc>
        <w:tc>
          <w:tcPr>
            <w:tcW w:w="1255" w:type="dxa"/>
          </w:tcPr>
          <w:p w14:paraId="547EFE45" w14:textId="7CAB9AB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6ED90E8" w14:textId="5E5ADBE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266E51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865" w:type="dxa"/>
          </w:tcPr>
          <w:p w14:paraId="02DCE7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(4.11)</w:t>
            </w:r>
          </w:p>
        </w:tc>
        <w:tc>
          <w:tcPr>
            <w:tcW w:w="843" w:type="dxa"/>
          </w:tcPr>
          <w:p w14:paraId="6F99B9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0.259</w:t>
            </w:r>
          </w:p>
        </w:tc>
        <w:tc>
          <w:tcPr>
            <w:tcW w:w="1143" w:type="dxa"/>
          </w:tcPr>
          <w:p w14:paraId="775E847E" w14:textId="42180B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1344" w:type="dxa"/>
          </w:tcPr>
          <w:p w14:paraId="000DBE27" w14:textId="2F89EEF9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0.203</w:t>
            </w:r>
          </w:p>
        </w:tc>
        <w:tc>
          <w:tcPr>
            <w:tcW w:w="865" w:type="dxa"/>
          </w:tcPr>
          <w:p w14:paraId="2A4492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771 (9.52)</w:t>
            </w:r>
          </w:p>
        </w:tc>
        <w:tc>
          <w:tcPr>
            <w:tcW w:w="843" w:type="dxa"/>
          </w:tcPr>
          <w:p w14:paraId="23BC76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0.064</w:t>
            </w:r>
          </w:p>
        </w:tc>
        <w:tc>
          <w:tcPr>
            <w:tcW w:w="865" w:type="dxa"/>
          </w:tcPr>
          <w:p w14:paraId="102690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(7.24)</w:t>
            </w:r>
          </w:p>
        </w:tc>
        <w:tc>
          <w:tcPr>
            <w:tcW w:w="843" w:type="dxa"/>
          </w:tcPr>
          <w:p w14:paraId="32838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0.065</w:t>
            </w:r>
          </w:p>
        </w:tc>
      </w:tr>
      <w:tr w:rsidR="00E47E9F" w:rsidRPr="00C73E1C" w14:paraId="6AED38B6" w14:textId="77777777" w:rsidTr="006B325A">
        <w:tc>
          <w:tcPr>
            <w:tcW w:w="3763" w:type="dxa"/>
          </w:tcPr>
          <w:p w14:paraId="0ACAA45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865" w:type="dxa"/>
          </w:tcPr>
          <w:p w14:paraId="1B0FF0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(4.33)</w:t>
            </w:r>
          </w:p>
        </w:tc>
        <w:tc>
          <w:tcPr>
            <w:tcW w:w="843" w:type="dxa"/>
          </w:tcPr>
          <w:p w14:paraId="4D96D0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DCC9642" w14:textId="27A0C00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r w:rsidR="00C35EA7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CAD29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A169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(5.70)</w:t>
            </w:r>
          </w:p>
        </w:tc>
        <w:tc>
          <w:tcPr>
            <w:tcW w:w="843" w:type="dxa"/>
          </w:tcPr>
          <w:p w14:paraId="0F00A5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6EC4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(0.92)</w:t>
            </w:r>
          </w:p>
        </w:tc>
        <w:tc>
          <w:tcPr>
            <w:tcW w:w="1344" w:type="dxa"/>
          </w:tcPr>
          <w:p w14:paraId="52436F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00D43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817 (7.84)</w:t>
            </w:r>
          </w:p>
        </w:tc>
        <w:tc>
          <w:tcPr>
            <w:tcW w:w="843" w:type="dxa"/>
          </w:tcPr>
          <w:p w14:paraId="17E749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EFBB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(6.08)</w:t>
            </w:r>
          </w:p>
        </w:tc>
        <w:tc>
          <w:tcPr>
            <w:tcW w:w="843" w:type="dxa"/>
          </w:tcPr>
          <w:p w14:paraId="3A7D10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AA21AC" w14:textId="77777777" w:rsidTr="006B325A">
        <w:tc>
          <w:tcPr>
            <w:tcW w:w="3763" w:type="dxa"/>
          </w:tcPr>
          <w:p w14:paraId="29A580A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865" w:type="dxa"/>
          </w:tcPr>
          <w:p w14:paraId="4D453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 (5.86)</w:t>
            </w:r>
          </w:p>
        </w:tc>
        <w:tc>
          <w:tcPr>
            <w:tcW w:w="843" w:type="dxa"/>
          </w:tcPr>
          <w:p w14:paraId="73057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33E9BCCC" w14:textId="7876BC40" w:rsidR="00E47E9F" w:rsidRPr="00C73E1C" w:rsidRDefault="00C35EA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4.70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8FCB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223F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 (6.74)</w:t>
            </w:r>
          </w:p>
        </w:tc>
        <w:tc>
          <w:tcPr>
            <w:tcW w:w="843" w:type="dxa"/>
          </w:tcPr>
          <w:p w14:paraId="38CF8D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D830AF2" w14:textId="50357A2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(0.9</w:t>
            </w:r>
            <w:r w:rsidR="00C0005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7747A9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338A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116 (11.05)</w:t>
            </w:r>
          </w:p>
        </w:tc>
        <w:tc>
          <w:tcPr>
            <w:tcW w:w="843" w:type="dxa"/>
          </w:tcPr>
          <w:p w14:paraId="7F7CEB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656F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(3.29)</w:t>
            </w:r>
          </w:p>
        </w:tc>
        <w:tc>
          <w:tcPr>
            <w:tcW w:w="843" w:type="dxa"/>
          </w:tcPr>
          <w:p w14:paraId="011960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C93B584" w14:textId="77777777" w:rsidTr="006B325A">
        <w:tc>
          <w:tcPr>
            <w:tcW w:w="3763" w:type="dxa"/>
          </w:tcPr>
          <w:p w14:paraId="2ADAAE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865" w:type="dxa"/>
          </w:tcPr>
          <w:p w14:paraId="2275D7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DE85A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75E70F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3C3CC7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2B2B1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C4C16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DFCB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5212708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874C8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2342C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34F0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B08D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EC37010" w14:textId="77777777" w:rsidTr="006B325A">
        <w:tc>
          <w:tcPr>
            <w:tcW w:w="3763" w:type="dxa"/>
          </w:tcPr>
          <w:p w14:paraId="09A74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865" w:type="dxa"/>
          </w:tcPr>
          <w:p w14:paraId="72893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57BF6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4FA66B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3E7EBB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EDE63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4A445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3CFF16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211DAA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A2D63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A4EB2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81E63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0CC75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0519B6" w14:textId="77777777" w:rsidTr="006B325A">
        <w:tc>
          <w:tcPr>
            <w:tcW w:w="3763" w:type="dxa"/>
          </w:tcPr>
          <w:p w14:paraId="7AAEC5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865" w:type="dxa"/>
          </w:tcPr>
          <w:p w14:paraId="1DE5D3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(2.89)</w:t>
            </w:r>
          </w:p>
        </w:tc>
        <w:tc>
          <w:tcPr>
            <w:tcW w:w="843" w:type="dxa"/>
          </w:tcPr>
          <w:p w14:paraId="14F4C9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0.405</w:t>
            </w:r>
          </w:p>
        </w:tc>
        <w:tc>
          <w:tcPr>
            <w:tcW w:w="1255" w:type="dxa"/>
          </w:tcPr>
          <w:p w14:paraId="0DD72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 (5.59)</w:t>
            </w:r>
          </w:p>
        </w:tc>
        <w:tc>
          <w:tcPr>
            <w:tcW w:w="1051" w:type="dxa"/>
          </w:tcPr>
          <w:p w14:paraId="110249AA" w14:textId="2E9B22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04411">
              <w:rPr>
                <w:rFonts w:ascii="Times New Roman" w:hAnsi="Times New Roman" w:cs="Times New Roman"/>
                <w:sz w:val="24"/>
                <w:szCs w:val="24"/>
              </w:rPr>
              <w:t>419</w:t>
            </w:r>
          </w:p>
        </w:tc>
        <w:tc>
          <w:tcPr>
            <w:tcW w:w="865" w:type="dxa"/>
          </w:tcPr>
          <w:p w14:paraId="1FD0AE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(4.58)</w:t>
            </w:r>
          </w:p>
        </w:tc>
        <w:tc>
          <w:tcPr>
            <w:tcW w:w="843" w:type="dxa"/>
          </w:tcPr>
          <w:p w14:paraId="23B460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0.270</w:t>
            </w:r>
          </w:p>
        </w:tc>
        <w:tc>
          <w:tcPr>
            <w:tcW w:w="1143" w:type="dxa"/>
          </w:tcPr>
          <w:p w14:paraId="59EA09FF" w14:textId="22849CE5" w:rsidR="00E47E9F" w:rsidRPr="00C73E1C" w:rsidRDefault="006741C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028E5BA0" w14:textId="5483BE8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741C4"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  <w:tc>
          <w:tcPr>
            <w:tcW w:w="865" w:type="dxa"/>
          </w:tcPr>
          <w:p w14:paraId="2A5DB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374 (8.33)</w:t>
            </w:r>
          </w:p>
        </w:tc>
        <w:tc>
          <w:tcPr>
            <w:tcW w:w="843" w:type="dxa"/>
          </w:tcPr>
          <w:p w14:paraId="6744A6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0.657</w:t>
            </w:r>
          </w:p>
        </w:tc>
        <w:tc>
          <w:tcPr>
            <w:tcW w:w="865" w:type="dxa"/>
          </w:tcPr>
          <w:p w14:paraId="4FBBFE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 (7.94)</w:t>
            </w:r>
          </w:p>
        </w:tc>
        <w:tc>
          <w:tcPr>
            <w:tcW w:w="843" w:type="dxa"/>
          </w:tcPr>
          <w:p w14:paraId="7A23A1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0.050</w:t>
            </w:r>
          </w:p>
        </w:tc>
      </w:tr>
      <w:tr w:rsidR="00E47E9F" w:rsidRPr="00C73E1C" w14:paraId="7E7842FF" w14:textId="77777777" w:rsidTr="006B325A">
        <w:tc>
          <w:tcPr>
            <w:tcW w:w="3763" w:type="dxa"/>
          </w:tcPr>
          <w:p w14:paraId="12B83C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865" w:type="dxa"/>
          </w:tcPr>
          <w:p w14:paraId="40E8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(3.96)</w:t>
            </w:r>
          </w:p>
        </w:tc>
        <w:tc>
          <w:tcPr>
            <w:tcW w:w="843" w:type="dxa"/>
          </w:tcPr>
          <w:p w14:paraId="2DC1B7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7BB2BFD9" w14:textId="422007E9" w:rsidR="00E47E9F" w:rsidRPr="00C73E1C" w:rsidRDefault="00F0441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376E1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2A7FE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459 (5.93)</w:t>
            </w:r>
          </w:p>
        </w:tc>
        <w:tc>
          <w:tcPr>
            <w:tcW w:w="843" w:type="dxa"/>
          </w:tcPr>
          <w:p w14:paraId="11EB32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70B6304" w14:textId="61DC3C7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741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(1.44)</w:t>
            </w:r>
          </w:p>
        </w:tc>
        <w:tc>
          <w:tcPr>
            <w:tcW w:w="1344" w:type="dxa"/>
          </w:tcPr>
          <w:p w14:paraId="5AE247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5D62D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1331 (8.82)</w:t>
            </w:r>
          </w:p>
        </w:tc>
        <w:tc>
          <w:tcPr>
            <w:tcW w:w="843" w:type="dxa"/>
          </w:tcPr>
          <w:p w14:paraId="749535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B3E9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245 (5.28)</w:t>
            </w:r>
          </w:p>
        </w:tc>
        <w:tc>
          <w:tcPr>
            <w:tcW w:w="843" w:type="dxa"/>
          </w:tcPr>
          <w:p w14:paraId="4B686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703B802" w14:textId="77777777" w:rsidTr="006B325A">
        <w:tc>
          <w:tcPr>
            <w:tcW w:w="3763" w:type="dxa"/>
          </w:tcPr>
          <w:p w14:paraId="66AF3B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865" w:type="dxa"/>
          </w:tcPr>
          <w:p w14:paraId="6B83E7B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E5E69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46F86E3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43A986D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59A652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CA876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45CA882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5D6C2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AE00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0923B3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4F604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1558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4DDA438" w14:textId="77777777" w:rsidTr="006B325A">
        <w:tc>
          <w:tcPr>
            <w:tcW w:w="3763" w:type="dxa"/>
          </w:tcPr>
          <w:p w14:paraId="34B6CC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63DF0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 (3.32)</w:t>
            </w:r>
          </w:p>
        </w:tc>
        <w:tc>
          <w:tcPr>
            <w:tcW w:w="843" w:type="dxa"/>
          </w:tcPr>
          <w:p w14:paraId="7E463C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0.037</w:t>
            </w:r>
          </w:p>
        </w:tc>
        <w:tc>
          <w:tcPr>
            <w:tcW w:w="1255" w:type="dxa"/>
          </w:tcPr>
          <w:p w14:paraId="6780C5FF" w14:textId="2224710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019E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C019E0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238B482" w14:textId="6B10158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C019E0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865" w:type="dxa"/>
          </w:tcPr>
          <w:p w14:paraId="6471B6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405 (5.24)</w:t>
            </w:r>
          </w:p>
        </w:tc>
        <w:tc>
          <w:tcPr>
            <w:tcW w:w="843" w:type="dxa"/>
          </w:tcPr>
          <w:p w14:paraId="796577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0.231</w:t>
            </w:r>
          </w:p>
        </w:tc>
        <w:tc>
          <w:tcPr>
            <w:tcW w:w="1143" w:type="dxa"/>
          </w:tcPr>
          <w:p w14:paraId="44B5467C" w14:textId="6D8238A3" w:rsidR="00E47E9F" w:rsidRPr="00C73E1C" w:rsidRDefault="005145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772F76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795DE92C" w14:textId="682183C4" w:rsidR="00E47E9F" w:rsidRPr="00C73E1C" w:rsidRDefault="00772F7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0.230</w:t>
            </w:r>
          </w:p>
        </w:tc>
        <w:tc>
          <w:tcPr>
            <w:tcW w:w="865" w:type="dxa"/>
          </w:tcPr>
          <w:p w14:paraId="22C72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1150 (7.46)</w:t>
            </w:r>
          </w:p>
        </w:tc>
        <w:tc>
          <w:tcPr>
            <w:tcW w:w="843" w:type="dxa"/>
          </w:tcPr>
          <w:p w14:paraId="4E1368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865" w:type="dxa"/>
          </w:tcPr>
          <w:p w14:paraId="599605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232 (6.17)</w:t>
            </w:r>
          </w:p>
        </w:tc>
        <w:tc>
          <w:tcPr>
            <w:tcW w:w="843" w:type="dxa"/>
          </w:tcPr>
          <w:p w14:paraId="6B4BC5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0.195</w:t>
            </w:r>
          </w:p>
        </w:tc>
      </w:tr>
      <w:tr w:rsidR="00E47E9F" w:rsidRPr="00C73E1C" w14:paraId="2A807383" w14:textId="77777777" w:rsidTr="006B325A">
        <w:tc>
          <w:tcPr>
            <w:tcW w:w="3763" w:type="dxa"/>
          </w:tcPr>
          <w:p w14:paraId="55F1D27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3924A6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(5.99)</w:t>
            </w:r>
          </w:p>
        </w:tc>
        <w:tc>
          <w:tcPr>
            <w:tcW w:w="843" w:type="dxa"/>
          </w:tcPr>
          <w:p w14:paraId="4E09EE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6E094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(4.26)</w:t>
            </w:r>
          </w:p>
        </w:tc>
        <w:tc>
          <w:tcPr>
            <w:tcW w:w="1051" w:type="dxa"/>
          </w:tcPr>
          <w:p w14:paraId="76352D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1211A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 (7.24)</w:t>
            </w:r>
          </w:p>
        </w:tc>
        <w:tc>
          <w:tcPr>
            <w:tcW w:w="843" w:type="dxa"/>
          </w:tcPr>
          <w:p w14:paraId="1DF79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3FAAE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(2.43)</w:t>
            </w:r>
          </w:p>
        </w:tc>
        <w:tc>
          <w:tcPr>
            <w:tcW w:w="1344" w:type="dxa"/>
          </w:tcPr>
          <w:p w14:paraId="1AD7C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3E5A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518 (9.61)</w:t>
            </w:r>
          </w:p>
        </w:tc>
        <w:tc>
          <w:tcPr>
            <w:tcW w:w="843" w:type="dxa"/>
          </w:tcPr>
          <w:p w14:paraId="7B5DEB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24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(4.51)</w:t>
            </w:r>
          </w:p>
        </w:tc>
        <w:tc>
          <w:tcPr>
            <w:tcW w:w="843" w:type="dxa"/>
          </w:tcPr>
          <w:p w14:paraId="6AD28D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5E68484" w14:textId="77777777" w:rsidTr="006B325A">
        <w:tc>
          <w:tcPr>
            <w:tcW w:w="3763" w:type="dxa"/>
          </w:tcPr>
          <w:p w14:paraId="1CDC3E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865" w:type="dxa"/>
          </w:tcPr>
          <w:p w14:paraId="484C4E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27AC15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2A58EC6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3071AFD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4739A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1EADC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1A13BE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28916E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04159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61D7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41C04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1E4E9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5848C0F" w14:textId="77777777" w:rsidTr="006B325A">
        <w:tc>
          <w:tcPr>
            <w:tcW w:w="3763" w:type="dxa"/>
          </w:tcPr>
          <w:p w14:paraId="2776ABF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0EB038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85 (3.60)</w:t>
            </w:r>
          </w:p>
        </w:tc>
        <w:tc>
          <w:tcPr>
            <w:tcW w:w="843" w:type="dxa"/>
          </w:tcPr>
          <w:p w14:paraId="196957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0.262</w:t>
            </w:r>
          </w:p>
        </w:tc>
        <w:tc>
          <w:tcPr>
            <w:tcW w:w="1255" w:type="dxa"/>
          </w:tcPr>
          <w:p w14:paraId="7958E679" w14:textId="6C42CDF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72512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40099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28E9BDA" w14:textId="59E5B0F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40099">
              <w:rPr>
                <w:rFonts w:ascii="Times New Roman" w:hAnsi="Times New Roman" w:cs="Times New Roman"/>
                <w:sz w:val="24"/>
                <w:szCs w:val="24"/>
              </w:rPr>
              <w:t>194</w:t>
            </w:r>
          </w:p>
        </w:tc>
        <w:tc>
          <w:tcPr>
            <w:tcW w:w="865" w:type="dxa"/>
          </w:tcPr>
          <w:p w14:paraId="13FDE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(5.63)</w:t>
            </w:r>
          </w:p>
        </w:tc>
        <w:tc>
          <w:tcPr>
            <w:tcW w:w="843" w:type="dxa"/>
          </w:tcPr>
          <w:p w14:paraId="0EF809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0.222</w:t>
            </w:r>
          </w:p>
        </w:tc>
        <w:tc>
          <w:tcPr>
            <w:tcW w:w="1143" w:type="dxa"/>
          </w:tcPr>
          <w:p w14:paraId="5C98CD73" w14:textId="588C4BC8" w:rsidR="00E47E9F" w:rsidRPr="00C73E1C" w:rsidRDefault="00431AB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D0EA22C" w14:textId="194429A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31AB0">
              <w:rPr>
                <w:rFonts w:ascii="Times New Roman" w:hAnsi="Times New Roman" w:cs="Times New Roman"/>
                <w:sz w:val="24"/>
                <w:szCs w:val="24"/>
              </w:rPr>
              <w:t>099</w:t>
            </w:r>
          </w:p>
        </w:tc>
        <w:tc>
          <w:tcPr>
            <w:tcW w:w="865" w:type="dxa"/>
          </w:tcPr>
          <w:p w14:paraId="65705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1693 (8.71)</w:t>
            </w:r>
          </w:p>
        </w:tc>
        <w:tc>
          <w:tcPr>
            <w:tcW w:w="843" w:type="dxa"/>
          </w:tcPr>
          <w:p w14:paraId="213922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0.892</w:t>
            </w:r>
          </w:p>
        </w:tc>
        <w:tc>
          <w:tcPr>
            <w:tcW w:w="865" w:type="dxa"/>
          </w:tcPr>
          <w:p w14:paraId="27EC1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305 (5.72)</w:t>
            </w:r>
          </w:p>
        </w:tc>
        <w:tc>
          <w:tcPr>
            <w:tcW w:w="843" w:type="dxa"/>
          </w:tcPr>
          <w:p w14:paraId="279A4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0.2418</w:t>
            </w:r>
          </w:p>
        </w:tc>
      </w:tr>
      <w:tr w:rsidR="00E47E9F" w:rsidRPr="00C73E1C" w14:paraId="765B5793" w14:textId="77777777" w:rsidTr="006B325A">
        <w:tc>
          <w:tcPr>
            <w:tcW w:w="3763" w:type="dxa"/>
          </w:tcPr>
          <w:p w14:paraId="28FE155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368632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(5.31)</w:t>
            </w:r>
          </w:p>
        </w:tc>
        <w:tc>
          <w:tcPr>
            <w:tcW w:w="843" w:type="dxa"/>
          </w:tcPr>
          <w:p w14:paraId="5540CF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3258EC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(20.62)</w:t>
            </w:r>
          </w:p>
        </w:tc>
        <w:tc>
          <w:tcPr>
            <w:tcW w:w="1051" w:type="dxa"/>
          </w:tcPr>
          <w:p w14:paraId="18826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DE3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(2.29)</w:t>
            </w:r>
          </w:p>
        </w:tc>
        <w:tc>
          <w:tcPr>
            <w:tcW w:w="843" w:type="dxa"/>
          </w:tcPr>
          <w:p w14:paraId="320F5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2AC3D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(6.44)</w:t>
            </w:r>
          </w:p>
        </w:tc>
        <w:tc>
          <w:tcPr>
            <w:tcW w:w="1344" w:type="dxa"/>
          </w:tcPr>
          <w:p w14:paraId="74C2A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AEAE5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(7.80)</w:t>
            </w:r>
          </w:p>
        </w:tc>
        <w:tc>
          <w:tcPr>
            <w:tcW w:w="843" w:type="dxa"/>
          </w:tcPr>
          <w:p w14:paraId="506AF2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1F7D8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(13.66)</w:t>
            </w:r>
          </w:p>
        </w:tc>
        <w:tc>
          <w:tcPr>
            <w:tcW w:w="843" w:type="dxa"/>
          </w:tcPr>
          <w:p w14:paraId="0C3F6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9344E1" w14:textId="77777777" w:rsidTr="006B325A">
        <w:tc>
          <w:tcPr>
            <w:tcW w:w="3763" w:type="dxa"/>
          </w:tcPr>
          <w:p w14:paraId="293B9F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865" w:type="dxa"/>
          </w:tcPr>
          <w:p w14:paraId="6F69C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89E85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048148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6ED55C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A4DF4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BBA33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1638FB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438DBD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FAB6C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E67BF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D260F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83C1F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3D3B280" w14:textId="77777777" w:rsidTr="006B325A">
        <w:tc>
          <w:tcPr>
            <w:tcW w:w="3763" w:type="dxa"/>
          </w:tcPr>
          <w:p w14:paraId="3DC651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865" w:type="dxa"/>
          </w:tcPr>
          <w:p w14:paraId="7C39B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4DDA74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0AEF86A" w14:textId="66FD9D2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(3.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37CD2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4697CF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4909FC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F38D376" w14:textId="07D6AC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5247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A52477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21514A8" w14:textId="519F953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A52477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  <w:tc>
          <w:tcPr>
            <w:tcW w:w="865" w:type="dxa"/>
          </w:tcPr>
          <w:p w14:paraId="5DC653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752 (7.96)</w:t>
            </w:r>
          </w:p>
        </w:tc>
        <w:tc>
          <w:tcPr>
            <w:tcW w:w="843" w:type="dxa"/>
          </w:tcPr>
          <w:p w14:paraId="1C6F5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0.061</w:t>
            </w:r>
          </w:p>
        </w:tc>
        <w:tc>
          <w:tcPr>
            <w:tcW w:w="865" w:type="dxa"/>
          </w:tcPr>
          <w:p w14:paraId="756E78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(6.31)</w:t>
            </w:r>
          </w:p>
        </w:tc>
        <w:tc>
          <w:tcPr>
            <w:tcW w:w="843" w:type="dxa"/>
          </w:tcPr>
          <w:p w14:paraId="2A22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0.513</w:t>
            </w:r>
          </w:p>
        </w:tc>
      </w:tr>
      <w:tr w:rsidR="00E47E9F" w:rsidRPr="00C73E1C" w14:paraId="161AE403" w14:textId="77777777" w:rsidTr="006B325A">
        <w:tc>
          <w:tcPr>
            <w:tcW w:w="3763" w:type="dxa"/>
          </w:tcPr>
          <w:p w14:paraId="6B7388E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865" w:type="dxa"/>
          </w:tcPr>
          <w:p w14:paraId="4A57E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2A2410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44A24F0A" w14:textId="0CC49F6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5.90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21BF17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AF7BC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4D06E4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C805F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(0.37)</w:t>
            </w:r>
          </w:p>
        </w:tc>
        <w:tc>
          <w:tcPr>
            <w:tcW w:w="1344" w:type="dxa"/>
          </w:tcPr>
          <w:p w14:paraId="03EEAF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6C00B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(8.02)</w:t>
            </w:r>
          </w:p>
        </w:tc>
        <w:tc>
          <w:tcPr>
            <w:tcW w:w="843" w:type="dxa"/>
          </w:tcPr>
          <w:p w14:paraId="4079A6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6058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(6.21)</w:t>
            </w:r>
          </w:p>
        </w:tc>
        <w:tc>
          <w:tcPr>
            <w:tcW w:w="843" w:type="dxa"/>
          </w:tcPr>
          <w:p w14:paraId="6C806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3C52428" w14:textId="77777777" w:rsidTr="006B325A">
        <w:tc>
          <w:tcPr>
            <w:tcW w:w="3763" w:type="dxa"/>
          </w:tcPr>
          <w:p w14:paraId="20AA08A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865" w:type="dxa"/>
          </w:tcPr>
          <w:p w14:paraId="361AC609" w14:textId="4BE92DE3" w:rsidR="00E47E9F" w:rsidRPr="00C73E1C" w:rsidRDefault="00CB674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3C2C19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2CE4E8E" w14:textId="5B9FD81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r w:rsidR="00347CA6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3FA85F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9628B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14:paraId="149484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0A9F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(1.54)</w:t>
            </w:r>
          </w:p>
        </w:tc>
        <w:tc>
          <w:tcPr>
            <w:tcW w:w="1344" w:type="dxa"/>
          </w:tcPr>
          <w:p w14:paraId="326E70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1CD1D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(10.32)</w:t>
            </w:r>
          </w:p>
        </w:tc>
        <w:tc>
          <w:tcPr>
            <w:tcW w:w="843" w:type="dxa"/>
          </w:tcPr>
          <w:p w14:paraId="44E25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A26B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(5.06)</w:t>
            </w:r>
          </w:p>
        </w:tc>
        <w:tc>
          <w:tcPr>
            <w:tcW w:w="843" w:type="dxa"/>
          </w:tcPr>
          <w:p w14:paraId="796A08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3981FCE" w14:textId="77777777" w:rsidTr="006B325A">
        <w:tc>
          <w:tcPr>
            <w:tcW w:w="3763" w:type="dxa"/>
          </w:tcPr>
          <w:p w14:paraId="6D090F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865" w:type="dxa"/>
          </w:tcPr>
          <w:p w14:paraId="0FA7CD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3828F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32B59A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7BF5A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9728A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A3A30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05651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135DBA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DB5C1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0D23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B3C90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8006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1755E0C" w14:textId="77777777" w:rsidTr="006B325A">
        <w:tc>
          <w:tcPr>
            <w:tcW w:w="3763" w:type="dxa"/>
          </w:tcPr>
          <w:p w14:paraId="7E08CE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Coconut/groundnut/ Sunflower/Mustard</w:t>
            </w:r>
          </w:p>
        </w:tc>
        <w:tc>
          <w:tcPr>
            <w:tcW w:w="865" w:type="dxa"/>
          </w:tcPr>
          <w:p w14:paraId="32F21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(4.07)</w:t>
            </w:r>
          </w:p>
        </w:tc>
        <w:tc>
          <w:tcPr>
            <w:tcW w:w="843" w:type="dxa"/>
          </w:tcPr>
          <w:p w14:paraId="0D021C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0.883</w:t>
            </w:r>
          </w:p>
        </w:tc>
        <w:tc>
          <w:tcPr>
            <w:tcW w:w="1255" w:type="dxa"/>
          </w:tcPr>
          <w:p w14:paraId="25038465" w14:textId="68B24B04" w:rsidR="00E47E9F" w:rsidRPr="00C73E1C" w:rsidRDefault="002C63C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2FADDCD" w14:textId="1AF4BEA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2C63C2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865" w:type="dxa"/>
          </w:tcPr>
          <w:p w14:paraId="3D1BC3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(6.96)</w:t>
            </w:r>
          </w:p>
        </w:tc>
        <w:tc>
          <w:tcPr>
            <w:tcW w:w="843" w:type="dxa"/>
          </w:tcPr>
          <w:p w14:paraId="6D246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0.026</w:t>
            </w:r>
          </w:p>
        </w:tc>
        <w:tc>
          <w:tcPr>
            <w:tcW w:w="1143" w:type="dxa"/>
          </w:tcPr>
          <w:p w14:paraId="288FD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4" w:type="dxa"/>
          </w:tcPr>
          <w:p w14:paraId="31E713A2" w14:textId="3A43039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A0C8D">
              <w:rPr>
                <w:rFonts w:ascii="Times New Roman" w:hAnsi="Times New Roman" w:cs="Times New Roman"/>
                <w:sz w:val="24"/>
                <w:szCs w:val="24"/>
              </w:rPr>
              <w:t>321</w:t>
            </w:r>
          </w:p>
        </w:tc>
        <w:tc>
          <w:tcPr>
            <w:tcW w:w="865" w:type="dxa"/>
          </w:tcPr>
          <w:p w14:paraId="08E8EC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 (9.06)</w:t>
            </w:r>
          </w:p>
        </w:tc>
        <w:tc>
          <w:tcPr>
            <w:tcW w:w="843" w:type="dxa"/>
          </w:tcPr>
          <w:p w14:paraId="6AB432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865" w:type="dxa"/>
          </w:tcPr>
          <w:p w14:paraId="1E09A2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(5.53)</w:t>
            </w:r>
          </w:p>
        </w:tc>
        <w:tc>
          <w:tcPr>
            <w:tcW w:w="843" w:type="dxa"/>
          </w:tcPr>
          <w:p w14:paraId="72A00F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0.755</w:t>
            </w:r>
          </w:p>
        </w:tc>
      </w:tr>
      <w:tr w:rsidR="00E47E9F" w:rsidRPr="00C73E1C" w14:paraId="12F1A2E2" w14:textId="77777777" w:rsidTr="006B325A">
        <w:tc>
          <w:tcPr>
            <w:tcW w:w="3763" w:type="dxa"/>
          </w:tcPr>
          <w:p w14:paraId="0EA59F8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865" w:type="dxa"/>
          </w:tcPr>
          <w:p w14:paraId="02E65F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(3.77)</w:t>
            </w:r>
          </w:p>
        </w:tc>
        <w:tc>
          <w:tcPr>
            <w:tcW w:w="843" w:type="dxa"/>
          </w:tcPr>
          <w:p w14:paraId="5AE20C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D099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 (4.79)</w:t>
            </w:r>
          </w:p>
        </w:tc>
        <w:tc>
          <w:tcPr>
            <w:tcW w:w="1051" w:type="dxa"/>
          </w:tcPr>
          <w:p w14:paraId="637BB6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C18CF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(3.61)</w:t>
            </w:r>
          </w:p>
        </w:tc>
        <w:tc>
          <w:tcPr>
            <w:tcW w:w="843" w:type="dxa"/>
          </w:tcPr>
          <w:p w14:paraId="7EDBF7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57BE38B5" w14:textId="20400086" w:rsidR="00E47E9F" w:rsidRPr="00C73E1C" w:rsidRDefault="005A0C8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7924B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25F90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(8.71)</w:t>
            </w:r>
          </w:p>
        </w:tc>
        <w:tc>
          <w:tcPr>
            <w:tcW w:w="843" w:type="dxa"/>
          </w:tcPr>
          <w:p w14:paraId="274116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7054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 (6.06)</w:t>
            </w:r>
          </w:p>
        </w:tc>
        <w:tc>
          <w:tcPr>
            <w:tcW w:w="843" w:type="dxa"/>
          </w:tcPr>
          <w:p w14:paraId="6FD67F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B117EE" w14:textId="77777777" w:rsidTr="006B325A">
        <w:tc>
          <w:tcPr>
            <w:tcW w:w="3763" w:type="dxa"/>
          </w:tcPr>
          <w:p w14:paraId="5B026F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865" w:type="dxa"/>
          </w:tcPr>
          <w:p w14:paraId="07811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(4.70)</w:t>
            </w:r>
          </w:p>
        </w:tc>
        <w:tc>
          <w:tcPr>
            <w:tcW w:w="843" w:type="dxa"/>
          </w:tcPr>
          <w:p w14:paraId="7E6D9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4E59E0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(12.37)</w:t>
            </w:r>
          </w:p>
        </w:tc>
        <w:tc>
          <w:tcPr>
            <w:tcW w:w="1051" w:type="dxa"/>
          </w:tcPr>
          <w:p w14:paraId="69041C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DCA1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(5.95)</w:t>
            </w:r>
          </w:p>
        </w:tc>
        <w:tc>
          <w:tcPr>
            <w:tcW w:w="843" w:type="dxa"/>
          </w:tcPr>
          <w:p w14:paraId="2D492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A3CC6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(2.37)</w:t>
            </w:r>
          </w:p>
        </w:tc>
        <w:tc>
          <w:tcPr>
            <w:tcW w:w="1344" w:type="dxa"/>
          </w:tcPr>
          <w:p w14:paraId="38A374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1B263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(5.79)</w:t>
            </w:r>
          </w:p>
        </w:tc>
        <w:tc>
          <w:tcPr>
            <w:tcW w:w="843" w:type="dxa"/>
          </w:tcPr>
          <w:p w14:paraId="639D2D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FDB1C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(4.91)</w:t>
            </w:r>
          </w:p>
        </w:tc>
        <w:tc>
          <w:tcPr>
            <w:tcW w:w="843" w:type="dxa"/>
          </w:tcPr>
          <w:p w14:paraId="33EC8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064B468" w14:textId="77777777" w:rsidTr="006B325A">
        <w:tc>
          <w:tcPr>
            <w:tcW w:w="3763" w:type="dxa"/>
          </w:tcPr>
          <w:p w14:paraId="0BEFC7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865" w:type="dxa"/>
          </w:tcPr>
          <w:p w14:paraId="08C727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B4899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0B486F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74F6E7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F1F61F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1FD75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3A000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0C5207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20332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FBF98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4575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4EA6D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B990C5E" w14:textId="77777777" w:rsidTr="006B325A">
        <w:tc>
          <w:tcPr>
            <w:tcW w:w="3763" w:type="dxa"/>
          </w:tcPr>
          <w:p w14:paraId="0269A2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299061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(2.07)</w:t>
            </w:r>
          </w:p>
        </w:tc>
        <w:tc>
          <w:tcPr>
            <w:tcW w:w="843" w:type="dxa"/>
          </w:tcPr>
          <w:p w14:paraId="22E693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1255" w:type="dxa"/>
          </w:tcPr>
          <w:p w14:paraId="02AAC81A" w14:textId="68B73800" w:rsidR="00E47E9F" w:rsidRPr="00C73E1C" w:rsidRDefault="00922BE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CCB517A" w14:textId="57EC3B0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442</w:t>
            </w:r>
          </w:p>
        </w:tc>
        <w:tc>
          <w:tcPr>
            <w:tcW w:w="865" w:type="dxa"/>
          </w:tcPr>
          <w:p w14:paraId="4F01B2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(4.82)</w:t>
            </w:r>
          </w:p>
        </w:tc>
        <w:tc>
          <w:tcPr>
            <w:tcW w:w="843" w:type="dxa"/>
          </w:tcPr>
          <w:p w14:paraId="0F3643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0.557</w:t>
            </w:r>
          </w:p>
        </w:tc>
        <w:tc>
          <w:tcPr>
            <w:tcW w:w="1143" w:type="dxa"/>
          </w:tcPr>
          <w:p w14:paraId="2FB59552" w14:textId="1D514A3D" w:rsidR="00E47E9F" w:rsidRPr="00C73E1C" w:rsidRDefault="00EC2B9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1.44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42E2C59" w14:textId="5299B5B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EC2B95">
              <w:rPr>
                <w:rFonts w:ascii="Times New Roman" w:hAnsi="Times New Roman" w:cs="Times New Roman"/>
                <w:sz w:val="24"/>
                <w:szCs w:val="24"/>
              </w:rPr>
              <w:t>999</w:t>
            </w:r>
          </w:p>
        </w:tc>
        <w:tc>
          <w:tcPr>
            <w:tcW w:w="865" w:type="dxa"/>
          </w:tcPr>
          <w:p w14:paraId="5A6850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(9.69)</w:t>
            </w:r>
          </w:p>
        </w:tc>
        <w:tc>
          <w:tcPr>
            <w:tcW w:w="843" w:type="dxa"/>
          </w:tcPr>
          <w:p w14:paraId="6ED447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0.304</w:t>
            </w:r>
          </w:p>
        </w:tc>
        <w:tc>
          <w:tcPr>
            <w:tcW w:w="865" w:type="dxa"/>
          </w:tcPr>
          <w:p w14:paraId="60CFD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 (6.78)</w:t>
            </w:r>
          </w:p>
        </w:tc>
        <w:tc>
          <w:tcPr>
            <w:tcW w:w="843" w:type="dxa"/>
          </w:tcPr>
          <w:p w14:paraId="20C689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0.322</w:t>
            </w:r>
          </w:p>
        </w:tc>
      </w:tr>
      <w:tr w:rsidR="00E47E9F" w:rsidRPr="00C73E1C" w14:paraId="7BA767D9" w14:textId="77777777" w:rsidTr="006B325A">
        <w:tc>
          <w:tcPr>
            <w:tcW w:w="3763" w:type="dxa"/>
          </w:tcPr>
          <w:p w14:paraId="397C59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7292A2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(5.12)</w:t>
            </w:r>
          </w:p>
        </w:tc>
        <w:tc>
          <w:tcPr>
            <w:tcW w:w="843" w:type="dxa"/>
          </w:tcPr>
          <w:p w14:paraId="7E74CF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62380F25" w14:textId="77E4228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6.65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BA9E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1226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410 (5.75)</w:t>
            </w:r>
          </w:p>
        </w:tc>
        <w:tc>
          <w:tcPr>
            <w:tcW w:w="843" w:type="dxa"/>
          </w:tcPr>
          <w:p w14:paraId="00E54D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77DA3036" w14:textId="5EBC928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C2B9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EC2B95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08788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2026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1175 (8.48)</w:t>
            </w:r>
          </w:p>
        </w:tc>
        <w:tc>
          <w:tcPr>
            <w:tcW w:w="843" w:type="dxa"/>
          </w:tcPr>
          <w:p w14:paraId="01F46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7207D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(5.32)</w:t>
            </w:r>
          </w:p>
        </w:tc>
        <w:tc>
          <w:tcPr>
            <w:tcW w:w="843" w:type="dxa"/>
          </w:tcPr>
          <w:p w14:paraId="548B36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88EC4C6" w14:textId="77777777" w:rsidTr="006B325A">
        <w:tc>
          <w:tcPr>
            <w:tcW w:w="3763" w:type="dxa"/>
          </w:tcPr>
          <w:p w14:paraId="6047D8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865" w:type="dxa"/>
          </w:tcPr>
          <w:p w14:paraId="3F5B02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21892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24FCD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140C1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EF221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9FCDC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4A258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333C85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3D1C4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16A00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A932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69B03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9EB4620" w14:textId="77777777" w:rsidTr="006B325A">
        <w:tc>
          <w:tcPr>
            <w:tcW w:w="3763" w:type="dxa"/>
          </w:tcPr>
          <w:p w14:paraId="081FAD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865" w:type="dxa"/>
          </w:tcPr>
          <w:p w14:paraId="4257C1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B9641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0E4E53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6DF1C9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6FBD8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52863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098554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5B1695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C7723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196A93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1BE6B20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C483A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F1680EB" w14:textId="77777777" w:rsidTr="006B325A">
        <w:tc>
          <w:tcPr>
            <w:tcW w:w="3763" w:type="dxa"/>
          </w:tcPr>
          <w:p w14:paraId="51EE2BB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3910E4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(1.53)</w:t>
            </w:r>
          </w:p>
        </w:tc>
        <w:tc>
          <w:tcPr>
            <w:tcW w:w="843" w:type="dxa"/>
          </w:tcPr>
          <w:p w14:paraId="580A9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0.203</w:t>
            </w:r>
          </w:p>
        </w:tc>
        <w:tc>
          <w:tcPr>
            <w:tcW w:w="1255" w:type="dxa"/>
          </w:tcPr>
          <w:p w14:paraId="28F98083" w14:textId="6AB54B3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6C3F79D" w14:textId="4813BC5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865" w:type="dxa"/>
          </w:tcPr>
          <w:p w14:paraId="26FEE3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 (2.19)</w:t>
            </w:r>
          </w:p>
        </w:tc>
        <w:tc>
          <w:tcPr>
            <w:tcW w:w="843" w:type="dxa"/>
          </w:tcPr>
          <w:p w14:paraId="1B6013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4FE51A68" w14:textId="74D57C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D6A2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E4EA9">
              <w:rPr>
                <w:rFonts w:ascii="Times New Roman" w:hAnsi="Times New Roman" w:cs="Times New Roman"/>
                <w:sz w:val="24"/>
                <w:szCs w:val="24"/>
              </w:rPr>
              <w:t>4.22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2332EDB0" w14:textId="3D24CD6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D5C4C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865" w:type="dxa"/>
          </w:tcPr>
          <w:p w14:paraId="73D52D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(6.40)</w:t>
            </w:r>
          </w:p>
        </w:tc>
        <w:tc>
          <w:tcPr>
            <w:tcW w:w="843" w:type="dxa"/>
          </w:tcPr>
          <w:p w14:paraId="5443AE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437B4C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96 (6.71)</w:t>
            </w:r>
          </w:p>
        </w:tc>
        <w:tc>
          <w:tcPr>
            <w:tcW w:w="843" w:type="dxa"/>
          </w:tcPr>
          <w:p w14:paraId="6C32A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0.145</w:t>
            </w:r>
          </w:p>
        </w:tc>
      </w:tr>
      <w:tr w:rsidR="00E47E9F" w:rsidRPr="00C73E1C" w14:paraId="56B0492F" w14:textId="77777777" w:rsidTr="006B325A">
        <w:tc>
          <w:tcPr>
            <w:tcW w:w="3763" w:type="dxa"/>
          </w:tcPr>
          <w:p w14:paraId="4D5CBA1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795D0F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(3.91)</w:t>
            </w:r>
          </w:p>
        </w:tc>
        <w:tc>
          <w:tcPr>
            <w:tcW w:w="843" w:type="dxa"/>
          </w:tcPr>
          <w:p w14:paraId="02322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8F9BA41" w14:textId="28D550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r w:rsidR="00922BE4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7F6B3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021AD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(6.58)</w:t>
            </w:r>
          </w:p>
        </w:tc>
        <w:tc>
          <w:tcPr>
            <w:tcW w:w="843" w:type="dxa"/>
          </w:tcPr>
          <w:p w14:paraId="3701A6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554C4D70" w14:textId="000E1CB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E4EA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E4EA9">
              <w:rPr>
                <w:rFonts w:ascii="Times New Roman" w:hAnsi="Times New Roman" w:cs="Times New Roman"/>
                <w:sz w:val="24"/>
                <w:szCs w:val="24"/>
              </w:rPr>
              <w:t>0.68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B43A0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C6493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1382 (9.70)</w:t>
            </w:r>
          </w:p>
        </w:tc>
        <w:tc>
          <w:tcPr>
            <w:tcW w:w="843" w:type="dxa"/>
          </w:tcPr>
          <w:p w14:paraId="5982FA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0C129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212 (4.6)</w:t>
            </w:r>
          </w:p>
        </w:tc>
        <w:tc>
          <w:tcPr>
            <w:tcW w:w="843" w:type="dxa"/>
          </w:tcPr>
          <w:p w14:paraId="5D6DC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A30D5D1" w14:textId="77777777" w:rsidTr="006B325A">
        <w:tc>
          <w:tcPr>
            <w:tcW w:w="3763" w:type="dxa"/>
          </w:tcPr>
          <w:p w14:paraId="43F47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865" w:type="dxa"/>
          </w:tcPr>
          <w:p w14:paraId="13C679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03823C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44C1F3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F96C8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69A148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01290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34907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53A9C2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2A13F5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F0846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B7F98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59039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15FA6F2" w14:textId="77777777" w:rsidTr="006B325A">
        <w:tc>
          <w:tcPr>
            <w:tcW w:w="3763" w:type="dxa"/>
          </w:tcPr>
          <w:p w14:paraId="3E87AC8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75F2D6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(3.01)</w:t>
            </w:r>
          </w:p>
        </w:tc>
        <w:tc>
          <w:tcPr>
            <w:tcW w:w="843" w:type="dxa"/>
          </w:tcPr>
          <w:p w14:paraId="000D08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0.514</w:t>
            </w:r>
          </w:p>
        </w:tc>
        <w:tc>
          <w:tcPr>
            <w:tcW w:w="1255" w:type="dxa"/>
          </w:tcPr>
          <w:p w14:paraId="0F035B72" w14:textId="34B77B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ED7DB1E" w14:textId="7E0F2C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565</w:t>
            </w:r>
          </w:p>
        </w:tc>
        <w:tc>
          <w:tcPr>
            <w:tcW w:w="865" w:type="dxa"/>
          </w:tcPr>
          <w:p w14:paraId="09FDBF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257 (4.73)</w:t>
            </w:r>
          </w:p>
        </w:tc>
        <w:tc>
          <w:tcPr>
            <w:tcW w:w="843" w:type="dxa"/>
          </w:tcPr>
          <w:p w14:paraId="66AC0C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1143" w:type="dxa"/>
          </w:tcPr>
          <w:p w14:paraId="716CEE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 (0.72)</w:t>
            </w:r>
          </w:p>
        </w:tc>
        <w:tc>
          <w:tcPr>
            <w:tcW w:w="1344" w:type="dxa"/>
          </w:tcPr>
          <w:p w14:paraId="7B0091A3" w14:textId="271ACB8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A933C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65" w:type="dxa"/>
          </w:tcPr>
          <w:p w14:paraId="5FE01B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1247 (8.00)</w:t>
            </w:r>
          </w:p>
        </w:tc>
        <w:tc>
          <w:tcPr>
            <w:tcW w:w="843" w:type="dxa"/>
          </w:tcPr>
          <w:p w14:paraId="337F0B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865" w:type="dxa"/>
          </w:tcPr>
          <w:p w14:paraId="2BE24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228 (5.72)</w:t>
            </w:r>
          </w:p>
        </w:tc>
        <w:tc>
          <w:tcPr>
            <w:tcW w:w="843" w:type="dxa"/>
          </w:tcPr>
          <w:p w14:paraId="23A3E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0.871</w:t>
            </w:r>
          </w:p>
        </w:tc>
      </w:tr>
      <w:tr w:rsidR="00E47E9F" w:rsidRPr="00C73E1C" w14:paraId="41A327CA" w14:textId="77777777" w:rsidTr="006B325A">
        <w:tc>
          <w:tcPr>
            <w:tcW w:w="3763" w:type="dxa"/>
          </w:tcPr>
          <w:p w14:paraId="2D9472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32F951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(3.87)</w:t>
            </w:r>
          </w:p>
        </w:tc>
        <w:tc>
          <w:tcPr>
            <w:tcW w:w="843" w:type="dxa"/>
          </w:tcPr>
          <w:p w14:paraId="21AADE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3329509F" w14:textId="3C2DBBF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D44082">
              <w:rPr>
                <w:rFonts w:ascii="Times New Roman" w:hAnsi="Times New Roman" w:cs="Times New Roman"/>
                <w:sz w:val="24"/>
                <w:szCs w:val="24"/>
              </w:rPr>
              <w:t>6.19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306A5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106F8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256 (7.01)</w:t>
            </w:r>
          </w:p>
        </w:tc>
        <w:tc>
          <w:tcPr>
            <w:tcW w:w="843" w:type="dxa"/>
          </w:tcPr>
          <w:p w14:paraId="436EE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11605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(5.42)</w:t>
            </w:r>
          </w:p>
        </w:tc>
        <w:tc>
          <w:tcPr>
            <w:tcW w:w="1344" w:type="dxa"/>
          </w:tcPr>
          <w:p w14:paraId="390F2A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5E26C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458 (11.83)</w:t>
            </w:r>
          </w:p>
        </w:tc>
        <w:tc>
          <w:tcPr>
            <w:tcW w:w="843" w:type="dxa"/>
          </w:tcPr>
          <w:p w14:paraId="2A70FA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B48BF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(5.91)</w:t>
            </w:r>
          </w:p>
        </w:tc>
        <w:tc>
          <w:tcPr>
            <w:tcW w:w="843" w:type="dxa"/>
          </w:tcPr>
          <w:p w14:paraId="40F2E7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3FD409A" w14:textId="77777777" w:rsidTr="006B325A">
        <w:tc>
          <w:tcPr>
            <w:tcW w:w="3763" w:type="dxa"/>
          </w:tcPr>
          <w:p w14:paraId="2B3A49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865" w:type="dxa"/>
          </w:tcPr>
          <w:p w14:paraId="761040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8854A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5C833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305D40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474C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E6FE5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75C5E3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43BC706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F3163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4B1F4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09EC0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3F2E083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D7180D4" w14:textId="77777777" w:rsidTr="006B325A">
        <w:tc>
          <w:tcPr>
            <w:tcW w:w="3763" w:type="dxa"/>
          </w:tcPr>
          <w:p w14:paraId="05A4370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07DED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(3.07)</w:t>
            </w:r>
          </w:p>
        </w:tc>
        <w:tc>
          <w:tcPr>
            <w:tcW w:w="843" w:type="dxa"/>
          </w:tcPr>
          <w:p w14:paraId="0B55C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1255" w:type="dxa"/>
          </w:tcPr>
          <w:p w14:paraId="747CB177" w14:textId="44BAC7B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6EB1092E" w14:textId="4C8C76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865" w:type="dxa"/>
          </w:tcPr>
          <w:p w14:paraId="18BA19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366 (4.59)</w:t>
            </w:r>
          </w:p>
        </w:tc>
        <w:tc>
          <w:tcPr>
            <w:tcW w:w="843" w:type="dxa"/>
          </w:tcPr>
          <w:p w14:paraId="3679E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7D20BF16" w14:textId="2AA5479F" w:rsidR="00E47E9F" w:rsidRPr="00C73E1C" w:rsidRDefault="003C09E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6C4F9B43" w14:textId="21B9593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933CE">
              <w:rPr>
                <w:rFonts w:ascii="Times New Roman" w:hAnsi="Times New Roman" w:cs="Times New Roman"/>
                <w:sz w:val="24"/>
                <w:szCs w:val="24"/>
              </w:rPr>
              <w:t>565</w:t>
            </w:r>
          </w:p>
        </w:tc>
        <w:tc>
          <w:tcPr>
            <w:tcW w:w="865" w:type="dxa"/>
          </w:tcPr>
          <w:p w14:paraId="450445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1074 (8.81)</w:t>
            </w:r>
          </w:p>
        </w:tc>
        <w:tc>
          <w:tcPr>
            <w:tcW w:w="843" w:type="dxa"/>
          </w:tcPr>
          <w:p w14:paraId="4FE3D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0.791</w:t>
            </w:r>
          </w:p>
        </w:tc>
        <w:tc>
          <w:tcPr>
            <w:tcW w:w="865" w:type="dxa"/>
          </w:tcPr>
          <w:p w14:paraId="73CEAB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(5.91)</w:t>
            </w:r>
          </w:p>
        </w:tc>
        <w:tc>
          <w:tcPr>
            <w:tcW w:w="843" w:type="dxa"/>
          </w:tcPr>
          <w:p w14:paraId="5A9266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</w:tr>
      <w:tr w:rsidR="00E47E9F" w:rsidRPr="00C73E1C" w14:paraId="167BF526" w14:textId="77777777" w:rsidTr="006B325A">
        <w:tc>
          <w:tcPr>
            <w:tcW w:w="3763" w:type="dxa"/>
          </w:tcPr>
          <w:p w14:paraId="4668153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2201B9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 (4.41)</w:t>
            </w:r>
          </w:p>
        </w:tc>
        <w:tc>
          <w:tcPr>
            <w:tcW w:w="843" w:type="dxa"/>
          </w:tcPr>
          <w:p w14:paraId="374619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175D83B9" w14:textId="3E249F9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E746D">
              <w:rPr>
                <w:rFonts w:ascii="Times New Roman" w:hAnsi="Times New Roman" w:cs="Times New Roman"/>
                <w:sz w:val="24"/>
                <w:szCs w:val="24"/>
              </w:rPr>
              <w:t>7.42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799315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ABBA2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 (8.27)</w:t>
            </w:r>
          </w:p>
        </w:tc>
        <w:tc>
          <w:tcPr>
            <w:tcW w:w="843" w:type="dxa"/>
          </w:tcPr>
          <w:p w14:paraId="2B6227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6F9D0729" w14:textId="3F453A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C09E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3C09E2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762892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D7AB4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631 (8.54)</w:t>
            </w:r>
          </w:p>
        </w:tc>
        <w:tc>
          <w:tcPr>
            <w:tcW w:w="843" w:type="dxa"/>
          </w:tcPr>
          <w:p w14:paraId="376DB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6332C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(4.94)</w:t>
            </w:r>
          </w:p>
        </w:tc>
        <w:tc>
          <w:tcPr>
            <w:tcW w:w="843" w:type="dxa"/>
          </w:tcPr>
          <w:p w14:paraId="744858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7001EFB" w14:textId="77777777" w:rsidTr="006B325A">
        <w:tc>
          <w:tcPr>
            <w:tcW w:w="3763" w:type="dxa"/>
          </w:tcPr>
          <w:p w14:paraId="2C7867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865" w:type="dxa"/>
          </w:tcPr>
          <w:p w14:paraId="221B28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6E4FA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95B3D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5C50DF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25AAA8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1F1087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581CE4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67729D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33089B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6C43C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E8743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2637D5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621A06" w14:textId="77777777" w:rsidTr="006B325A">
        <w:tc>
          <w:tcPr>
            <w:tcW w:w="3763" w:type="dxa"/>
          </w:tcPr>
          <w:p w14:paraId="6AB15BB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3119A3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 (3.69)</w:t>
            </w:r>
          </w:p>
        </w:tc>
        <w:tc>
          <w:tcPr>
            <w:tcW w:w="843" w:type="dxa"/>
          </w:tcPr>
          <w:p w14:paraId="3F90FC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0.954</w:t>
            </w:r>
          </w:p>
        </w:tc>
        <w:tc>
          <w:tcPr>
            <w:tcW w:w="1255" w:type="dxa"/>
          </w:tcPr>
          <w:p w14:paraId="3831694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(2.64)</w:t>
            </w:r>
          </w:p>
        </w:tc>
        <w:tc>
          <w:tcPr>
            <w:tcW w:w="1051" w:type="dxa"/>
          </w:tcPr>
          <w:p w14:paraId="5AA05D52" w14:textId="5DEE31C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20C5">
              <w:rPr>
                <w:rFonts w:ascii="Times New Roman" w:hAnsi="Times New Roman" w:cs="Times New Roman"/>
                <w:sz w:val="24"/>
                <w:szCs w:val="24"/>
              </w:rPr>
              <w:t>133</w:t>
            </w:r>
          </w:p>
        </w:tc>
        <w:tc>
          <w:tcPr>
            <w:tcW w:w="865" w:type="dxa"/>
          </w:tcPr>
          <w:p w14:paraId="55290A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(0.83)</w:t>
            </w:r>
          </w:p>
        </w:tc>
        <w:tc>
          <w:tcPr>
            <w:tcW w:w="843" w:type="dxa"/>
          </w:tcPr>
          <w:p w14:paraId="22773B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&lt;0.002</w:t>
            </w:r>
          </w:p>
        </w:tc>
        <w:tc>
          <w:tcPr>
            <w:tcW w:w="1143" w:type="dxa"/>
          </w:tcPr>
          <w:p w14:paraId="53272D34" w14:textId="76B69141" w:rsidR="00E47E9F" w:rsidRPr="00C73E1C" w:rsidRDefault="00CF27D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1.13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20FE12A3" w14:textId="54EF6F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239C1">
              <w:rPr>
                <w:rFonts w:ascii="Times New Roman" w:hAnsi="Times New Roman" w:cs="Times New Roman"/>
                <w:sz w:val="24"/>
                <w:szCs w:val="24"/>
              </w:rPr>
              <w:t>959</w:t>
            </w:r>
          </w:p>
        </w:tc>
        <w:tc>
          <w:tcPr>
            <w:tcW w:w="865" w:type="dxa"/>
          </w:tcPr>
          <w:p w14:paraId="4E1DBC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 (11.61)</w:t>
            </w:r>
          </w:p>
        </w:tc>
        <w:tc>
          <w:tcPr>
            <w:tcW w:w="843" w:type="dxa"/>
          </w:tcPr>
          <w:p w14:paraId="65D63B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865" w:type="dxa"/>
          </w:tcPr>
          <w:p w14:paraId="66A9B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(3.36)</w:t>
            </w:r>
          </w:p>
        </w:tc>
        <w:tc>
          <w:tcPr>
            <w:tcW w:w="843" w:type="dxa"/>
          </w:tcPr>
          <w:p w14:paraId="16F169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0.209</w:t>
            </w:r>
          </w:p>
        </w:tc>
      </w:tr>
      <w:tr w:rsidR="00E47E9F" w:rsidRPr="00C73E1C" w14:paraId="0E935915" w14:textId="77777777" w:rsidTr="006B325A">
        <w:tc>
          <w:tcPr>
            <w:tcW w:w="3763" w:type="dxa"/>
          </w:tcPr>
          <w:p w14:paraId="3C8D2A9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0EA82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 (3.77)</w:t>
            </w:r>
          </w:p>
        </w:tc>
        <w:tc>
          <w:tcPr>
            <w:tcW w:w="843" w:type="dxa"/>
          </w:tcPr>
          <w:p w14:paraId="641E9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039F19A1" w14:textId="4795426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="00F420C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420C5">
              <w:rPr>
                <w:rFonts w:ascii="Times New Roman" w:hAnsi="Times New Roman" w:cs="Times New Roman"/>
                <w:sz w:val="24"/>
                <w:szCs w:val="24"/>
              </w:rPr>
              <w:t>6.65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09A6DE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61A90F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(5.73)</w:t>
            </w:r>
          </w:p>
        </w:tc>
        <w:tc>
          <w:tcPr>
            <w:tcW w:w="843" w:type="dxa"/>
          </w:tcPr>
          <w:p w14:paraId="2DD3AB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C64F36E" w14:textId="6FBEB24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CF27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CF27D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37DB9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DB9A6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1592 (8.54)</w:t>
            </w:r>
          </w:p>
        </w:tc>
        <w:tc>
          <w:tcPr>
            <w:tcW w:w="843" w:type="dxa"/>
          </w:tcPr>
          <w:p w14:paraId="562422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343EA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297 (5.95)</w:t>
            </w:r>
          </w:p>
        </w:tc>
        <w:tc>
          <w:tcPr>
            <w:tcW w:w="843" w:type="dxa"/>
          </w:tcPr>
          <w:p w14:paraId="1F9412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AFDF4" w14:textId="77777777" w:rsidTr="006B325A">
        <w:tc>
          <w:tcPr>
            <w:tcW w:w="3763" w:type="dxa"/>
          </w:tcPr>
          <w:p w14:paraId="45CD35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865" w:type="dxa"/>
          </w:tcPr>
          <w:p w14:paraId="6C90E6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DE476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55" w:type="dxa"/>
          </w:tcPr>
          <w:p w14:paraId="1090DE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051" w:type="dxa"/>
          </w:tcPr>
          <w:p w14:paraId="20BE87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86AB1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4021E8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43" w:type="dxa"/>
          </w:tcPr>
          <w:p w14:paraId="6FF032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344" w:type="dxa"/>
          </w:tcPr>
          <w:p w14:paraId="6CD1BA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44F80C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7AFE0C3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F26A2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843" w:type="dxa"/>
          </w:tcPr>
          <w:p w14:paraId="08369A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E12B35A" w14:textId="77777777" w:rsidTr="006B325A">
        <w:tc>
          <w:tcPr>
            <w:tcW w:w="3763" w:type="dxa"/>
          </w:tcPr>
          <w:p w14:paraId="537D3C0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865" w:type="dxa"/>
          </w:tcPr>
          <w:p w14:paraId="0674A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(3.45)</w:t>
            </w:r>
          </w:p>
        </w:tc>
        <w:tc>
          <w:tcPr>
            <w:tcW w:w="843" w:type="dxa"/>
          </w:tcPr>
          <w:p w14:paraId="458A6F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0.709</w:t>
            </w:r>
          </w:p>
        </w:tc>
        <w:tc>
          <w:tcPr>
            <w:tcW w:w="1255" w:type="dxa"/>
          </w:tcPr>
          <w:p w14:paraId="6AEAE5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(3.42)</w:t>
            </w:r>
          </w:p>
        </w:tc>
        <w:tc>
          <w:tcPr>
            <w:tcW w:w="1051" w:type="dxa"/>
          </w:tcPr>
          <w:p w14:paraId="5074A09F" w14:textId="01C929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C647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865" w:type="dxa"/>
          </w:tcPr>
          <w:p w14:paraId="2542C4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(8.16)</w:t>
            </w:r>
          </w:p>
        </w:tc>
        <w:tc>
          <w:tcPr>
            <w:tcW w:w="843" w:type="dxa"/>
          </w:tcPr>
          <w:p w14:paraId="0D71EE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</w:tc>
        <w:tc>
          <w:tcPr>
            <w:tcW w:w="1143" w:type="dxa"/>
          </w:tcPr>
          <w:p w14:paraId="66DD62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(0.80)</w:t>
            </w:r>
          </w:p>
        </w:tc>
        <w:tc>
          <w:tcPr>
            <w:tcW w:w="1344" w:type="dxa"/>
          </w:tcPr>
          <w:p w14:paraId="5612B677" w14:textId="1D405A9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887612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865" w:type="dxa"/>
          </w:tcPr>
          <w:p w14:paraId="26EECD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(9.00)</w:t>
            </w:r>
          </w:p>
        </w:tc>
        <w:tc>
          <w:tcPr>
            <w:tcW w:w="843" w:type="dxa"/>
          </w:tcPr>
          <w:p w14:paraId="3254FC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0.873</w:t>
            </w:r>
          </w:p>
        </w:tc>
        <w:tc>
          <w:tcPr>
            <w:tcW w:w="865" w:type="dxa"/>
          </w:tcPr>
          <w:p w14:paraId="015B29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(4.65)</w:t>
            </w:r>
          </w:p>
        </w:tc>
        <w:tc>
          <w:tcPr>
            <w:tcW w:w="843" w:type="dxa"/>
          </w:tcPr>
          <w:p w14:paraId="2145CE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0.380</w:t>
            </w:r>
          </w:p>
        </w:tc>
      </w:tr>
      <w:tr w:rsidR="00E47E9F" w:rsidRPr="00C73E1C" w14:paraId="6058E1D3" w14:textId="77777777" w:rsidTr="006B325A">
        <w:tc>
          <w:tcPr>
            <w:tcW w:w="3763" w:type="dxa"/>
          </w:tcPr>
          <w:p w14:paraId="7E7729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865" w:type="dxa"/>
          </w:tcPr>
          <w:p w14:paraId="3C7CEC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(3.85)</w:t>
            </w:r>
          </w:p>
        </w:tc>
        <w:tc>
          <w:tcPr>
            <w:tcW w:w="843" w:type="dxa"/>
          </w:tcPr>
          <w:p w14:paraId="1F8573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DB0820E" w14:textId="539108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C647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C6473">
              <w:rPr>
                <w:rFonts w:ascii="Times New Roman" w:hAnsi="Times New Roman" w:cs="Times New Roman"/>
                <w:sz w:val="24"/>
                <w:szCs w:val="24"/>
              </w:rPr>
              <w:t>6.77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77A4C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09CBDB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(5.25)</w:t>
            </w:r>
          </w:p>
        </w:tc>
        <w:tc>
          <w:tcPr>
            <w:tcW w:w="843" w:type="dxa"/>
          </w:tcPr>
          <w:p w14:paraId="6CB8B2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049B38FD" w14:textId="27014F0D" w:rsidR="00E47E9F" w:rsidRPr="00C73E1C" w:rsidRDefault="008876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51E5FF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F8A9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1591 (8.68)</w:t>
            </w:r>
          </w:p>
        </w:tc>
        <w:tc>
          <w:tcPr>
            <w:tcW w:w="843" w:type="dxa"/>
          </w:tcPr>
          <w:p w14:paraId="02D18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3C83FA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273 (5.98)</w:t>
            </w:r>
          </w:p>
        </w:tc>
        <w:tc>
          <w:tcPr>
            <w:tcW w:w="843" w:type="dxa"/>
          </w:tcPr>
          <w:p w14:paraId="2E21C3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B4C8D8" w14:textId="77777777" w:rsidTr="006B325A">
        <w:tc>
          <w:tcPr>
            <w:tcW w:w="3763" w:type="dxa"/>
          </w:tcPr>
          <w:p w14:paraId="4CDC4C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865" w:type="dxa"/>
          </w:tcPr>
          <w:p w14:paraId="3A6C8C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716525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50569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1" w:type="dxa"/>
          </w:tcPr>
          <w:p w14:paraId="24A31B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067BB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469B24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48D7C5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4" w:type="dxa"/>
          </w:tcPr>
          <w:p w14:paraId="18C5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5BD83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015B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2C821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</w:tcPr>
          <w:p w14:paraId="157F5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0BBCF17" w14:textId="77777777" w:rsidTr="006B325A">
        <w:tc>
          <w:tcPr>
            <w:tcW w:w="3763" w:type="dxa"/>
          </w:tcPr>
          <w:p w14:paraId="1F89F0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65" w:type="dxa"/>
          </w:tcPr>
          <w:p w14:paraId="09E1AC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(9.82)</w:t>
            </w:r>
          </w:p>
        </w:tc>
        <w:tc>
          <w:tcPr>
            <w:tcW w:w="843" w:type="dxa"/>
          </w:tcPr>
          <w:p w14:paraId="31972A11" w14:textId="24A5AD02" w:rsidR="00E47E9F" w:rsidRPr="00C73E1C" w:rsidRDefault="003C4F8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5" w:type="dxa"/>
          </w:tcPr>
          <w:p w14:paraId="0F35A159" w14:textId="26C62F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2031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2031E">
              <w:rPr>
                <w:rFonts w:ascii="Times New Roman" w:hAnsi="Times New Roman" w:cs="Times New Roman"/>
                <w:sz w:val="24"/>
                <w:szCs w:val="24"/>
              </w:rPr>
              <w:t>9.94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177B9EA3" w14:textId="1C23ED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82031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865" w:type="dxa"/>
          </w:tcPr>
          <w:p w14:paraId="7C819B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 (12.04)</w:t>
            </w:r>
          </w:p>
        </w:tc>
        <w:tc>
          <w:tcPr>
            <w:tcW w:w="843" w:type="dxa"/>
          </w:tcPr>
          <w:p w14:paraId="1340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143" w:type="dxa"/>
          </w:tcPr>
          <w:p w14:paraId="365136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(8.46)</w:t>
            </w:r>
          </w:p>
        </w:tc>
        <w:tc>
          <w:tcPr>
            <w:tcW w:w="1344" w:type="dxa"/>
          </w:tcPr>
          <w:p w14:paraId="64990DE7" w14:textId="2969FC53" w:rsidR="00E47E9F" w:rsidRPr="00C73E1C" w:rsidRDefault="003A3E4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65" w:type="dxa"/>
          </w:tcPr>
          <w:p w14:paraId="5EB74C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(16.5)</w:t>
            </w:r>
          </w:p>
        </w:tc>
        <w:tc>
          <w:tcPr>
            <w:tcW w:w="843" w:type="dxa"/>
          </w:tcPr>
          <w:p w14:paraId="39096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865" w:type="dxa"/>
          </w:tcPr>
          <w:p w14:paraId="3845C2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 (11.77)</w:t>
            </w:r>
          </w:p>
        </w:tc>
        <w:tc>
          <w:tcPr>
            <w:tcW w:w="843" w:type="dxa"/>
          </w:tcPr>
          <w:p w14:paraId="673BEB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E47E9F" w:rsidRPr="00C73E1C" w14:paraId="624CB487" w14:textId="77777777" w:rsidTr="006B325A">
        <w:tc>
          <w:tcPr>
            <w:tcW w:w="3763" w:type="dxa"/>
          </w:tcPr>
          <w:p w14:paraId="40044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65" w:type="dxa"/>
          </w:tcPr>
          <w:p w14:paraId="006F24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68 (2.85)</w:t>
            </w:r>
          </w:p>
        </w:tc>
        <w:tc>
          <w:tcPr>
            <w:tcW w:w="843" w:type="dxa"/>
          </w:tcPr>
          <w:p w14:paraId="42E9B8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</w:tcPr>
          <w:p w14:paraId="1B45A309" w14:textId="7B3C05CA" w:rsidR="00E47E9F" w:rsidRPr="00C73E1C" w:rsidRDefault="0082031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051" w:type="dxa"/>
          </w:tcPr>
          <w:p w14:paraId="598C61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799633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(5.20)</w:t>
            </w:r>
          </w:p>
        </w:tc>
        <w:tc>
          <w:tcPr>
            <w:tcW w:w="843" w:type="dxa"/>
          </w:tcPr>
          <w:p w14:paraId="12537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</w:tcPr>
          <w:p w14:paraId="2667080C" w14:textId="2F2FF5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A3E4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3A3E4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44" w:type="dxa"/>
          </w:tcPr>
          <w:p w14:paraId="59AC8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49C444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1481 (8.27)</w:t>
            </w:r>
          </w:p>
        </w:tc>
        <w:tc>
          <w:tcPr>
            <w:tcW w:w="843" w:type="dxa"/>
          </w:tcPr>
          <w:p w14:paraId="09765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5" w:type="dxa"/>
          </w:tcPr>
          <w:p w14:paraId="1B86E5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274 (5.50)</w:t>
            </w:r>
          </w:p>
        </w:tc>
        <w:tc>
          <w:tcPr>
            <w:tcW w:w="843" w:type="dxa"/>
          </w:tcPr>
          <w:p w14:paraId="210F48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B67EA7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46A8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CD998C" w14:textId="1856431B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9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proofErr w:type="gramStart"/>
      <w:r w:rsidR="00AE124A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and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Hypercholesterolemia</w:t>
      </w:r>
      <w:proofErr w:type="gramEnd"/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status in Southeast Asian adults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463"/>
        <w:gridCol w:w="1293"/>
        <w:gridCol w:w="859"/>
        <w:gridCol w:w="1206"/>
        <w:gridCol w:w="880"/>
        <w:gridCol w:w="1339"/>
        <w:gridCol w:w="1040"/>
        <w:gridCol w:w="1206"/>
        <w:gridCol w:w="880"/>
        <w:gridCol w:w="25"/>
        <w:gridCol w:w="1209"/>
        <w:gridCol w:w="1209"/>
        <w:gridCol w:w="920"/>
        <w:gridCol w:w="859"/>
      </w:tblGrid>
      <w:tr w:rsidR="00E47E9F" w:rsidRPr="00C73E1C" w14:paraId="7761200B" w14:textId="77777777" w:rsidTr="009C25A6">
        <w:tc>
          <w:tcPr>
            <w:tcW w:w="800" w:type="pct"/>
          </w:tcPr>
          <w:p w14:paraId="5B88509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4200" w:type="pct"/>
            <w:gridSpan w:val="13"/>
          </w:tcPr>
          <w:p w14:paraId="1788D507" w14:textId="1C1E3CC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Told had a high </w:t>
            </w:r>
            <w:r w:rsidR="0085689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total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 (hypercholesterolemia), weighted n (%)</w:t>
            </w:r>
          </w:p>
        </w:tc>
      </w:tr>
      <w:tr w:rsidR="00E47E9F" w:rsidRPr="00C73E1C" w14:paraId="4D1B20AE" w14:textId="77777777" w:rsidTr="009C25A6">
        <w:tc>
          <w:tcPr>
            <w:tcW w:w="800" w:type="pct"/>
          </w:tcPr>
          <w:p w14:paraId="6417302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9" w:type="pct"/>
            <w:gridSpan w:val="2"/>
          </w:tcPr>
          <w:p w14:paraId="689FCA4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552095EE" w14:textId="3568184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31150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 available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5E24C0D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43081D0D" w14:textId="44ADCF65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r w:rsidR="005C610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1029</w:t>
            </w: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773" w:type="pct"/>
            <w:gridSpan w:val="2"/>
          </w:tcPr>
          <w:p w14:paraId="294F671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6632E8B8" w14:textId="4B3203C0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=</w:t>
            </w:r>
            <w:r w:rsidR="000070B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3171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4A16D55A" w14:textId="26E57DC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6903B6DC" w14:textId="5AA80CE8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6844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221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794" w:type="pct"/>
            <w:gridSpan w:val="3"/>
          </w:tcPr>
          <w:p w14:paraId="4E8AF59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43FD136D" w14:textId="3F828A3A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24547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3036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78" w:type="pct"/>
            <w:gridSpan w:val="2"/>
          </w:tcPr>
          <w:p w14:paraId="5EDF077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2D2DB23A" w14:textId="583B342D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 w:rsidR="00450B1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794CD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649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3B8FA409" w14:textId="77777777" w:rsidTr="009C25A6">
        <w:tc>
          <w:tcPr>
            <w:tcW w:w="800" w:type="pct"/>
          </w:tcPr>
          <w:p w14:paraId="24C1833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0" w:type="pct"/>
          </w:tcPr>
          <w:p w14:paraId="2ED46E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699B56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71D11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7DEA7BF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35" w:type="pct"/>
          </w:tcPr>
          <w:p w14:paraId="27A2D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38" w:type="pct"/>
          </w:tcPr>
          <w:p w14:paraId="2D770A5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4AD525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6E0943F9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01" w:type="pct"/>
            <w:gridSpan w:val="2"/>
          </w:tcPr>
          <w:p w14:paraId="748199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93" w:type="pct"/>
          </w:tcPr>
          <w:p w14:paraId="2AFBC7B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299" w:type="pct"/>
          </w:tcPr>
          <w:p w14:paraId="182A43A7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87214AB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79C413A7" w14:textId="77777777" w:rsidTr="009C25A6">
        <w:tc>
          <w:tcPr>
            <w:tcW w:w="800" w:type="pct"/>
          </w:tcPr>
          <w:p w14:paraId="1094C4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420" w:type="pct"/>
          </w:tcPr>
          <w:p w14:paraId="364E32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101BB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A7948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9ED0C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F99F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4705F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5FC8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3B8A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CFE6D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7B256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F9CA2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4721E1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6E000B2" w14:textId="77777777" w:rsidTr="009C25A6">
        <w:tc>
          <w:tcPr>
            <w:tcW w:w="800" w:type="pct"/>
          </w:tcPr>
          <w:p w14:paraId="7232DC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420" w:type="pct"/>
          </w:tcPr>
          <w:p w14:paraId="2447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A8FB1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88541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A0E75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7D0FB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4EE9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6B2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EFB7D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100BF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4D04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4AD6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B7F1F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2F6BADEF" w14:textId="77777777" w:rsidTr="009C25A6">
        <w:tc>
          <w:tcPr>
            <w:tcW w:w="800" w:type="pct"/>
          </w:tcPr>
          <w:p w14:paraId="6A878A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420" w:type="pct"/>
          </w:tcPr>
          <w:p w14:paraId="6CC9CE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4FD3F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289ADED" w14:textId="24CCAAA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9259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(13.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6E246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31BB2BD5" w14:textId="585681B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18.45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8D52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CA148AA" w14:textId="6F90E10E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7.50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26D8C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3FC090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656 (19.42)</w:t>
            </w:r>
          </w:p>
        </w:tc>
        <w:tc>
          <w:tcPr>
            <w:tcW w:w="393" w:type="pct"/>
          </w:tcPr>
          <w:p w14:paraId="59778F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5AD1BD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(6.05)</w:t>
            </w:r>
          </w:p>
        </w:tc>
        <w:tc>
          <w:tcPr>
            <w:tcW w:w="279" w:type="pct"/>
          </w:tcPr>
          <w:p w14:paraId="3B510C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7D8C70D8" w14:textId="77777777" w:rsidTr="009C25A6">
        <w:tc>
          <w:tcPr>
            <w:tcW w:w="800" w:type="pct"/>
          </w:tcPr>
          <w:p w14:paraId="50FC7E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420" w:type="pct"/>
          </w:tcPr>
          <w:p w14:paraId="019BEA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87F6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C0290F1" w14:textId="1AE2A9B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25982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97F66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785C396" w14:textId="18262013" w:rsidR="00E47E9F" w:rsidRPr="00C73E1C" w:rsidRDefault="00AA4E1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AD43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F9244C" w14:textId="39354121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5.84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6F246B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7906C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1227 (25.01)</w:t>
            </w:r>
          </w:p>
        </w:tc>
        <w:tc>
          <w:tcPr>
            <w:tcW w:w="393" w:type="pct"/>
          </w:tcPr>
          <w:p w14:paraId="3AB040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6B2DD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(11.63)</w:t>
            </w:r>
          </w:p>
        </w:tc>
        <w:tc>
          <w:tcPr>
            <w:tcW w:w="279" w:type="pct"/>
          </w:tcPr>
          <w:p w14:paraId="66F5C4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411813B" w14:textId="77777777" w:rsidTr="009C25A6">
        <w:tc>
          <w:tcPr>
            <w:tcW w:w="800" w:type="pct"/>
          </w:tcPr>
          <w:p w14:paraId="0FD216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420" w:type="pct"/>
          </w:tcPr>
          <w:p w14:paraId="09B1C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34568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8C2FDA1" w14:textId="4C8D217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="0092598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88C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8E88B59" w14:textId="7EF0A1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598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4.70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36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9B8556" w14:textId="692C6396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3571B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FD4F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926 (34.17)</w:t>
            </w:r>
          </w:p>
        </w:tc>
        <w:tc>
          <w:tcPr>
            <w:tcW w:w="393" w:type="pct"/>
          </w:tcPr>
          <w:p w14:paraId="47DB3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0098F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(16.06)</w:t>
            </w:r>
          </w:p>
        </w:tc>
        <w:tc>
          <w:tcPr>
            <w:tcW w:w="279" w:type="pct"/>
          </w:tcPr>
          <w:p w14:paraId="49CC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695F69" w14:textId="77777777" w:rsidTr="009C25A6">
        <w:tc>
          <w:tcPr>
            <w:tcW w:w="800" w:type="pct"/>
          </w:tcPr>
          <w:p w14:paraId="1E9794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420" w:type="pct"/>
          </w:tcPr>
          <w:p w14:paraId="383119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EBE82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9EA467" w14:textId="66F55B3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</w:t>
            </w:r>
            <w:r w:rsidR="00E7494F">
              <w:rPr>
                <w:rFonts w:ascii="Times New Roman" w:hAnsi="Times New Roman" w:cs="Times New Roman"/>
                <w:sz w:val="24"/>
                <w:szCs w:val="24"/>
              </w:rPr>
              <w:t>27.21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15F9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8148DD7" w14:textId="4A13875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AA4E14">
              <w:rPr>
                <w:rFonts w:ascii="Times New Roman" w:hAnsi="Times New Roman" w:cs="Times New Roman"/>
                <w:sz w:val="24"/>
                <w:szCs w:val="24"/>
              </w:rPr>
              <w:t>8.91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7923A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D0F46E" w14:textId="44E74E62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7.46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E3DD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491E5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227 (35.73)</w:t>
            </w:r>
          </w:p>
        </w:tc>
        <w:tc>
          <w:tcPr>
            <w:tcW w:w="393" w:type="pct"/>
          </w:tcPr>
          <w:p w14:paraId="3C0F40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03CC6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(21.63)</w:t>
            </w:r>
          </w:p>
        </w:tc>
        <w:tc>
          <w:tcPr>
            <w:tcW w:w="279" w:type="pct"/>
          </w:tcPr>
          <w:p w14:paraId="26A797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4A66096" w14:textId="77777777" w:rsidTr="009C25A6">
        <w:tc>
          <w:tcPr>
            <w:tcW w:w="800" w:type="pct"/>
          </w:tcPr>
          <w:p w14:paraId="137DE9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420" w:type="pct"/>
          </w:tcPr>
          <w:p w14:paraId="607B7E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BD35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1C2E8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D613E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AE1C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07D18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A198C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12084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77F98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551961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9C829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EE2FA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89DDBA0" w14:textId="77777777" w:rsidTr="009C25A6">
        <w:tc>
          <w:tcPr>
            <w:tcW w:w="800" w:type="pct"/>
          </w:tcPr>
          <w:p w14:paraId="7DD401FA" w14:textId="78B6F1B8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420" w:type="pct"/>
          </w:tcPr>
          <w:p w14:paraId="495CC9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A96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F6E0BF" w14:textId="25CC57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F18B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522DD2F9" w14:textId="2E014A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29.90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3037B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77A54CDD" w14:textId="1D21B7BB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14.33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B82A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7F5BF4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1380 (25.01)</w:t>
            </w:r>
          </w:p>
        </w:tc>
        <w:tc>
          <w:tcPr>
            <w:tcW w:w="393" w:type="pct"/>
          </w:tcPr>
          <w:p w14:paraId="05C47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0.038</w:t>
            </w:r>
          </w:p>
        </w:tc>
        <w:tc>
          <w:tcPr>
            <w:tcW w:w="299" w:type="pct"/>
          </w:tcPr>
          <w:p w14:paraId="5D3DF0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173 (7.52)</w:t>
            </w:r>
          </w:p>
        </w:tc>
        <w:tc>
          <w:tcPr>
            <w:tcW w:w="279" w:type="pct"/>
          </w:tcPr>
          <w:p w14:paraId="2C3782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D6391FD" w14:textId="77777777" w:rsidTr="009C25A6">
        <w:tc>
          <w:tcPr>
            <w:tcW w:w="800" w:type="pct"/>
          </w:tcPr>
          <w:p w14:paraId="0AFF77B9" w14:textId="31924077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420" w:type="pct"/>
          </w:tcPr>
          <w:p w14:paraId="05A0A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FE32F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2EA97" w14:textId="26285F7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AF7D8E">
              <w:rPr>
                <w:rFonts w:ascii="Times New Roman" w:hAnsi="Times New Roman" w:cs="Times New Roman"/>
                <w:sz w:val="24"/>
                <w:szCs w:val="24"/>
              </w:rPr>
              <w:t>3.87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0E84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6A033CA0" w14:textId="2025A8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5A322A">
              <w:rPr>
                <w:rFonts w:ascii="Times New Roman" w:hAnsi="Times New Roman" w:cs="Times New Roman"/>
                <w:sz w:val="24"/>
                <w:szCs w:val="24"/>
              </w:rPr>
              <w:t>8.80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939B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FF092" w14:textId="379C87AF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22.78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82CE7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DABD1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1656 (27.90)</w:t>
            </w:r>
          </w:p>
        </w:tc>
        <w:tc>
          <w:tcPr>
            <w:tcW w:w="393" w:type="pct"/>
          </w:tcPr>
          <w:p w14:paraId="039F66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518EF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476 (14.38)</w:t>
            </w:r>
          </w:p>
        </w:tc>
        <w:tc>
          <w:tcPr>
            <w:tcW w:w="279" w:type="pct"/>
          </w:tcPr>
          <w:p w14:paraId="78B686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15A4328" w14:textId="77777777" w:rsidTr="009C25A6">
        <w:tc>
          <w:tcPr>
            <w:tcW w:w="800" w:type="pct"/>
          </w:tcPr>
          <w:p w14:paraId="3FE44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420" w:type="pct"/>
          </w:tcPr>
          <w:p w14:paraId="328B1A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D8C7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FFFAC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E93D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7E507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84AA7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0F6A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726B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D8B606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6FE64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854F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E4AA9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0C002543" w14:textId="77777777" w:rsidTr="009C25A6">
        <w:tc>
          <w:tcPr>
            <w:tcW w:w="800" w:type="pct"/>
          </w:tcPr>
          <w:p w14:paraId="4ECF1BE3" w14:textId="0B0E199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420" w:type="pct"/>
          </w:tcPr>
          <w:p w14:paraId="7A6DC2C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FD755E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6306EBC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(23.00)</w:t>
            </w:r>
          </w:p>
        </w:tc>
        <w:tc>
          <w:tcPr>
            <w:tcW w:w="286" w:type="pct"/>
          </w:tcPr>
          <w:p w14:paraId="1B915831" w14:textId="36F9A275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435" w:type="pct"/>
          </w:tcPr>
          <w:p w14:paraId="31F10A2C" w14:textId="4B8096B1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6.71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200092" w14:textId="1F21F1A0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" w:type="pct"/>
          </w:tcPr>
          <w:p w14:paraId="71C2988F" w14:textId="0890271A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8.40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396A4" w14:textId="1D38C1E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4578F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1" w:type="pct"/>
            <w:gridSpan w:val="2"/>
          </w:tcPr>
          <w:p w14:paraId="7496F29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838 (26.15)</w:t>
            </w:r>
          </w:p>
        </w:tc>
        <w:tc>
          <w:tcPr>
            <w:tcW w:w="393" w:type="pct"/>
          </w:tcPr>
          <w:p w14:paraId="5DE62D2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0.200</w:t>
            </w:r>
          </w:p>
        </w:tc>
        <w:tc>
          <w:tcPr>
            <w:tcW w:w="299" w:type="pct"/>
          </w:tcPr>
          <w:p w14:paraId="625E18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(8.25)</w:t>
            </w:r>
          </w:p>
        </w:tc>
        <w:tc>
          <w:tcPr>
            <w:tcW w:w="279" w:type="pct"/>
          </w:tcPr>
          <w:p w14:paraId="4EE03FE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0.058</w:t>
            </w:r>
          </w:p>
        </w:tc>
      </w:tr>
      <w:tr w:rsidR="002C0CE4" w:rsidRPr="00C73E1C" w14:paraId="18500730" w14:textId="77777777" w:rsidTr="009C25A6">
        <w:tc>
          <w:tcPr>
            <w:tcW w:w="800" w:type="pct"/>
          </w:tcPr>
          <w:p w14:paraId="7CA2327C" w14:textId="57B2721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420" w:type="pct"/>
          </w:tcPr>
          <w:p w14:paraId="7577B34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C24E0B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CCA78F" w14:textId="33097F68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8F574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45212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165128" w14:textId="03F9A620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(34.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53419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C48AD8" w14:textId="534CDF4E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4.15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10F2D6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E4E87D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1345 (25.97)</w:t>
            </w:r>
          </w:p>
        </w:tc>
        <w:tc>
          <w:tcPr>
            <w:tcW w:w="393" w:type="pct"/>
          </w:tcPr>
          <w:p w14:paraId="15BE036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5950DB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 (10.95)</w:t>
            </w:r>
          </w:p>
        </w:tc>
        <w:tc>
          <w:tcPr>
            <w:tcW w:w="279" w:type="pct"/>
          </w:tcPr>
          <w:p w14:paraId="323AE42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82350C9" w14:textId="77777777" w:rsidTr="009C25A6">
        <w:tc>
          <w:tcPr>
            <w:tcW w:w="800" w:type="pct"/>
          </w:tcPr>
          <w:p w14:paraId="51306D71" w14:textId="471F8E13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0" w:type="pct"/>
          </w:tcPr>
          <w:p w14:paraId="49E359F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1FE873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C95E47C" w14:textId="59B494E4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8F574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(18.0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D6B0F8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F40C8BA" w14:textId="268DC3DE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39.97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361511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7702703" w14:textId="39F9435D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4.36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95612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1BCDE7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(27.24)</w:t>
            </w:r>
          </w:p>
        </w:tc>
        <w:tc>
          <w:tcPr>
            <w:tcW w:w="393" w:type="pct"/>
          </w:tcPr>
          <w:p w14:paraId="55AEAD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955459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(7.41)</w:t>
            </w:r>
          </w:p>
        </w:tc>
        <w:tc>
          <w:tcPr>
            <w:tcW w:w="279" w:type="pct"/>
          </w:tcPr>
          <w:p w14:paraId="475C39D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1242D1F9" w14:textId="77777777" w:rsidTr="009C25A6">
        <w:tc>
          <w:tcPr>
            <w:tcW w:w="800" w:type="pct"/>
          </w:tcPr>
          <w:p w14:paraId="3DDEEF89" w14:textId="2A9A2A11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420" w:type="pct"/>
          </w:tcPr>
          <w:p w14:paraId="2C981D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A91E9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D06635E" w14:textId="50F668B9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F5743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C90E60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91EB39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9DC624D" w14:textId="127631B1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1E125C">
              <w:rPr>
                <w:rFonts w:ascii="Times New Roman" w:hAnsi="Times New Roman" w:cs="Times New Roman"/>
                <w:sz w:val="24"/>
                <w:szCs w:val="24"/>
              </w:rPr>
              <w:t>3.99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B3F18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0457B71" w14:textId="1A051B8A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5.48</w:t>
            </w:r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9D8F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B884F6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279 (33.83)</w:t>
            </w:r>
          </w:p>
        </w:tc>
        <w:tc>
          <w:tcPr>
            <w:tcW w:w="393" w:type="pct"/>
          </w:tcPr>
          <w:p w14:paraId="375B3CF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23FD1F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(13.37)</w:t>
            </w:r>
          </w:p>
        </w:tc>
        <w:tc>
          <w:tcPr>
            <w:tcW w:w="279" w:type="pct"/>
          </w:tcPr>
          <w:p w14:paraId="2567981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F5FD10C" w14:textId="77777777" w:rsidTr="009C25A6">
        <w:tc>
          <w:tcPr>
            <w:tcW w:w="800" w:type="pct"/>
          </w:tcPr>
          <w:p w14:paraId="287DFD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420" w:type="pct"/>
          </w:tcPr>
          <w:p w14:paraId="04769C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56413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3B9A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8A458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3D7B1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4BF99B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77DA0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1F3A6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49DD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BCBBB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1F741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59425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7BD5283" w14:textId="77777777" w:rsidTr="009C25A6">
        <w:tc>
          <w:tcPr>
            <w:tcW w:w="800" w:type="pct"/>
          </w:tcPr>
          <w:p w14:paraId="19E3B69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420" w:type="pct"/>
          </w:tcPr>
          <w:p w14:paraId="4FDFA0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112E3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CA23D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57126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7FAE26D" w14:textId="423FA6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36EB2">
              <w:rPr>
                <w:rFonts w:ascii="Times New Roman" w:hAnsi="Times New Roman" w:cs="Times New Roman"/>
                <w:sz w:val="24"/>
                <w:szCs w:val="24"/>
              </w:rPr>
              <w:t>338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C274E">
              <w:rPr>
                <w:rFonts w:ascii="Times New Roman" w:hAnsi="Times New Roman" w:cs="Times New Roman"/>
                <w:sz w:val="24"/>
                <w:szCs w:val="24"/>
              </w:rPr>
              <w:t>4.36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ECD6409" w14:textId="1EE2A6D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336EB2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392" w:type="pct"/>
          </w:tcPr>
          <w:p w14:paraId="58839199" w14:textId="32CDD640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4.63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757CD0" w14:textId="1DA1287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0F044E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401" w:type="pct"/>
            <w:gridSpan w:val="2"/>
          </w:tcPr>
          <w:p w14:paraId="184216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2672 (26.44)</w:t>
            </w:r>
          </w:p>
        </w:tc>
        <w:tc>
          <w:tcPr>
            <w:tcW w:w="393" w:type="pct"/>
          </w:tcPr>
          <w:p w14:paraId="3A630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0.618</w:t>
            </w:r>
          </w:p>
        </w:tc>
        <w:tc>
          <w:tcPr>
            <w:tcW w:w="299" w:type="pct"/>
          </w:tcPr>
          <w:p w14:paraId="03D3F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(11.81)</w:t>
            </w:r>
          </w:p>
        </w:tc>
        <w:tc>
          <w:tcPr>
            <w:tcW w:w="279" w:type="pct"/>
          </w:tcPr>
          <w:p w14:paraId="75EE08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0.039</w:t>
            </w:r>
          </w:p>
        </w:tc>
      </w:tr>
      <w:tr w:rsidR="00E47E9F" w:rsidRPr="00C73E1C" w14:paraId="22830277" w14:textId="77777777" w:rsidTr="009C25A6">
        <w:tc>
          <w:tcPr>
            <w:tcW w:w="800" w:type="pct"/>
          </w:tcPr>
          <w:p w14:paraId="4513383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420" w:type="pct"/>
          </w:tcPr>
          <w:p w14:paraId="0D6175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EE17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FE63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6C2B2E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FA6044E" w14:textId="461B1A8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36EB2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C274E">
              <w:rPr>
                <w:rFonts w:ascii="Times New Roman" w:hAnsi="Times New Roman" w:cs="Times New Roman"/>
                <w:sz w:val="24"/>
                <w:szCs w:val="24"/>
              </w:rPr>
              <w:t>4.56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F0014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30AEB5" w14:textId="79F3F900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3AB15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57698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364 (27.67)</w:t>
            </w:r>
          </w:p>
        </w:tc>
        <w:tc>
          <w:tcPr>
            <w:tcW w:w="393" w:type="pct"/>
          </w:tcPr>
          <w:p w14:paraId="71B6AC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808C4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(7.95)</w:t>
            </w:r>
          </w:p>
        </w:tc>
        <w:tc>
          <w:tcPr>
            <w:tcW w:w="279" w:type="pct"/>
          </w:tcPr>
          <w:p w14:paraId="535C99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2F7B4B" w14:textId="77777777" w:rsidTr="009C25A6">
        <w:tc>
          <w:tcPr>
            <w:tcW w:w="800" w:type="pct"/>
          </w:tcPr>
          <w:p w14:paraId="17024D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420" w:type="pct"/>
          </w:tcPr>
          <w:p w14:paraId="4E529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1DAA2E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BA82D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D7B0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696B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E7731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A8B8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CC050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8DD58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E954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F798C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5178A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DF3C2F1" w14:textId="77777777" w:rsidTr="009C25A6">
        <w:tc>
          <w:tcPr>
            <w:tcW w:w="800" w:type="pct"/>
          </w:tcPr>
          <w:p w14:paraId="1F99B66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420" w:type="pct"/>
          </w:tcPr>
          <w:p w14:paraId="66F846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DBCDE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1C3CFA7" w14:textId="02A4440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7.84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0020C8A" w14:textId="72D371C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35" w:type="pct"/>
          </w:tcPr>
          <w:p w14:paraId="29A7DFED" w14:textId="030F687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3.52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846601D" w14:textId="0127FE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392" w:type="pct"/>
          </w:tcPr>
          <w:p w14:paraId="2EE20A49" w14:textId="2D4682FF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4.33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0B14C84" w14:textId="051C3CF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B90D69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401" w:type="pct"/>
            <w:gridSpan w:val="2"/>
          </w:tcPr>
          <w:p w14:paraId="1CD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1334 (25.95)</w:t>
            </w:r>
          </w:p>
        </w:tc>
        <w:tc>
          <w:tcPr>
            <w:tcW w:w="393" w:type="pct"/>
          </w:tcPr>
          <w:p w14:paraId="1FE0C1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0C6F13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(10.73)</w:t>
            </w:r>
          </w:p>
        </w:tc>
        <w:tc>
          <w:tcPr>
            <w:tcW w:w="279" w:type="pct"/>
          </w:tcPr>
          <w:p w14:paraId="1C413D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0.131</w:t>
            </w:r>
          </w:p>
        </w:tc>
      </w:tr>
      <w:tr w:rsidR="00E47E9F" w:rsidRPr="00C73E1C" w14:paraId="79F54645" w14:textId="77777777" w:rsidTr="009C25A6">
        <w:tc>
          <w:tcPr>
            <w:tcW w:w="800" w:type="pct"/>
          </w:tcPr>
          <w:p w14:paraId="5B8A5B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420" w:type="pct"/>
          </w:tcPr>
          <w:p w14:paraId="65E860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ED00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24678D" w14:textId="258AA45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(22.2</w:t>
            </w:r>
            <w:r w:rsidR="004B38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5A54C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18650CE" w14:textId="018CC3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572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4.26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8D6E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77C622" w14:textId="06E4525D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15.35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5F8F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C0A7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1533 (27.22)</w:t>
            </w:r>
          </w:p>
        </w:tc>
        <w:tc>
          <w:tcPr>
            <w:tcW w:w="393" w:type="pct"/>
          </w:tcPr>
          <w:p w14:paraId="18ADEC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34BB5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540 (12.06)</w:t>
            </w:r>
          </w:p>
        </w:tc>
        <w:tc>
          <w:tcPr>
            <w:tcW w:w="279" w:type="pct"/>
          </w:tcPr>
          <w:p w14:paraId="6A91E4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00D6185" w14:textId="77777777" w:rsidTr="009C25A6">
        <w:tc>
          <w:tcPr>
            <w:tcW w:w="800" w:type="pct"/>
          </w:tcPr>
          <w:p w14:paraId="5195BE0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20" w:type="pct"/>
          </w:tcPr>
          <w:p w14:paraId="78A6E6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5E301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0B96E35" w14:textId="0E7E33B2" w:rsidR="00E47E9F" w:rsidRPr="00C73E1C" w:rsidRDefault="004B382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7.76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4C5E4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6D76A7A" w14:textId="6887354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(37.</w:t>
            </w:r>
            <w:r w:rsidR="0099480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1CB3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5145093" w14:textId="484776AB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4.12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763DA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CB271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168 (25.27)</w:t>
            </w:r>
          </w:p>
        </w:tc>
        <w:tc>
          <w:tcPr>
            <w:tcW w:w="393" w:type="pct"/>
          </w:tcPr>
          <w:p w14:paraId="74ABEC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29973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 (7.47)</w:t>
            </w:r>
          </w:p>
        </w:tc>
        <w:tc>
          <w:tcPr>
            <w:tcW w:w="279" w:type="pct"/>
          </w:tcPr>
          <w:p w14:paraId="53DEA9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BB5957E" w14:textId="77777777" w:rsidTr="009C25A6">
        <w:tc>
          <w:tcPr>
            <w:tcW w:w="800" w:type="pct"/>
          </w:tcPr>
          <w:p w14:paraId="3C62F5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420" w:type="pct"/>
          </w:tcPr>
          <w:p w14:paraId="3B821B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9642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97F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BB3D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CEA0D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A02A9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33BB2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342EF3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84684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45B77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3F6B2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A18FD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4728EF5" w14:textId="77777777" w:rsidTr="009C25A6">
        <w:tc>
          <w:tcPr>
            <w:tcW w:w="800" w:type="pct"/>
          </w:tcPr>
          <w:p w14:paraId="7034DD3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420" w:type="pct"/>
          </w:tcPr>
          <w:p w14:paraId="371743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28BFC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F5F74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F324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9D036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3B4D3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B24A6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813A9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56802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2476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7782B0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BBE09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B3B203" w14:textId="77777777" w:rsidTr="009C25A6">
        <w:tc>
          <w:tcPr>
            <w:tcW w:w="800" w:type="pct"/>
          </w:tcPr>
          <w:p w14:paraId="69E3533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420" w:type="pct"/>
          </w:tcPr>
          <w:p w14:paraId="50FB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DB4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0BD9FC0" w14:textId="38BD5C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3.95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5A647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67191AF4" w14:textId="22E1C5F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2.06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92BF1AF" w14:textId="4A73C72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F261A">
              <w:rPr>
                <w:rFonts w:ascii="Times New Roman" w:hAnsi="Times New Roman" w:cs="Times New Roman"/>
                <w:sz w:val="24"/>
                <w:szCs w:val="24"/>
              </w:rPr>
              <w:t>072</w:t>
            </w:r>
          </w:p>
        </w:tc>
        <w:tc>
          <w:tcPr>
            <w:tcW w:w="392" w:type="pct"/>
          </w:tcPr>
          <w:p w14:paraId="35E3A7C2" w14:textId="475717C4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19.92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78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2B064B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(23.08)</w:t>
            </w:r>
          </w:p>
        </w:tc>
        <w:tc>
          <w:tcPr>
            <w:tcW w:w="393" w:type="pct"/>
          </w:tcPr>
          <w:p w14:paraId="2B86E1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0.007</w:t>
            </w:r>
          </w:p>
        </w:tc>
        <w:tc>
          <w:tcPr>
            <w:tcW w:w="299" w:type="pct"/>
          </w:tcPr>
          <w:p w14:paraId="708A3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120 (9.88)</w:t>
            </w:r>
          </w:p>
        </w:tc>
        <w:tc>
          <w:tcPr>
            <w:tcW w:w="279" w:type="pct"/>
          </w:tcPr>
          <w:p w14:paraId="025D5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0.314</w:t>
            </w:r>
          </w:p>
        </w:tc>
      </w:tr>
      <w:tr w:rsidR="00E47E9F" w:rsidRPr="00C73E1C" w14:paraId="44157D33" w14:textId="77777777" w:rsidTr="009C25A6">
        <w:tc>
          <w:tcPr>
            <w:tcW w:w="800" w:type="pct"/>
          </w:tcPr>
          <w:p w14:paraId="75C0F5C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420" w:type="pct"/>
          </w:tcPr>
          <w:p w14:paraId="06A2D3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F8867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040762" w14:textId="3587E38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(2</w:t>
            </w:r>
            <w:r w:rsidR="006C7C66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89C0C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598526F" w14:textId="41D07B5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565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C10D7">
              <w:rPr>
                <w:rFonts w:ascii="Times New Roman" w:hAnsi="Times New Roman" w:cs="Times New Roman"/>
                <w:sz w:val="24"/>
                <w:szCs w:val="24"/>
              </w:rPr>
              <w:t>5.21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F9F2E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BBB450" w14:textId="05F0761A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5.26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0148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05429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2374 (27.63)</w:t>
            </w:r>
          </w:p>
        </w:tc>
        <w:tc>
          <w:tcPr>
            <w:tcW w:w="393" w:type="pct"/>
          </w:tcPr>
          <w:p w14:paraId="77CA4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0F1F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529 (11.48)</w:t>
            </w:r>
          </w:p>
        </w:tc>
        <w:tc>
          <w:tcPr>
            <w:tcW w:w="279" w:type="pct"/>
          </w:tcPr>
          <w:p w14:paraId="2D44D1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C82F4CB" w14:textId="77777777" w:rsidTr="009C25A6">
        <w:tc>
          <w:tcPr>
            <w:tcW w:w="800" w:type="pct"/>
          </w:tcPr>
          <w:p w14:paraId="0770E95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420" w:type="pct"/>
          </w:tcPr>
          <w:p w14:paraId="11B38F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0935C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05D55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7ADE4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511FA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DC784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A30BA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60ED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37BE1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29774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75F20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76298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690CD81" w14:textId="77777777" w:rsidTr="009C25A6">
        <w:tc>
          <w:tcPr>
            <w:tcW w:w="800" w:type="pct"/>
          </w:tcPr>
          <w:p w14:paraId="76F609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7E8B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61C42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52A9CE3" w14:textId="225E85A6" w:rsidR="00E47E9F" w:rsidRPr="00C73E1C" w:rsidRDefault="00394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ED185A8" w14:textId="1F39F9C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3942F0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435" w:type="pct"/>
          </w:tcPr>
          <w:p w14:paraId="27016C07" w14:textId="4E6CA74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6.37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C9A14E4" w14:textId="395AAC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92" w:type="pct"/>
          </w:tcPr>
          <w:p w14:paraId="3E20728D" w14:textId="41C0CFF7" w:rsidR="00E47E9F" w:rsidRPr="00C73E1C" w:rsidRDefault="00784C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64E1E">
              <w:rPr>
                <w:rFonts w:ascii="Times New Roman" w:hAnsi="Times New Roman" w:cs="Times New Roman"/>
                <w:sz w:val="24"/>
                <w:szCs w:val="24"/>
              </w:rPr>
              <w:t>18.59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DD771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4D2FD2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1998 (28.40)</w:t>
            </w:r>
          </w:p>
        </w:tc>
        <w:tc>
          <w:tcPr>
            <w:tcW w:w="393" w:type="pct"/>
          </w:tcPr>
          <w:p w14:paraId="3EB534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299" w:type="pct"/>
          </w:tcPr>
          <w:p w14:paraId="48A11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479 (11.41)</w:t>
            </w:r>
          </w:p>
        </w:tc>
        <w:tc>
          <w:tcPr>
            <w:tcW w:w="279" w:type="pct"/>
          </w:tcPr>
          <w:p w14:paraId="66F16A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0.606</w:t>
            </w:r>
          </w:p>
        </w:tc>
      </w:tr>
      <w:tr w:rsidR="00E47E9F" w:rsidRPr="00C73E1C" w14:paraId="5192FFE7" w14:textId="77777777" w:rsidTr="009C25A6">
        <w:tc>
          <w:tcPr>
            <w:tcW w:w="800" w:type="pct"/>
          </w:tcPr>
          <w:p w14:paraId="0C28AF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0FE168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7721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59B7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(15.77)</w:t>
            </w:r>
          </w:p>
        </w:tc>
        <w:tc>
          <w:tcPr>
            <w:tcW w:w="286" w:type="pct"/>
          </w:tcPr>
          <w:p w14:paraId="4AD62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40A94EB" w14:textId="4C6ECC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12473D">
              <w:rPr>
                <w:rFonts w:ascii="Times New Roman" w:hAnsi="Times New Roman" w:cs="Times New Roman"/>
                <w:sz w:val="24"/>
                <w:szCs w:val="24"/>
              </w:rPr>
              <w:t>29.71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FFB8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164BB2D" w14:textId="78396F7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84C1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064E1E">
              <w:rPr>
                <w:rFonts w:ascii="Times New Roman" w:hAnsi="Times New Roman" w:cs="Times New Roman"/>
                <w:sz w:val="24"/>
                <w:szCs w:val="24"/>
              </w:rPr>
              <w:t>5.02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06D7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29229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956 (23.65)</w:t>
            </w:r>
          </w:p>
        </w:tc>
        <w:tc>
          <w:tcPr>
            <w:tcW w:w="393" w:type="pct"/>
          </w:tcPr>
          <w:p w14:paraId="1C3C18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87D35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(10.46)</w:t>
            </w:r>
          </w:p>
        </w:tc>
        <w:tc>
          <w:tcPr>
            <w:tcW w:w="279" w:type="pct"/>
          </w:tcPr>
          <w:p w14:paraId="067500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7AB1D" w14:textId="77777777" w:rsidTr="009C25A6">
        <w:tc>
          <w:tcPr>
            <w:tcW w:w="800" w:type="pct"/>
          </w:tcPr>
          <w:p w14:paraId="0F701BC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420" w:type="pct"/>
          </w:tcPr>
          <w:p w14:paraId="5AE794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13293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C57B4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BA9FC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33EE6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F2903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783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4E960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82E1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BFA8E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6428D3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230B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97E361" w14:textId="77777777" w:rsidTr="009C25A6">
        <w:tc>
          <w:tcPr>
            <w:tcW w:w="800" w:type="pct"/>
          </w:tcPr>
          <w:p w14:paraId="53FC47E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106071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C33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C3E58EE" w14:textId="05EE2D2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19.92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EE65D94" w14:textId="1D479A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435" w:type="pct"/>
          </w:tcPr>
          <w:p w14:paraId="76A0DCAA" w14:textId="049B436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9080F"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4.39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43E6729" w14:textId="5375D82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9080F">
              <w:rPr>
                <w:rFonts w:ascii="Times New Roman" w:hAnsi="Times New Roman" w:cs="Times New Roman"/>
                <w:sz w:val="24"/>
                <w:szCs w:val="24"/>
              </w:rPr>
              <w:t>886</w:t>
            </w:r>
          </w:p>
        </w:tc>
        <w:tc>
          <w:tcPr>
            <w:tcW w:w="392" w:type="pct"/>
          </w:tcPr>
          <w:p w14:paraId="39085E0C" w14:textId="68EEAD20" w:rsidR="00E47E9F" w:rsidRPr="00C73E1C" w:rsidRDefault="0040315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18.37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10CB726" w14:textId="2774A4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403150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401" w:type="pct"/>
            <w:gridSpan w:val="2"/>
          </w:tcPr>
          <w:p w14:paraId="2FDAD6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3021 (26.60)</w:t>
            </w:r>
          </w:p>
        </w:tc>
        <w:tc>
          <w:tcPr>
            <w:tcW w:w="393" w:type="pct"/>
          </w:tcPr>
          <w:p w14:paraId="79654C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0.913</w:t>
            </w:r>
          </w:p>
        </w:tc>
        <w:tc>
          <w:tcPr>
            <w:tcW w:w="299" w:type="pct"/>
          </w:tcPr>
          <w:p w14:paraId="3E3A07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644 (11.19)</w:t>
            </w:r>
          </w:p>
        </w:tc>
        <w:tc>
          <w:tcPr>
            <w:tcW w:w="279" w:type="pct"/>
          </w:tcPr>
          <w:p w14:paraId="534322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0.603</w:t>
            </w:r>
          </w:p>
        </w:tc>
      </w:tr>
      <w:tr w:rsidR="00E47E9F" w:rsidRPr="00C73E1C" w14:paraId="7C6EAF83" w14:textId="77777777" w:rsidTr="009C25A6">
        <w:tc>
          <w:tcPr>
            <w:tcW w:w="800" w:type="pct"/>
          </w:tcPr>
          <w:p w14:paraId="4AFAE7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16982B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6C5D2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E3022E5" w14:textId="40CD2BB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</w:t>
            </w:r>
            <w:r w:rsidR="002672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7B782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60A1A7E" w14:textId="6C93921E" w:rsidR="00E47E9F" w:rsidRPr="00C73E1C" w:rsidRDefault="00B908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2.77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CA73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F52D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(5.52)</w:t>
            </w:r>
          </w:p>
        </w:tc>
        <w:tc>
          <w:tcPr>
            <w:tcW w:w="286" w:type="pct"/>
          </w:tcPr>
          <w:p w14:paraId="4CCE2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C360E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(28.50)</w:t>
            </w:r>
          </w:p>
        </w:tc>
        <w:tc>
          <w:tcPr>
            <w:tcW w:w="393" w:type="pct"/>
          </w:tcPr>
          <w:p w14:paraId="60E900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5B7E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(7.23)</w:t>
            </w:r>
          </w:p>
        </w:tc>
        <w:tc>
          <w:tcPr>
            <w:tcW w:w="279" w:type="pct"/>
          </w:tcPr>
          <w:p w14:paraId="5AB212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421EDE6" w14:textId="77777777" w:rsidTr="009C25A6">
        <w:tc>
          <w:tcPr>
            <w:tcW w:w="800" w:type="pct"/>
          </w:tcPr>
          <w:p w14:paraId="3D503C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Adding salt when eating</w:t>
            </w:r>
          </w:p>
        </w:tc>
        <w:tc>
          <w:tcPr>
            <w:tcW w:w="420" w:type="pct"/>
          </w:tcPr>
          <w:p w14:paraId="4A3C9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0F46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BC61B5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1441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20FA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A2B7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0DA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DAD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6B0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7B2FC3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8837C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75DCA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26117E" w14:textId="77777777" w:rsidTr="009C25A6">
        <w:tc>
          <w:tcPr>
            <w:tcW w:w="800" w:type="pct"/>
          </w:tcPr>
          <w:p w14:paraId="34B06A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420" w:type="pct"/>
          </w:tcPr>
          <w:p w14:paraId="6EEB96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93D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AB0E75F" w14:textId="264A261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A8F6CA" w14:textId="05A43F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D2D14">
              <w:rPr>
                <w:rFonts w:ascii="Times New Roman" w:hAnsi="Times New Roman" w:cs="Times New Roman"/>
                <w:sz w:val="24"/>
                <w:szCs w:val="24"/>
              </w:rPr>
              <w:t>188</w:t>
            </w:r>
          </w:p>
        </w:tc>
        <w:tc>
          <w:tcPr>
            <w:tcW w:w="435" w:type="pct"/>
          </w:tcPr>
          <w:p w14:paraId="60105D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6EE3BB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AE65C5" w14:textId="51D8D976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ED680B">
              <w:rPr>
                <w:rFonts w:ascii="Times New Roman" w:hAnsi="Times New Roman" w:cs="Times New Roman"/>
                <w:sz w:val="24"/>
                <w:szCs w:val="24"/>
              </w:rPr>
              <w:t>0.39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8300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5EAC53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1372 (24.85)</w:t>
            </w:r>
          </w:p>
        </w:tc>
        <w:tc>
          <w:tcPr>
            <w:tcW w:w="393" w:type="pct"/>
          </w:tcPr>
          <w:p w14:paraId="1407DE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0.071</w:t>
            </w:r>
          </w:p>
        </w:tc>
        <w:tc>
          <w:tcPr>
            <w:tcW w:w="299" w:type="pct"/>
          </w:tcPr>
          <w:p w14:paraId="0CE221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(11.06)</w:t>
            </w:r>
          </w:p>
        </w:tc>
        <w:tc>
          <w:tcPr>
            <w:tcW w:w="279" w:type="pct"/>
          </w:tcPr>
          <w:p w14:paraId="5A38D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0.189</w:t>
            </w:r>
          </w:p>
        </w:tc>
      </w:tr>
      <w:tr w:rsidR="00E47E9F" w:rsidRPr="00C73E1C" w14:paraId="25BCC284" w14:textId="77777777" w:rsidTr="009C25A6">
        <w:tc>
          <w:tcPr>
            <w:tcW w:w="800" w:type="pct"/>
          </w:tcPr>
          <w:p w14:paraId="3C7A010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420" w:type="pct"/>
          </w:tcPr>
          <w:p w14:paraId="2F86B6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15F1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DE90C6" w14:textId="433C740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7.59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64A4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FACD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2B801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2EEA37" w14:textId="66A3845B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D680B">
              <w:rPr>
                <w:rFonts w:ascii="Times New Roman" w:hAnsi="Times New Roman" w:cs="Times New Roman"/>
                <w:sz w:val="24"/>
                <w:szCs w:val="24"/>
              </w:rPr>
              <w:t>42.18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ADC29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2784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524 (28.82)</w:t>
            </w:r>
          </w:p>
        </w:tc>
        <w:tc>
          <w:tcPr>
            <w:tcW w:w="393" w:type="pct"/>
          </w:tcPr>
          <w:p w14:paraId="260EF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6AC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333 (10.21)</w:t>
            </w:r>
          </w:p>
        </w:tc>
        <w:tc>
          <w:tcPr>
            <w:tcW w:w="279" w:type="pct"/>
          </w:tcPr>
          <w:p w14:paraId="68627F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91C7BAC" w14:textId="77777777" w:rsidTr="009C25A6">
        <w:tc>
          <w:tcPr>
            <w:tcW w:w="800" w:type="pct"/>
          </w:tcPr>
          <w:p w14:paraId="557F107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420" w:type="pct"/>
          </w:tcPr>
          <w:p w14:paraId="06A7FF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612C8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D0FF2" w14:textId="2F2C4C4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EB19EB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49A3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71D2C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551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7E6ADF" w14:textId="35DE9FB0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ED680B">
              <w:rPr>
                <w:rFonts w:ascii="Times New Roman" w:hAnsi="Times New Roman" w:cs="Times New Roman"/>
                <w:sz w:val="24"/>
                <w:szCs w:val="24"/>
              </w:rPr>
              <w:t>9.64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8D6D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6915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1139 (27.96)</w:t>
            </w:r>
          </w:p>
        </w:tc>
        <w:tc>
          <w:tcPr>
            <w:tcW w:w="393" w:type="pct"/>
          </w:tcPr>
          <w:p w14:paraId="0E7AA2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1B22E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281 (12.62)</w:t>
            </w:r>
          </w:p>
        </w:tc>
        <w:tc>
          <w:tcPr>
            <w:tcW w:w="279" w:type="pct"/>
          </w:tcPr>
          <w:p w14:paraId="7BB6A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30A14BD" w14:textId="77777777" w:rsidTr="009C25A6">
        <w:tc>
          <w:tcPr>
            <w:tcW w:w="800" w:type="pct"/>
          </w:tcPr>
          <w:p w14:paraId="44C12C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420" w:type="pct"/>
          </w:tcPr>
          <w:p w14:paraId="41D730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7792E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F04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6A1B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EA414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ACCF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A34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2527D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AA92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7D58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168CA0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BF3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9B96E28" w14:textId="77777777" w:rsidTr="009C25A6">
        <w:tc>
          <w:tcPr>
            <w:tcW w:w="800" w:type="pct"/>
          </w:tcPr>
          <w:p w14:paraId="74CA72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420" w:type="pct"/>
          </w:tcPr>
          <w:p w14:paraId="159E0C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B4F60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F2D63D9" w14:textId="11C67EB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54B3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B54B3E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B5C76F0" w14:textId="06F7C89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 w:rsidR="00B54B3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5" w:type="pct"/>
          </w:tcPr>
          <w:p w14:paraId="554BBFBC" w14:textId="5236D6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5.41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077486" w14:textId="1CC051F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392" w:type="pct"/>
          </w:tcPr>
          <w:p w14:paraId="770E21BA" w14:textId="7D55177D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7430CF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F9E40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187 (21.67)</w:t>
            </w:r>
          </w:p>
        </w:tc>
        <w:tc>
          <w:tcPr>
            <w:tcW w:w="393" w:type="pct"/>
          </w:tcPr>
          <w:p w14:paraId="4510F9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0.063</w:t>
            </w:r>
          </w:p>
        </w:tc>
        <w:tc>
          <w:tcPr>
            <w:tcW w:w="299" w:type="pct"/>
          </w:tcPr>
          <w:p w14:paraId="373901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247 (10.76)</w:t>
            </w:r>
          </w:p>
        </w:tc>
        <w:tc>
          <w:tcPr>
            <w:tcW w:w="279" w:type="pct"/>
          </w:tcPr>
          <w:p w14:paraId="210C8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0.822</w:t>
            </w:r>
          </w:p>
        </w:tc>
      </w:tr>
      <w:tr w:rsidR="00E47E9F" w:rsidRPr="00C73E1C" w14:paraId="1D57D423" w14:textId="77777777" w:rsidTr="009C25A6">
        <w:tc>
          <w:tcPr>
            <w:tcW w:w="800" w:type="pct"/>
          </w:tcPr>
          <w:p w14:paraId="59C3F6F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420" w:type="pct"/>
          </w:tcPr>
          <w:p w14:paraId="4DE6DE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E5C9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65FB340" w14:textId="70F1BB62" w:rsidR="00E47E9F" w:rsidRPr="00C73E1C" w:rsidRDefault="00B54B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06C4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5E4459C" w14:textId="3A5CB32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9C4C8E">
              <w:rPr>
                <w:rFonts w:ascii="Times New Roman" w:hAnsi="Times New Roman" w:cs="Times New Roman"/>
                <w:sz w:val="24"/>
                <w:szCs w:val="24"/>
              </w:rPr>
              <w:t>2.71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14F76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7448AC" w14:textId="1B0A8EE2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17.80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814E9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154F50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2775 (27.07)</w:t>
            </w:r>
          </w:p>
        </w:tc>
        <w:tc>
          <w:tcPr>
            <w:tcW w:w="393" w:type="pct"/>
          </w:tcPr>
          <w:p w14:paraId="1ED71A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D1A9A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353 (11.60)</w:t>
            </w:r>
          </w:p>
        </w:tc>
        <w:tc>
          <w:tcPr>
            <w:tcW w:w="279" w:type="pct"/>
          </w:tcPr>
          <w:p w14:paraId="40B29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05F9FA" w14:textId="77777777" w:rsidTr="009C25A6">
        <w:tc>
          <w:tcPr>
            <w:tcW w:w="800" w:type="pct"/>
          </w:tcPr>
          <w:p w14:paraId="4D72129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420" w:type="pct"/>
          </w:tcPr>
          <w:p w14:paraId="2C3FF6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DECA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A1B0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(24.75)</w:t>
            </w:r>
          </w:p>
        </w:tc>
        <w:tc>
          <w:tcPr>
            <w:tcW w:w="286" w:type="pct"/>
          </w:tcPr>
          <w:p w14:paraId="7B2AD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65BEA0F" w14:textId="5DB2FEED" w:rsidR="00E47E9F" w:rsidRPr="00C73E1C" w:rsidRDefault="009C4C8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5.91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F2F1D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D8733EF" w14:textId="65186368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2.63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6E03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C719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(29.34)</w:t>
            </w:r>
          </w:p>
        </w:tc>
        <w:tc>
          <w:tcPr>
            <w:tcW w:w="393" w:type="pct"/>
          </w:tcPr>
          <w:p w14:paraId="7E28BE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7C1682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(10.84)</w:t>
            </w:r>
          </w:p>
        </w:tc>
        <w:tc>
          <w:tcPr>
            <w:tcW w:w="279" w:type="pct"/>
          </w:tcPr>
          <w:p w14:paraId="069465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A4397C8" w14:textId="77777777" w:rsidTr="009C25A6">
        <w:tc>
          <w:tcPr>
            <w:tcW w:w="800" w:type="pct"/>
          </w:tcPr>
          <w:p w14:paraId="2E539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420" w:type="pct"/>
          </w:tcPr>
          <w:p w14:paraId="585DE0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477AC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E1EFB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EF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A3FC74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2BCC0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E1924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59985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DB4EA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0A1DD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BFFA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BF3FD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4CD4FC0" w14:textId="77777777" w:rsidTr="009C25A6">
        <w:tc>
          <w:tcPr>
            <w:tcW w:w="800" w:type="pct"/>
          </w:tcPr>
          <w:p w14:paraId="3E22D2F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903F2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6D59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1F7C78" w14:textId="6D3ADB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19.63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F6B0E2" w14:textId="0612CA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743</w:t>
            </w:r>
          </w:p>
        </w:tc>
        <w:tc>
          <w:tcPr>
            <w:tcW w:w="435" w:type="pct"/>
          </w:tcPr>
          <w:p w14:paraId="6DEC84CC" w14:textId="1B85B5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8.44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5AF76E1" w14:textId="73802A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392" w:type="pct"/>
          </w:tcPr>
          <w:p w14:paraId="57705773" w14:textId="7B84189A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8.90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D7BC15" w14:textId="15B0D6D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D46B6">
              <w:rPr>
                <w:rFonts w:ascii="Times New Roman" w:hAnsi="Times New Roman" w:cs="Times New Roman"/>
                <w:sz w:val="24"/>
                <w:szCs w:val="24"/>
              </w:rPr>
              <w:t>161</w:t>
            </w:r>
          </w:p>
        </w:tc>
        <w:tc>
          <w:tcPr>
            <w:tcW w:w="401" w:type="pct"/>
            <w:gridSpan w:val="2"/>
          </w:tcPr>
          <w:p w14:paraId="6E573B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829 (25.32)</w:t>
            </w:r>
          </w:p>
        </w:tc>
        <w:tc>
          <w:tcPr>
            <w:tcW w:w="393" w:type="pct"/>
          </w:tcPr>
          <w:p w14:paraId="238A28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0.337</w:t>
            </w:r>
          </w:p>
        </w:tc>
        <w:tc>
          <w:tcPr>
            <w:tcW w:w="299" w:type="pct"/>
          </w:tcPr>
          <w:p w14:paraId="06350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144 (7.02)</w:t>
            </w:r>
          </w:p>
        </w:tc>
        <w:tc>
          <w:tcPr>
            <w:tcW w:w="279" w:type="pct"/>
          </w:tcPr>
          <w:p w14:paraId="3C6188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CEB0FDE" w14:textId="77777777" w:rsidTr="009C25A6">
        <w:tc>
          <w:tcPr>
            <w:tcW w:w="800" w:type="pct"/>
          </w:tcPr>
          <w:p w14:paraId="53791FB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68C274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6F604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1E16DF" w14:textId="0C11CAD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56190">
              <w:rPr>
                <w:rFonts w:ascii="Times New Roman" w:hAnsi="Times New Roman" w:cs="Times New Roman"/>
                <w:sz w:val="24"/>
                <w:szCs w:val="24"/>
              </w:rPr>
              <w:t>20.22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86041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FBAD953" w14:textId="59FF31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366FC1">
              <w:rPr>
                <w:rFonts w:ascii="Times New Roman" w:hAnsi="Times New Roman" w:cs="Times New Roman"/>
                <w:sz w:val="24"/>
                <w:szCs w:val="24"/>
              </w:rPr>
              <w:t>3.61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E3020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74CE602" w14:textId="1917B3DC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27.30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C209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A26F9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2110 (27.07)</w:t>
            </w:r>
          </w:p>
        </w:tc>
        <w:tc>
          <w:tcPr>
            <w:tcW w:w="393" w:type="pct"/>
          </w:tcPr>
          <w:p w14:paraId="44426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34D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471 (12.95)</w:t>
            </w:r>
          </w:p>
        </w:tc>
        <w:tc>
          <w:tcPr>
            <w:tcW w:w="279" w:type="pct"/>
          </w:tcPr>
          <w:p w14:paraId="7FE771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075B7A" w14:textId="77777777" w:rsidTr="009C25A6">
        <w:tc>
          <w:tcPr>
            <w:tcW w:w="800" w:type="pct"/>
          </w:tcPr>
          <w:p w14:paraId="10CCA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420" w:type="pct"/>
          </w:tcPr>
          <w:p w14:paraId="1693D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3FB32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006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95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CCD70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073C2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3E9F1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0D17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E56AD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E4E5E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F8E72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6CEA7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61FE9DF" w14:textId="77777777" w:rsidTr="009C25A6">
        <w:tc>
          <w:tcPr>
            <w:tcW w:w="800" w:type="pct"/>
          </w:tcPr>
          <w:p w14:paraId="224D3D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420" w:type="pct"/>
          </w:tcPr>
          <w:p w14:paraId="083E0E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FB4A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111E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76BC0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BB3B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47FAFEB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0B51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43263D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C2D7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766D4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EF98A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65641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B1892FE" w14:textId="77777777" w:rsidTr="009C25A6">
        <w:tc>
          <w:tcPr>
            <w:tcW w:w="800" w:type="pct"/>
          </w:tcPr>
          <w:p w14:paraId="015BCE9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A10D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22C8A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1D71E83" w14:textId="03B4EF4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BA8192" w14:textId="2A67D2D3" w:rsidR="00E47E9F" w:rsidRPr="00C73E1C" w:rsidRDefault="00C76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435" w:type="pct"/>
          </w:tcPr>
          <w:p w14:paraId="6209B326" w14:textId="21E5694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2.62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92AB5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67B79BC" w14:textId="1BE667E8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8.72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9FA04CE" w14:textId="712CED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DA444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1" w:type="pct"/>
            <w:gridSpan w:val="2"/>
          </w:tcPr>
          <w:p w14:paraId="77970E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641 (21.98)</w:t>
            </w:r>
          </w:p>
        </w:tc>
        <w:tc>
          <w:tcPr>
            <w:tcW w:w="393" w:type="pct"/>
          </w:tcPr>
          <w:p w14:paraId="791BEE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3F8FE5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235 (9.31)</w:t>
            </w:r>
          </w:p>
        </w:tc>
        <w:tc>
          <w:tcPr>
            <w:tcW w:w="279" w:type="pct"/>
          </w:tcPr>
          <w:p w14:paraId="0E67B1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</w:tr>
      <w:tr w:rsidR="00E47E9F" w:rsidRPr="00C73E1C" w14:paraId="1386BFF0" w14:textId="77777777" w:rsidTr="009C25A6">
        <w:tc>
          <w:tcPr>
            <w:tcW w:w="800" w:type="pct"/>
          </w:tcPr>
          <w:p w14:paraId="38CBDCE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FE5B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A8F6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5D8962" w14:textId="0EEF092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C762F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C5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499A4BF" w14:textId="2FFED37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435AE">
              <w:rPr>
                <w:rFonts w:ascii="Times New Roman" w:hAnsi="Times New Roman" w:cs="Times New Roman"/>
                <w:sz w:val="24"/>
                <w:szCs w:val="24"/>
              </w:rPr>
              <w:t>7.80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5520F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82597FE" w14:textId="4D7DA9CA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27.40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544C0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98FE3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2395 (28.57)</w:t>
            </w:r>
          </w:p>
        </w:tc>
        <w:tc>
          <w:tcPr>
            <w:tcW w:w="393" w:type="pct"/>
          </w:tcPr>
          <w:p w14:paraId="401BD6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70A5F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414 (12.75)</w:t>
            </w:r>
          </w:p>
        </w:tc>
        <w:tc>
          <w:tcPr>
            <w:tcW w:w="279" w:type="pct"/>
          </w:tcPr>
          <w:p w14:paraId="341137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2605202" w14:textId="77777777" w:rsidTr="009C25A6">
        <w:tc>
          <w:tcPr>
            <w:tcW w:w="800" w:type="pct"/>
          </w:tcPr>
          <w:p w14:paraId="337E0E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420" w:type="pct"/>
          </w:tcPr>
          <w:p w14:paraId="05ED63C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F19DA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DEBE0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D2111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8A5A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053CA8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1973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26700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8D9B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7A127F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C8670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C8701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2199053" w14:textId="77777777" w:rsidTr="009C25A6">
        <w:tc>
          <w:tcPr>
            <w:tcW w:w="800" w:type="pct"/>
          </w:tcPr>
          <w:p w14:paraId="0436E9D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49B507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10041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41E0042F" w14:textId="185A67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0.81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0D54DE" w14:textId="5F37FB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35" w:type="pct"/>
          </w:tcPr>
          <w:p w14:paraId="7C7DA1A9" w14:textId="22F5B7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3.57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AFC880" w14:textId="479056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" w:type="pct"/>
          </w:tcPr>
          <w:p w14:paraId="44ABDD4C" w14:textId="6526E2EC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18.52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0557DC3" w14:textId="1FDC746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320A68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401" w:type="pct"/>
            <w:gridSpan w:val="2"/>
          </w:tcPr>
          <w:p w14:paraId="3AC64A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2294 (25.39)</w:t>
            </w:r>
          </w:p>
        </w:tc>
        <w:tc>
          <w:tcPr>
            <w:tcW w:w="393" w:type="pct"/>
          </w:tcPr>
          <w:p w14:paraId="64230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2F175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528 (10.99)</w:t>
            </w:r>
          </w:p>
        </w:tc>
        <w:tc>
          <w:tcPr>
            <w:tcW w:w="279" w:type="pct"/>
          </w:tcPr>
          <w:p w14:paraId="2E3DC0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0.602</w:t>
            </w:r>
          </w:p>
        </w:tc>
      </w:tr>
      <w:tr w:rsidR="00E47E9F" w:rsidRPr="00C73E1C" w14:paraId="787B7F91" w14:textId="77777777" w:rsidTr="009C25A6">
        <w:tc>
          <w:tcPr>
            <w:tcW w:w="800" w:type="pct"/>
          </w:tcPr>
          <w:p w14:paraId="79C2878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36D75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E283A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4D9BAE" w14:textId="0B9D777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r w:rsidR="0023445E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5A4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60081EA" w14:textId="160C3F4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578E9">
              <w:rPr>
                <w:rFonts w:ascii="Times New Roman" w:hAnsi="Times New Roman" w:cs="Times New Roman"/>
                <w:sz w:val="24"/>
                <w:szCs w:val="24"/>
              </w:rPr>
              <w:t>5.79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849F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6F4A690" w14:textId="60AE776C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0.47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A6C9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3925E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742 (31.90)</w:t>
            </w:r>
          </w:p>
        </w:tc>
        <w:tc>
          <w:tcPr>
            <w:tcW w:w="393" w:type="pct"/>
          </w:tcPr>
          <w:p w14:paraId="514566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E812E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(12.02)</w:t>
            </w:r>
          </w:p>
        </w:tc>
        <w:tc>
          <w:tcPr>
            <w:tcW w:w="279" w:type="pct"/>
          </w:tcPr>
          <w:p w14:paraId="6CF1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926177" w14:textId="77777777" w:rsidTr="009C25A6">
        <w:tc>
          <w:tcPr>
            <w:tcW w:w="800" w:type="pct"/>
          </w:tcPr>
          <w:p w14:paraId="34D9D6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420" w:type="pct"/>
          </w:tcPr>
          <w:p w14:paraId="24195E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46B1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F12F0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96E4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BD146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67D21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86BB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0CC15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6DF0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4B06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FA654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B08CC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9D12CAB" w14:textId="77777777" w:rsidTr="009C25A6">
        <w:tc>
          <w:tcPr>
            <w:tcW w:w="800" w:type="pct"/>
          </w:tcPr>
          <w:p w14:paraId="79B1F49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B01F1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49958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9E69F12" w14:textId="464C419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(20.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F712F76" w14:textId="767DAE4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435" w:type="pct"/>
          </w:tcPr>
          <w:p w14:paraId="74368500" w14:textId="3533F9D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A99479C" w14:textId="260579A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490</w:t>
            </w:r>
          </w:p>
        </w:tc>
        <w:tc>
          <w:tcPr>
            <w:tcW w:w="392" w:type="pct"/>
          </w:tcPr>
          <w:p w14:paraId="155D1A32" w14:textId="2C76EEBE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0.52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C2A092" w14:textId="69B1AF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060A0">
              <w:rPr>
                <w:rFonts w:ascii="Times New Roman" w:hAnsi="Times New Roman" w:cs="Times New Roman"/>
                <w:sz w:val="24"/>
                <w:szCs w:val="24"/>
              </w:rPr>
              <w:t>107</w:t>
            </w:r>
          </w:p>
        </w:tc>
        <w:tc>
          <w:tcPr>
            <w:tcW w:w="401" w:type="pct"/>
            <w:gridSpan w:val="2"/>
          </w:tcPr>
          <w:p w14:paraId="5896C1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1814 (24.99)</w:t>
            </w:r>
          </w:p>
        </w:tc>
        <w:tc>
          <w:tcPr>
            <w:tcW w:w="393" w:type="pct"/>
          </w:tcPr>
          <w:p w14:paraId="2A8C2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299" w:type="pct"/>
          </w:tcPr>
          <w:p w14:paraId="5DC5B5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530 (11.20)</w:t>
            </w:r>
          </w:p>
        </w:tc>
        <w:tc>
          <w:tcPr>
            <w:tcW w:w="279" w:type="pct"/>
          </w:tcPr>
          <w:p w14:paraId="04D065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0.991</w:t>
            </w:r>
          </w:p>
        </w:tc>
      </w:tr>
      <w:tr w:rsidR="00E47E9F" w:rsidRPr="00C73E1C" w14:paraId="7A44BFE6" w14:textId="77777777" w:rsidTr="009C25A6">
        <w:tc>
          <w:tcPr>
            <w:tcW w:w="800" w:type="pct"/>
          </w:tcPr>
          <w:p w14:paraId="78AB7C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420" w:type="pct"/>
          </w:tcPr>
          <w:p w14:paraId="65E484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AA94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A2CBC23" w14:textId="12FB210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C941BC">
              <w:rPr>
                <w:rFonts w:ascii="Times New Roman" w:hAnsi="Times New Roman" w:cs="Times New Roman"/>
                <w:sz w:val="24"/>
                <w:szCs w:val="24"/>
              </w:rPr>
              <w:t>8.89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3A3D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25F703F" w14:textId="4C48CF3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(36.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262130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77FD96B" w14:textId="045200B3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5.10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EC49F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8225C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1222 (29.21)</w:t>
            </w:r>
          </w:p>
        </w:tc>
        <w:tc>
          <w:tcPr>
            <w:tcW w:w="393" w:type="pct"/>
          </w:tcPr>
          <w:p w14:paraId="594FBA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2AB30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(11.18)</w:t>
            </w:r>
          </w:p>
        </w:tc>
        <w:tc>
          <w:tcPr>
            <w:tcW w:w="279" w:type="pct"/>
          </w:tcPr>
          <w:p w14:paraId="5C6719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96941D9" w14:textId="77777777" w:rsidTr="009C25A6">
        <w:tc>
          <w:tcPr>
            <w:tcW w:w="800" w:type="pct"/>
          </w:tcPr>
          <w:p w14:paraId="3A82E6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420" w:type="pct"/>
          </w:tcPr>
          <w:p w14:paraId="4ADDE1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D1A21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E8782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F9467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B5306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B2EDE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9BD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00C88D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8F7ED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A70246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B3126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7B0EC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5E3D5ED" w14:textId="77777777" w:rsidTr="009C25A6">
        <w:tc>
          <w:tcPr>
            <w:tcW w:w="800" w:type="pct"/>
          </w:tcPr>
          <w:p w14:paraId="760FD7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8DBA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D4FD5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AB0F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(10.04)</w:t>
            </w:r>
          </w:p>
        </w:tc>
        <w:tc>
          <w:tcPr>
            <w:tcW w:w="286" w:type="pct"/>
          </w:tcPr>
          <w:p w14:paraId="71B818FF" w14:textId="58F17C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39675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5" w:type="pct"/>
          </w:tcPr>
          <w:p w14:paraId="3EA3E925" w14:textId="2614DD0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2.99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13409AF" w14:textId="0970DA5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F01978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392" w:type="pct"/>
          </w:tcPr>
          <w:p w14:paraId="34643EDD" w14:textId="55AF0550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3.17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CC78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0.048</w:t>
            </w:r>
          </w:p>
        </w:tc>
        <w:tc>
          <w:tcPr>
            <w:tcW w:w="401" w:type="pct"/>
            <w:gridSpan w:val="2"/>
          </w:tcPr>
          <w:p w14:paraId="332F2D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(24.29)</w:t>
            </w:r>
          </w:p>
        </w:tc>
        <w:tc>
          <w:tcPr>
            <w:tcW w:w="393" w:type="pct"/>
          </w:tcPr>
          <w:p w14:paraId="33ECF0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299" w:type="pct"/>
          </w:tcPr>
          <w:p w14:paraId="23D442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(3.33)</w:t>
            </w:r>
          </w:p>
        </w:tc>
        <w:tc>
          <w:tcPr>
            <w:tcW w:w="279" w:type="pct"/>
          </w:tcPr>
          <w:p w14:paraId="21048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E1807E5" w14:textId="77777777" w:rsidTr="009C25A6">
        <w:tc>
          <w:tcPr>
            <w:tcW w:w="800" w:type="pct"/>
          </w:tcPr>
          <w:p w14:paraId="5092CD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2ADBB6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9E312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429D38" w14:textId="5AFB3B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396750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396750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9647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D41273B" w14:textId="1B2A294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26E44">
              <w:rPr>
                <w:rFonts w:ascii="Times New Roman" w:hAnsi="Times New Roman" w:cs="Times New Roman"/>
                <w:sz w:val="24"/>
                <w:szCs w:val="24"/>
              </w:rPr>
              <w:t>34.73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8ACB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2A79854" w14:textId="08C08F94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207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19.70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8BB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44D6B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2869 (26.72)</w:t>
            </w:r>
          </w:p>
        </w:tc>
        <w:tc>
          <w:tcPr>
            <w:tcW w:w="393" w:type="pct"/>
          </w:tcPr>
          <w:p w14:paraId="09170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440A2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639 (11.82)</w:t>
            </w:r>
          </w:p>
        </w:tc>
        <w:tc>
          <w:tcPr>
            <w:tcW w:w="279" w:type="pct"/>
          </w:tcPr>
          <w:p w14:paraId="4EB41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5B42B2E" w14:textId="77777777" w:rsidTr="009C25A6">
        <w:tc>
          <w:tcPr>
            <w:tcW w:w="800" w:type="pct"/>
          </w:tcPr>
          <w:p w14:paraId="2AF3C1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420" w:type="pct"/>
          </w:tcPr>
          <w:p w14:paraId="6441AF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6FEEE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1CEB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97D6E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C1374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11652B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14460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672C0D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007F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DF4A1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D5E0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41932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4CEE10" w14:textId="77777777" w:rsidTr="009C25A6">
        <w:tc>
          <w:tcPr>
            <w:tcW w:w="800" w:type="pct"/>
          </w:tcPr>
          <w:p w14:paraId="0BE937C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0D0DF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CB2A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BCB51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 (15.97)</w:t>
            </w:r>
          </w:p>
        </w:tc>
        <w:tc>
          <w:tcPr>
            <w:tcW w:w="286" w:type="pct"/>
          </w:tcPr>
          <w:p w14:paraId="61F567D6" w14:textId="5E50C64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C4F30">
              <w:rPr>
                <w:rFonts w:ascii="Times New Roman" w:hAnsi="Times New Roman" w:cs="Times New Roman"/>
                <w:sz w:val="24"/>
                <w:szCs w:val="24"/>
              </w:rPr>
              <w:t>103</w:t>
            </w:r>
          </w:p>
        </w:tc>
        <w:tc>
          <w:tcPr>
            <w:tcW w:w="435" w:type="pct"/>
          </w:tcPr>
          <w:p w14:paraId="1E9D63B2" w14:textId="011607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39.36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7066D2C" w14:textId="45398B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392" w:type="pct"/>
          </w:tcPr>
          <w:p w14:paraId="6C96EBBA" w14:textId="6FE56944" w:rsidR="00E47E9F" w:rsidRPr="00C73E1C" w:rsidRDefault="00C37E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2.06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4DE27FE" w14:textId="4F0451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C37E6A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01" w:type="pct"/>
            <w:gridSpan w:val="2"/>
          </w:tcPr>
          <w:p w14:paraId="09B12A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213 (27.40)</w:t>
            </w:r>
          </w:p>
        </w:tc>
        <w:tc>
          <w:tcPr>
            <w:tcW w:w="393" w:type="pct"/>
          </w:tcPr>
          <w:p w14:paraId="6CCB2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0.787</w:t>
            </w:r>
          </w:p>
        </w:tc>
        <w:tc>
          <w:tcPr>
            <w:tcW w:w="299" w:type="pct"/>
          </w:tcPr>
          <w:p w14:paraId="486B31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 (7.87)</w:t>
            </w:r>
          </w:p>
        </w:tc>
        <w:tc>
          <w:tcPr>
            <w:tcW w:w="279" w:type="pct"/>
          </w:tcPr>
          <w:p w14:paraId="535A3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</w:tr>
      <w:tr w:rsidR="00E47E9F" w:rsidRPr="00C73E1C" w14:paraId="5363E085" w14:textId="77777777" w:rsidTr="009C25A6">
        <w:tc>
          <w:tcPr>
            <w:tcW w:w="800" w:type="pct"/>
          </w:tcPr>
          <w:p w14:paraId="1055C8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4600B8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4B28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20D35D" w14:textId="029F880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C4F30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r w:rsidR="00BC4F30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6597C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21426EC" w14:textId="4DBA67B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833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6F1056">
              <w:rPr>
                <w:rFonts w:ascii="Times New Roman" w:hAnsi="Times New Roman" w:cs="Times New Roman"/>
                <w:sz w:val="24"/>
                <w:szCs w:val="24"/>
              </w:rPr>
              <w:t>3.76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25F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E5A9977" w14:textId="732255D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37E6A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C37E6A">
              <w:rPr>
                <w:rFonts w:ascii="Times New Roman" w:hAnsi="Times New Roman" w:cs="Times New Roman"/>
                <w:sz w:val="24"/>
                <w:szCs w:val="24"/>
              </w:rPr>
              <w:t>19.82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BE3B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F8C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2823 (26.53)</w:t>
            </w:r>
          </w:p>
        </w:tc>
        <w:tc>
          <w:tcPr>
            <w:tcW w:w="393" w:type="pct"/>
          </w:tcPr>
          <w:p w14:paraId="42FF4D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75448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570 (11.85)</w:t>
            </w:r>
          </w:p>
        </w:tc>
        <w:tc>
          <w:tcPr>
            <w:tcW w:w="279" w:type="pct"/>
          </w:tcPr>
          <w:p w14:paraId="576B88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A62652C" w14:textId="77777777" w:rsidTr="009C25A6">
        <w:tc>
          <w:tcPr>
            <w:tcW w:w="800" w:type="pct"/>
          </w:tcPr>
          <w:p w14:paraId="39A93C1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420" w:type="pct"/>
          </w:tcPr>
          <w:p w14:paraId="2C72F5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14CA3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1D9A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EB5F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E507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E501D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7E7E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09BD8B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7A926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F3D36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A6F17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2E65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09FA6A3" w14:textId="77777777" w:rsidTr="009C25A6">
        <w:tc>
          <w:tcPr>
            <w:tcW w:w="800" w:type="pct"/>
          </w:tcPr>
          <w:p w14:paraId="0BD038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20" w:type="pct"/>
          </w:tcPr>
          <w:p w14:paraId="4E10BC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30C44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8A6F8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(20.04)</w:t>
            </w:r>
          </w:p>
        </w:tc>
        <w:tc>
          <w:tcPr>
            <w:tcW w:w="286" w:type="pct"/>
          </w:tcPr>
          <w:p w14:paraId="789A1A8D" w14:textId="0743E0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D2B9F">
              <w:rPr>
                <w:rFonts w:ascii="Times New Roman" w:hAnsi="Times New Roman" w:cs="Times New Roman"/>
                <w:sz w:val="24"/>
                <w:szCs w:val="24"/>
              </w:rPr>
              <w:t>877</w:t>
            </w:r>
          </w:p>
        </w:tc>
        <w:tc>
          <w:tcPr>
            <w:tcW w:w="435" w:type="pct"/>
          </w:tcPr>
          <w:p w14:paraId="4AF9918D" w14:textId="5208F6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(45</w:t>
            </w:r>
            <w:r w:rsidR="004C0559">
              <w:rPr>
                <w:rFonts w:ascii="Times New Roman" w:hAnsi="Times New Roman" w:cs="Times New Roman"/>
                <w:sz w:val="24"/>
                <w:szCs w:val="24"/>
              </w:rPr>
              <w:t>.73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351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50192EEE" w14:textId="38DFF4E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68D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868D2">
              <w:rPr>
                <w:rFonts w:ascii="Times New Roman" w:hAnsi="Times New Roman" w:cs="Times New Roman"/>
                <w:sz w:val="24"/>
                <w:szCs w:val="24"/>
              </w:rPr>
              <w:t>17.57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12A4370" w14:textId="70C7925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868D2">
              <w:rPr>
                <w:rFonts w:ascii="Times New Roman" w:hAnsi="Times New Roman" w:cs="Times New Roman"/>
                <w:sz w:val="24"/>
                <w:szCs w:val="24"/>
              </w:rPr>
              <w:t>959</w:t>
            </w:r>
          </w:p>
        </w:tc>
        <w:tc>
          <w:tcPr>
            <w:tcW w:w="401" w:type="pct"/>
            <w:gridSpan w:val="2"/>
          </w:tcPr>
          <w:p w14:paraId="7D6A1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(38.94)</w:t>
            </w:r>
          </w:p>
        </w:tc>
        <w:tc>
          <w:tcPr>
            <w:tcW w:w="393" w:type="pct"/>
          </w:tcPr>
          <w:p w14:paraId="6B08A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4561BF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(21.37)</w:t>
            </w:r>
          </w:p>
        </w:tc>
        <w:tc>
          <w:tcPr>
            <w:tcW w:w="279" w:type="pct"/>
          </w:tcPr>
          <w:p w14:paraId="520C6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17A20BA" w14:textId="77777777" w:rsidTr="009C25A6">
        <w:tc>
          <w:tcPr>
            <w:tcW w:w="800" w:type="pct"/>
          </w:tcPr>
          <w:p w14:paraId="47C89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54A48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DDC04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A3F969" w14:textId="1E4E24A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9D2B9F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r w:rsidR="009D2B9F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403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41864CD" w14:textId="095A2226" w:rsidR="00E47E9F" w:rsidRPr="00C73E1C" w:rsidRDefault="004C055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2832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3.43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DFC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604D1A" w14:textId="6F96FCD0" w:rsidR="00E47E9F" w:rsidRPr="00C73E1C" w:rsidRDefault="003868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17.21</w:t>
            </w:r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37AB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6EE0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2678 (25.38)</w:t>
            </w:r>
          </w:p>
        </w:tc>
        <w:tc>
          <w:tcPr>
            <w:tcW w:w="393" w:type="pct"/>
          </w:tcPr>
          <w:p w14:paraId="65CEE2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CC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564 (10.46)</w:t>
            </w:r>
          </w:p>
        </w:tc>
        <w:tc>
          <w:tcPr>
            <w:tcW w:w="279" w:type="pct"/>
          </w:tcPr>
          <w:p w14:paraId="2A10CC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46645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848FF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80B01" w14:textId="72BFB286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r w:rsidR="005E1CEC">
        <w:rPr>
          <w:rFonts w:ascii="Times New Roman" w:hAnsi="Times New Roman" w:cs="Times New Roman"/>
          <w:b/>
          <w:bCs/>
          <w:kern w:val="0"/>
          <w:sz w:val="24"/>
          <w:szCs w:val="24"/>
        </w:rPr>
        <w:t>10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</w:t>
      </w:r>
      <w:r w:rsidR="00FC25A7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="00AE124A">
        <w:rPr>
          <w:rFonts w:ascii="Times New Roman" w:hAnsi="Times New Roman" w:cs="Times New Roman"/>
          <w:b/>
          <w:bCs/>
          <w:kern w:val="0"/>
          <w:sz w:val="24"/>
          <w:szCs w:val="24"/>
        </w:rPr>
        <w:t>and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three major NCDs among Southeast Asian adults.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26"/>
        <w:gridCol w:w="975"/>
        <w:gridCol w:w="1536"/>
        <w:gridCol w:w="1132"/>
        <w:gridCol w:w="975"/>
        <w:gridCol w:w="1285"/>
        <w:gridCol w:w="1174"/>
        <w:gridCol w:w="975"/>
        <w:gridCol w:w="1536"/>
        <w:gridCol w:w="1174"/>
      </w:tblGrid>
      <w:tr w:rsidR="00AD54B1" w:rsidRPr="00C73E1C" w14:paraId="414E0CA6" w14:textId="77777777" w:rsidTr="006B325A">
        <w:tc>
          <w:tcPr>
            <w:tcW w:w="4626" w:type="dxa"/>
          </w:tcPr>
          <w:p w14:paraId="67DB0AF7" w14:textId="77777777" w:rsidR="00AD54B1" w:rsidRPr="00C73E1C" w:rsidRDefault="00AD54B1" w:rsidP="00AD54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43" w:type="dxa"/>
            <w:gridSpan w:val="3"/>
          </w:tcPr>
          <w:p w14:paraId="1C2B418A" w14:textId="49309CF5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Hypertension</w:t>
            </w:r>
          </w:p>
        </w:tc>
        <w:tc>
          <w:tcPr>
            <w:tcW w:w="3434" w:type="dxa"/>
            <w:gridSpan w:val="3"/>
          </w:tcPr>
          <w:p w14:paraId="77F0A915" w14:textId="18ADDC12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Hyperglycemia</w:t>
            </w:r>
          </w:p>
        </w:tc>
        <w:tc>
          <w:tcPr>
            <w:tcW w:w="3685" w:type="dxa"/>
            <w:gridSpan w:val="3"/>
          </w:tcPr>
          <w:p w14:paraId="66937074" w14:textId="60E05F5A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Hypercholesterolemia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A5E26" w:rsidRPr="00C73E1C" w14:paraId="2CA53501" w14:textId="77777777" w:rsidTr="006B325A">
        <w:tc>
          <w:tcPr>
            <w:tcW w:w="4626" w:type="dxa"/>
          </w:tcPr>
          <w:p w14:paraId="6A48157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75" w:type="dxa"/>
          </w:tcPr>
          <w:p w14:paraId="1AB5B575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  <w:p w14:paraId="0B818FE5" w14:textId="335C2FB4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6927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68D7B154" w14:textId="2C744A7E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536" w:type="dxa"/>
          </w:tcPr>
          <w:p w14:paraId="5CF05930" w14:textId="2698DD3E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  <w:p w14:paraId="47CFA87B" w14:textId="76551AE5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4982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6A6C7C46" w14:textId="6A29B422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132" w:type="dxa"/>
          </w:tcPr>
          <w:p w14:paraId="5EE887E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975" w:type="dxa"/>
          </w:tcPr>
          <w:p w14:paraId="6190953B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  <w:p w14:paraId="02B9DD24" w14:textId="10D9D4BD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  <w:r w:rsidR="00A16D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302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01339712" w14:textId="2F65665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285" w:type="dxa"/>
          </w:tcPr>
          <w:p w14:paraId="06008B60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  <w:p w14:paraId="5DEF98A5" w14:textId="6D133580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A16D4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1011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19B2C080" w14:textId="1AB6DE1C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174" w:type="dxa"/>
          </w:tcPr>
          <w:p w14:paraId="798FB395" w14:textId="7473868D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975" w:type="dxa"/>
          </w:tcPr>
          <w:p w14:paraId="3FF173C5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  <w:p w14:paraId="2CF3353E" w14:textId="3E4CF19E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1</w:t>
            </w:r>
            <w:r w:rsidR="003567E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4879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01DDD97A" w14:textId="094E5BD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536" w:type="dxa"/>
          </w:tcPr>
          <w:p w14:paraId="41AC43C8" w14:textId="77777777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  <w:p w14:paraId="08B114AB" w14:textId="29D46F3D" w:rsidR="00336575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="00F142A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4421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  <w:p w14:paraId="18E9471A" w14:textId="0EFDB9C6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1174" w:type="dxa"/>
          </w:tcPr>
          <w:p w14:paraId="4859808B" w14:textId="36CC9FCC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EA5E26" w:rsidRPr="00C73E1C" w14:paraId="65D84240" w14:textId="77777777" w:rsidTr="006B325A">
        <w:tc>
          <w:tcPr>
            <w:tcW w:w="4626" w:type="dxa"/>
          </w:tcPr>
          <w:p w14:paraId="58EF3F6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975" w:type="dxa"/>
          </w:tcPr>
          <w:p w14:paraId="5A8020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6D603CAA" w14:textId="35BACE1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2004355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6B69B53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5C7E9CD3" w14:textId="33374BF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0053252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549BC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10C5A649" w14:textId="36ECCB8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0988F2D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739D2F8" w14:textId="77777777" w:rsidTr="001A7008">
        <w:trPr>
          <w:trHeight w:val="109"/>
        </w:trPr>
        <w:tc>
          <w:tcPr>
            <w:tcW w:w="4626" w:type="dxa"/>
          </w:tcPr>
          <w:p w14:paraId="34728D1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975" w:type="dxa"/>
          </w:tcPr>
          <w:p w14:paraId="7C3CE39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99B705E" w14:textId="007AA5F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4B3284C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A979A8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6C1D0D86" w14:textId="515AFC8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19CCD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30A539B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67794A16" w14:textId="68DE3BB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31C140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F4ED12C" w14:textId="77777777" w:rsidTr="006B325A">
        <w:tc>
          <w:tcPr>
            <w:tcW w:w="4626" w:type="dxa"/>
          </w:tcPr>
          <w:p w14:paraId="605F604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975" w:type="dxa"/>
          </w:tcPr>
          <w:p w14:paraId="1E3A69EE" w14:textId="7662B79B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2722 (19.38)</w:t>
            </w:r>
          </w:p>
        </w:tc>
        <w:tc>
          <w:tcPr>
            <w:tcW w:w="1536" w:type="dxa"/>
          </w:tcPr>
          <w:p w14:paraId="45FDDBD0" w14:textId="216CB9EA" w:rsidR="00AD54B1" w:rsidRPr="00C73E1C" w:rsidRDefault="004537E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6E687B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39F7F402" w14:textId="1E0CC4C1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2593 (18.94)</w:t>
            </w:r>
          </w:p>
        </w:tc>
        <w:tc>
          <w:tcPr>
            <w:tcW w:w="1285" w:type="dxa"/>
          </w:tcPr>
          <w:p w14:paraId="44F23AF2" w14:textId="1D8F2FB2" w:rsidR="00AD54B1" w:rsidRPr="00C73E1C" w:rsidRDefault="00466478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1174" w:type="dxa"/>
          </w:tcPr>
          <w:p w14:paraId="1BCC353A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7F24F4A9" w14:textId="4ECC9CA3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2048 (19.21)</w:t>
            </w:r>
          </w:p>
        </w:tc>
        <w:tc>
          <w:tcPr>
            <w:tcW w:w="1536" w:type="dxa"/>
          </w:tcPr>
          <w:p w14:paraId="0422A759" w14:textId="4CBC1DE1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6.17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07ABA6D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0139BD9D" w14:textId="77777777" w:rsidTr="006B325A">
        <w:tc>
          <w:tcPr>
            <w:tcW w:w="4626" w:type="dxa"/>
          </w:tcPr>
          <w:p w14:paraId="4DBB5C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975" w:type="dxa"/>
          </w:tcPr>
          <w:p w14:paraId="5C341FE2" w14:textId="2A2DA476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6170 (42.05)</w:t>
            </w:r>
          </w:p>
        </w:tc>
        <w:tc>
          <w:tcPr>
            <w:tcW w:w="1536" w:type="dxa"/>
          </w:tcPr>
          <w:p w14:paraId="27CCFADA" w14:textId="293C4B1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396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DC04D5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2BBBEB4" w14:textId="69942D77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5955 (42.34)</w:t>
            </w:r>
          </w:p>
        </w:tc>
        <w:tc>
          <w:tcPr>
            <w:tcW w:w="1285" w:type="dxa"/>
          </w:tcPr>
          <w:p w14:paraId="5564F6A0" w14:textId="43A7BA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D562C1F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4E2535F3" w14:textId="0E52ABC0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5489 (42.23)</w:t>
            </w:r>
          </w:p>
        </w:tc>
        <w:tc>
          <w:tcPr>
            <w:tcW w:w="1536" w:type="dxa"/>
          </w:tcPr>
          <w:p w14:paraId="0DE76C7E" w14:textId="037B0E7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8.51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239DF5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30FFC615" w14:textId="77777777" w:rsidTr="006B325A">
        <w:tc>
          <w:tcPr>
            <w:tcW w:w="4626" w:type="dxa"/>
          </w:tcPr>
          <w:p w14:paraId="1F2BDB9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975" w:type="dxa"/>
          </w:tcPr>
          <w:p w14:paraId="6E1C7EF3" w14:textId="57BE3299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5897 (30.50)</w:t>
            </w:r>
          </w:p>
        </w:tc>
        <w:tc>
          <w:tcPr>
            <w:tcW w:w="1536" w:type="dxa"/>
          </w:tcPr>
          <w:p w14:paraId="70934EF7" w14:textId="5F7520C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283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8.42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E494C1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EC240D7" w14:textId="56A74560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5713 (30.75)</w:t>
            </w:r>
          </w:p>
        </w:tc>
        <w:tc>
          <w:tcPr>
            <w:tcW w:w="1285" w:type="dxa"/>
          </w:tcPr>
          <w:p w14:paraId="3CF99F78" w14:textId="1C68523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F679B8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BBCB22F" w14:textId="5A934BC8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5368 (30.58)</w:t>
            </w:r>
          </w:p>
        </w:tc>
        <w:tc>
          <w:tcPr>
            <w:tcW w:w="1536" w:type="dxa"/>
          </w:tcPr>
          <w:p w14:paraId="54C586B1" w14:textId="339E374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080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1.46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8CD248B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A33BE9B" w14:textId="77777777" w:rsidTr="006B325A">
        <w:tc>
          <w:tcPr>
            <w:tcW w:w="4626" w:type="dxa"/>
          </w:tcPr>
          <w:p w14:paraId="5F5EE87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975" w:type="dxa"/>
          </w:tcPr>
          <w:p w14:paraId="4E737031" w14:textId="717ABF14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2138 (8.08)</w:t>
            </w:r>
          </w:p>
        </w:tc>
        <w:tc>
          <w:tcPr>
            <w:tcW w:w="1536" w:type="dxa"/>
          </w:tcPr>
          <w:p w14:paraId="57084EEE" w14:textId="5CF0652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r w:rsidR="004537E5">
              <w:rPr>
                <w:rFonts w:ascii="Times New Roman" w:hAnsi="Times New Roman" w:cs="Times New Roman"/>
                <w:sz w:val="24"/>
                <w:szCs w:val="24"/>
              </w:rPr>
              <w:t>6.75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4C8E1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AF7414B" w14:textId="53B650E6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2052 (7.97)</w:t>
            </w:r>
          </w:p>
        </w:tc>
        <w:tc>
          <w:tcPr>
            <w:tcW w:w="1285" w:type="dxa"/>
          </w:tcPr>
          <w:p w14:paraId="597CA15B" w14:textId="1A9643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466478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D471805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5418D50" w14:textId="606AA924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1974 (7.98)</w:t>
            </w:r>
          </w:p>
        </w:tc>
        <w:tc>
          <w:tcPr>
            <w:tcW w:w="1536" w:type="dxa"/>
          </w:tcPr>
          <w:p w14:paraId="4B714A3D" w14:textId="1BE5E6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(42.</w:t>
            </w:r>
            <w:r w:rsidR="000D08F2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439D88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984D522" w14:textId="77777777" w:rsidTr="006B325A">
        <w:tc>
          <w:tcPr>
            <w:tcW w:w="4626" w:type="dxa"/>
          </w:tcPr>
          <w:p w14:paraId="3E240FC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Sex</w:t>
            </w:r>
          </w:p>
        </w:tc>
        <w:tc>
          <w:tcPr>
            <w:tcW w:w="975" w:type="dxa"/>
          </w:tcPr>
          <w:p w14:paraId="512E581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87F4754" w14:textId="3DA3D4F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15E00D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BDB075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4F7E325C" w14:textId="3A90B0C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75ED8CD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F9D5F1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CB00118" w14:textId="4ED72B1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726E0A5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</w:tr>
      <w:tr w:rsidR="00EA5E26" w:rsidRPr="00C73E1C" w14:paraId="6475B1E4" w14:textId="77777777" w:rsidTr="006B325A">
        <w:tc>
          <w:tcPr>
            <w:tcW w:w="4626" w:type="dxa"/>
          </w:tcPr>
          <w:p w14:paraId="07F1663A" w14:textId="5DB5FCB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975" w:type="dxa"/>
          </w:tcPr>
          <w:p w14:paraId="0F73D18A" w14:textId="477FE662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6242 (50.31)</w:t>
            </w:r>
          </w:p>
        </w:tc>
        <w:tc>
          <w:tcPr>
            <w:tcW w:w="1536" w:type="dxa"/>
          </w:tcPr>
          <w:p w14:paraId="52EB6F9F" w14:textId="6FDDB4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778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6.84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D261B94" w14:textId="275FBDB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502</w:t>
            </w:r>
          </w:p>
        </w:tc>
        <w:tc>
          <w:tcPr>
            <w:tcW w:w="975" w:type="dxa"/>
          </w:tcPr>
          <w:p w14:paraId="6CB6271B" w14:textId="3F34FE2D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5984 (49.82)</w:t>
            </w:r>
          </w:p>
        </w:tc>
        <w:tc>
          <w:tcPr>
            <w:tcW w:w="1285" w:type="dxa"/>
          </w:tcPr>
          <w:p w14:paraId="29FCB710" w14:textId="736D2A0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F07A06D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697D05FC" w14:textId="33548F65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5439 (49.71)</w:t>
            </w:r>
          </w:p>
        </w:tc>
        <w:tc>
          <w:tcPr>
            <w:tcW w:w="1536" w:type="dxa"/>
          </w:tcPr>
          <w:p w14:paraId="42A2579B" w14:textId="7D54898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190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6.81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9079F43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729C327E" w14:textId="77777777" w:rsidTr="006B325A">
        <w:tc>
          <w:tcPr>
            <w:tcW w:w="4626" w:type="dxa"/>
          </w:tcPr>
          <w:p w14:paraId="12366EE4" w14:textId="2F2CD22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975" w:type="dxa"/>
          </w:tcPr>
          <w:p w14:paraId="7DC0FE83" w14:textId="704E0FBB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10685 (49.69)</w:t>
            </w:r>
          </w:p>
        </w:tc>
        <w:tc>
          <w:tcPr>
            <w:tcW w:w="1536" w:type="dxa"/>
          </w:tcPr>
          <w:p w14:paraId="4D48EC5B" w14:textId="1830DE9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7.96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1A03C8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64F35590" w14:textId="131B8BE0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10329 (50.18)</w:t>
            </w:r>
          </w:p>
        </w:tc>
        <w:tc>
          <w:tcPr>
            <w:tcW w:w="1285" w:type="dxa"/>
          </w:tcPr>
          <w:p w14:paraId="7B3D9B04" w14:textId="622577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r w:rsidR="00BF76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570E23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F46E85A" w14:textId="6002ABA7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9440 (50.29</w:t>
            </w:r>
          </w:p>
        </w:tc>
        <w:tc>
          <w:tcPr>
            <w:tcW w:w="1536" w:type="dxa"/>
          </w:tcPr>
          <w:p w14:paraId="56A31D70" w14:textId="7D4C9F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r w:rsidR="004E14E7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AAD3A23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2264C148" w14:textId="77777777" w:rsidTr="006B325A">
        <w:tc>
          <w:tcPr>
            <w:tcW w:w="4626" w:type="dxa"/>
          </w:tcPr>
          <w:p w14:paraId="6D4A0D8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975" w:type="dxa"/>
          </w:tcPr>
          <w:p w14:paraId="06F6742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CF6A4C7" w14:textId="6FF0E10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2D1C35F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67F66E7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2E4E3B9D" w14:textId="66265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0A51C071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0A38ED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7D5070AF" w14:textId="3E4CBAB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1FFEE46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</w:tr>
      <w:tr w:rsidR="00EA5E26" w:rsidRPr="00C73E1C" w14:paraId="1A8F752B" w14:textId="77777777" w:rsidTr="006B325A">
        <w:tc>
          <w:tcPr>
            <w:tcW w:w="4626" w:type="dxa"/>
          </w:tcPr>
          <w:p w14:paraId="0E57B66F" w14:textId="4148067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basic literacy</w:t>
            </w:r>
          </w:p>
        </w:tc>
        <w:tc>
          <w:tcPr>
            <w:tcW w:w="975" w:type="dxa"/>
          </w:tcPr>
          <w:p w14:paraId="10BE7215" w14:textId="77278BD7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2719 (11.74)</w:t>
            </w:r>
          </w:p>
        </w:tc>
        <w:tc>
          <w:tcPr>
            <w:tcW w:w="1536" w:type="dxa"/>
          </w:tcPr>
          <w:p w14:paraId="55FE7A8B" w14:textId="5DAAA8A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1EB00582" w14:textId="7715396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</w:t>
            </w:r>
            <w:r w:rsidR="00DA5E35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006</w:t>
            </w:r>
          </w:p>
        </w:tc>
        <w:tc>
          <w:tcPr>
            <w:tcW w:w="975" w:type="dxa"/>
          </w:tcPr>
          <w:p w14:paraId="41FF05DF" w14:textId="638AF814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2627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11.81)</w:t>
            </w:r>
          </w:p>
        </w:tc>
        <w:tc>
          <w:tcPr>
            <w:tcW w:w="1285" w:type="dxa"/>
          </w:tcPr>
          <w:p w14:paraId="61D00BFD" w14:textId="73F9675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(5.73)</w:t>
            </w:r>
          </w:p>
        </w:tc>
        <w:tc>
          <w:tcPr>
            <w:tcW w:w="1174" w:type="dxa"/>
          </w:tcPr>
          <w:p w14:paraId="0568D8DB" w14:textId="0449203C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BC0FEE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37</w:t>
            </w:r>
          </w:p>
        </w:tc>
        <w:tc>
          <w:tcPr>
            <w:tcW w:w="975" w:type="dxa"/>
          </w:tcPr>
          <w:p w14:paraId="58882884" w14:textId="73B6A51F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2234 (11.59)</w:t>
            </w:r>
          </w:p>
        </w:tc>
        <w:tc>
          <w:tcPr>
            <w:tcW w:w="1536" w:type="dxa"/>
          </w:tcPr>
          <w:p w14:paraId="22540B46" w14:textId="62C78D6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5.67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D413B5F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6EB9ADB1" w14:textId="77777777" w:rsidTr="006B325A">
        <w:tc>
          <w:tcPr>
            <w:tcW w:w="4626" w:type="dxa"/>
          </w:tcPr>
          <w:p w14:paraId="0C8EBB4E" w14:textId="1C899D7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975" w:type="dxa"/>
          </w:tcPr>
          <w:p w14:paraId="168F41EF" w14:textId="4C206790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6797 (48.22)</w:t>
            </w:r>
          </w:p>
        </w:tc>
        <w:tc>
          <w:tcPr>
            <w:tcW w:w="1536" w:type="dxa"/>
          </w:tcPr>
          <w:p w14:paraId="5AB45A27" w14:textId="461F17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075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3F37A8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8CFC299" w14:textId="39E5AB0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6602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48.60)</w:t>
            </w:r>
          </w:p>
        </w:tc>
        <w:tc>
          <w:tcPr>
            <w:tcW w:w="1285" w:type="dxa"/>
          </w:tcPr>
          <w:p w14:paraId="3EB1AB79" w14:textId="505B436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4.94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10C0D89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F079AA9" w14:textId="5F940AEE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6250 (48.22)</w:t>
            </w:r>
          </w:p>
        </w:tc>
        <w:tc>
          <w:tcPr>
            <w:tcW w:w="1536" w:type="dxa"/>
          </w:tcPr>
          <w:p w14:paraId="06700CAD" w14:textId="01ACA88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040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3A2FC6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1F29A0A9" w14:textId="77777777" w:rsidTr="006B325A">
        <w:tc>
          <w:tcPr>
            <w:tcW w:w="4626" w:type="dxa"/>
          </w:tcPr>
          <w:p w14:paraId="64495AEE" w14:textId="57CA8C26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5" w:type="dxa"/>
          </w:tcPr>
          <w:p w14:paraId="28B8CDC8" w14:textId="3A7BF0A5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4118 (22.13)</w:t>
            </w:r>
          </w:p>
        </w:tc>
        <w:tc>
          <w:tcPr>
            <w:tcW w:w="1536" w:type="dxa"/>
          </w:tcPr>
          <w:p w14:paraId="6D325192" w14:textId="1FEA6AF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A48AD">
              <w:rPr>
                <w:rFonts w:ascii="Times New Roman" w:hAnsi="Times New Roman" w:cs="Times New Roman"/>
                <w:sz w:val="24"/>
                <w:szCs w:val="24"/>
              </w:rPr>
              <w:t>092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8.04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E704A9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6F1FBF03" w14:textId="5401F0D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3958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22.01)</w:t>
            </w:r>
          </w:p>
        </w:tc>
        <w:tc>
          <w:tcPr>
            <w:tcW w:w="1285" w:type="dxa"/>
          </w:tcPr>
          <w:p w14:paraId="74E998AE" w14:textId="0CA71C9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0933CA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FB1307A" w14:textId="6D4D2DE7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3366 (21.96)</w:t>
            </w:r>
          </w:p>
        </w:tc>
        <w:tc>
          <w:tcPr>
            <w:tcW w:w="1536" w:type="dxa"/>
          </w:tcPr>
          <w:p w14:paraId="6B8AACCE" w14:textId="79B545D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4.40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2144862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2FAA1C7" w14:textId="77777777" w:rsidTr="006B325A">
        <w:tc>
          <w:tcPr>
            <w:tcW w:w="4626" w:type="dxa"/>
          </w:tcPr>
          <w:p w14:paraId="1B052AB2" w14:textId="3A4506ED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higher </w:t>
            </w:r>
          </w:p>
        </w:tc>
        <w:tc>
          <w:tcPr>
            <w:tcW w:w="975" w:type="dxa"/>
          </w:tcPr>
          <w:p w14:paraId="30185B23" w14:textId="14C5A4BA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3207 (17.90)</w:t>
            </w:r>
          </w:p>
        </w:tc>
        <w:tc>
          <w:tcPr>
            <w:tcW w:w="1536" w:type="dxa"/>
          </w:tcPr>
          <w:p w14:paraId="3043A417" w14:textId="560B6C12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794C83">
              <w:rPr>
                <w:rFonts w:ascii="Times New Roman" w:hAnsi="Times New Roman" w:cs="Times New Roman"/>
                <w:sz w:val="24"/>
                <w:szCs w:val="24"/>
              </w:rPr>
              <w:t>0.49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DFACD6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C0BAEE1" w14:textId="6A6C867A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3043 (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17.57)</w:t>
            </w:r>
          </w:p>
        </w:tc>
        <w:tc>
          <w:tcPr>
            <w:tcW w:w="1285" w:type="dxa"/>
          </w:tcPr>
          <w:p w14:paraId="09A6304D" w14:textId="509EBE8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C0FEE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797AB93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0B908BC" w14:textId="088780CD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2952 (18.23)</w:t>
            </w:r>
          </w:p>
        </w:tc>
        <w:tc>
          <w:tcPr>
            <w:tcW w:w="1536" w:type="dxa"/>
          </w:tcPr>
          <w:p w14:paraId="209E09AF" w14:textId="0B03946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479E2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9E64BE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9C20D09" w14:textId="77777777" w:rsidTr="006B325A">
        <w:tc>
          <w:tcPr>
            <w:tcW w:w="4626" w:type="dxa"/>
          </w:tcPr>
          <w:p w14:paraId="241D265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975" w:type="dxa"/>
          </w:tcPr>
          <w:p w14:paraId="432049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D5573D0" w14:textId="316D248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2248A4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74457D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57E001C3" w14:textId="0740AD4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47B070CD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DE54D4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56E455F1" w14:textId="5590C51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0C1E6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F6B0591" w14:textId="77777777" w:rsidTr="006B325A">
        <w:tc>
          <w:tcPr>
            <w:tcW w:w="4626" w:type="dxa"/>
          </w:tcPr>
          <w:p w14:paraId="247B1C4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975" w:type="dxa"/>
          </w:tcPr>
          <w:p w14:paraId="52536943" w14:textId="6E192F7C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9194 (76.97)</w:t>
            </w:r>
          </w:p>
        </w:tc>
        <w:tc>
          <w:tcPr>
            <w:tcW w:w="1536" w:type="dxa"/>
          </w:tcPr>
          <w:p w14:paraId="21F90CD7" w14:textId="493E555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9.23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A6E524B" w14:textId="502D741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0.00</w:t>
            </w:r>
            <w:r w:rsidR="00AB0A12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7</w:t>
            </w:r>
          </w:p>
        </w:tc>
        <w:tc>
          <w:tcPr>
            <w:tcW w:w="975" w:type="dxa"/>
          </w:tcPr>
          <w:p w14:paraId="7FB6CA51" w14:textId="0469CBD7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8992 (77.11)</w:t>
            </w:r>
          </w:p>
        </w:tc>
        <w:tc>
          <w:tcPr>
            <w:tcW w:w="1285" w:type="dxa"/>
          </w:tcPr>
          <w:p w14:paraId="2557FE4F" w14:textId="775DC2B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545 (5.8</w:t>
            </w:r>
            <w:r w:rsidR="009E2D5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BC3E83A" w14:textId="6305242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0.01</w:t>
            </w:r>
            <w:r w:rsidR="009E2D56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975" w:type="dxa"/>
          </w:tcPr>
          <w:p w14:paraId="19425762" w14:textId="1F1DEEF2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7917 (77.07)</w:t>
            </w:r>
          </w:p>
        </w:tc>
        <w:tc>
          <w:tcPr>
            <w:tcW w:w="1536" w:type="dxa"/>
          </w:tcPr>
          <w:p w14:paraId="65B0D681" w14:textId="202B72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516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CA4A33">
              <w:rPr>
                <w:rFonts w:ascii="Times New Roman" w:hAnsi="Times New Roman" w:cs="Times New Roman"/>
                <w:sz w:val="24"/>
                <w:szCs w:val="24"/>
              </w:rPr>
              <w:t>4.14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C22001C" w14:textId="3DC1E02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F10B1">
              <w:rPr>
                <w:rFonts w:ascii="Times New Roman" w:hAnsi="Times New Roman" w:cs="Times New Roman"/>
                <w:sz w:val="24"/>
                <w:szCs w:val="24"/>
              </w:rPr>
              <w:t>816</w:t>
            </w:r>
          </w:p>
        </w:tc>
      </w:tr>
      <w:tr w:rsidR="00EA5E26" w:rsidRPr="00C73E1C" w14:paraId="10A1F7E7" w14:textId="77777777" w:rsidTr="006B325A">
        <w:tc>
          <w:tcPr>
            <w:tcW w:w="4626" w:type="dxa"/>
          </w:tcPr>
          <w:p w14:paraId="57C16BE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975" w:type="dxa"/>
          </w:tcPr>
          <w:p w14:paraId="68FF6735" w14:textId="7F818183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2981 (23.03)</w:t>
            </w:r>
          </w:p>
        </w:tc>
        <w:tc>
          <w:tcPr>
            <w:tcW w:w="1536" w:type="dxa"/>
          </w:tcPr>
          <w:p w14:paraId="32549FA2" w14:textId="63D4639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(24.8</w:t>
            </w:r>
            <w:r w:rsidR="00DA5E3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37CDE3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D4A8CCF" w14:textId="2110FA53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2912 (22.89)</w:t>
            </w:r>
          </w:p>
        </w:tc>
        <w:tc>
          <w:tcPr>
            <w:tcW w:w="1285" w:type="dxa"/>
          </w:tcPr>
          <w:p w14:paraId="1865F86B" w14:textId="5E631DF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9E2D5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r w:rsidR="009E2D5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AF7CDE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FE8D5B3" w14:textId="1106D917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2405 (22.93)</w:t>
            </w:r>
          </w:p>
        </w:tc>
        <w:tc>
          <w:tcPr>
            <w:tcW w:w="1536" w:type="dxa"/>
          </w:tcPr>
          <w:p w14:paraId="2FA2F721" w14:textId="0AF524A4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9EF692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DD954C" w14:textId="77777777" w:rsidTr="006B325A">
        <w:tc>
          <w:tcPr>
            <w:tcW w:w="4626" w:type="dxa"/>
          </w:tcPr>
          <w:p w14:paraId="30B020A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975" w:type="dxa"/>
          </w:tcPr>
          <w:p w14:paraId="61A6392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6FE06D71" w14:textId="29273EF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0FD387A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74EBDAA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4107F865" w14:textId="5008993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9D115A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C6056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15389524" w14:textId="625B1C7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36BE480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020B9A6C" w14:textId="77777777" w:rsidTr="006B325A">
        <w:tc>
          <w:tcPr>
            <w:tcW w:w="4626" w:type="dxa"/>
          </w:tcPr>
          <w:p w14:paraId="1BB568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975" w:type="dxa"/>
          </w:tcPr>
          <w:p w14:paraId="01290200" w14:textId="0A5F0EE6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3085 (15.32)</w:t>
            </w:r>
          </w:p>
        </w:tc>
        <w:tc>
          <w:tcPr>
            <w:tcW w:w="1536" w:type="dxa"/>
          </w:tcPr>
          <w:p w14:paraId="196DC283" w14:textId="7145445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2.30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2CBCBD9" w14:textId="095C75D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CD347D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03</w:t>
            </w:r>
          </w:p>
        </w:tc>
        <w:tc>
          <w:tcPr>
            <w:tcW w:w="975" w:type="dxa"/>
          </w:tcPr>
          <w:p w14:paraId="0A456780" w14:textId="2EA83DC7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2959 (15.23)</w:t>
            </w:r>
          </w:p>
        </w:tc>
        <w:tc>
          <w:tcPr>
            <w:tcW w:w="1285" w:type="dxa"/>
          </w:tcPr>
          <w:p w14:paraId="7F57F668" w14:textId="05FA2AB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4.86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C94E4EC" w14:textId="6946848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505</w:t>
            </w:r>
          </w:p>
        </w:tc>
        <w:tc>
          <w:tcPr>
            <w:tcW w:w="975" w:type="dxa"/>
          </w:tcPr>
          <w:p w14:paraId="3DE5087A" w14:textId="2F94EDC6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2373 (15.35)</w:t>
            </w:r>
          </w:p>
        </w:tc>
        <w:tc>
          <w:tcPr>
            <w:tcW w:w="1536" w:type="dxa"/>
          </w:tcPr>
          <w:p w14:paraId="271F165D" w14:textId="48057FB7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7.90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EA9C586" w14:textId="16015BAF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396F6F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64</w:t>
            </w:r>
          </w:p>
        </w:tc>
      </w:tr>
      <w:tr w:rsidR="00EA5E26" w:rsidRPr="00C73E1C" w14:paraId="4AB2BA44" w14:textId="77777777" w:rsidTr="006B325A">
        <w:tc>
          <w:tcPr>
            <w:tcW w:w="4626" w:type="dxa"/>
          </w:tcPr>
          <w:p w14:paraId="122FD4B7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975" w:type="dxa"/>
          </w:tcPr>
          <w:p w14:paraId="7DD5802E" w14:textId="5569DAF1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11364 (73.69)</w:t>
            </w:r>
          </w:p>
        </w:tc>
        <w:tc>
          <w:tcPr>
            <w:tcW w:w="1536" w:type="dxa"/>
          </w:tcPr>
          <w:p w14:paraId="50001BCA" w14:textId="6FD0802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489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CD347D">
              <w:rPr>
                <w:rFonts w:ascii="Times New Roman" w:hAnsi="Times New Roman" w:cs="Times New Roman"/>
                <w:sz w:val="24"/>
                <w:szCs w:val="24"/>
              </w:rPr>
              <w:t>8.47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F3704C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9FD6A3D" w14:textId="001E3E90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10963 (73.97)</w:t>
            </w:r>
          </w:p>
        </w:tc>
        <w:tc>
          <w:tcPr>
            <w:tcW w:w="1285" w:type="dxa"/>
          </w:tcPr>
          <w:p w14:paraId="6CBF0B73" w14:textId="75C22BA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8272DB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AA2AA28" w14:textId="30658070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10411 (73.62)</w:t>
            </w:r>
          </w:p>
        </w:tc>
        <w:tc>
          <w:tcPr>
            <w:tcW w:w="1536" w:type="dxa"/>
          </w:tcPr>
          <w:p w14:paraId="1211B7E6" w14:textId="62EF291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308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DB455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CC8B41E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1B06F071" w14:textId="77777777" w:rsidTr="006B325A">
        <w:tc>
          <w:tcPr>
            <w:tcW w:w="4626" w:type="dxa"/>
          </w:tcPr>
          <w:p w14:paraId="45A0949A" w14:textId="77777777" w:rsidR="00AD54B1" w:rsidRPr="00C73E1C" w:rsidRDefault="00AD54B1" w:rsidP="00AD54B1">
            <w:pPr>
              <w:tabs>
                <w:tab w:val="left" w:pos="195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975" w:type="dxa"/>
          </w:tcPr>
          <w:p w14:paraId="52CBF690" w14:textId="0E45E51F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2350 (10.98)</w:t>
            </w:r>
          </w:p>
        </w:tc>
        <w:tc>
          <w:tcPr>
            <w:tcW w:w="1536" w:type="dxa"/>
          </w:tcPr>
          <w:p w14:paraId="3C719FE1" w14:textId="19105450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27.42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E0F3C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C03A5A6" w14:textId="14C88819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2265 (10.80)</w:t>
            </w:r>
          </w:p>
        </w:tc>
        <w:tc>
          <w:tcPr>
            <w:tcW w:w="1285" w:type="dxa"/>
          </w:tcPr>
          <w:p w14:paraId="5994ACD2" w14:textId="05CA3B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A70F1E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7B6DC3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1ECDAD3" w14:textId="0F256DB2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1980 (11.03)</w:t>
            </w:r>
          </w:p>
        </w:tc>
        <w:tc>
          <w:tcPr>
            <w:tcW w:w="1536" w:type="dxa"/>
          </w:tcPr>
          <w:p w14:paraId="7D2B0158" w14:textId="7FD36F7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r w:rsidR="00396F6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5DF853A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40664B7D" w14:textId="77777777" w:rsidTr="006B325A">
        <w:tc>
          <w:tcPr>
            <w:tcW w:w="4626" w:type="dxa"/>
          </w:tcPr>
          <w:p w14:paraId="7442E7F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975" w:type="dxa"/>
          </w:tcPr>
          <w:p w14:paraId="32660B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45C971BA" w14:textId="75BEC3A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5C1CD0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64DDE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587B6A3A" w14:textId="02F684B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11A71B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AACEDA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52D4BF3A" w14:textId="6693AE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46B8F39B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3369C7C3" w14:textId="77777777" w:rsidTr="006B325A">
        <w:tc>
          <w:tcPr>
            <w:tcW w:w="4626" w:type="dxa"/>
          </w:tcPr>
          <w:p w14:paraId="2F6ACD8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975" w:type="dxa"/>
          </w:tcPr>
          <w:p w14:paraId="144C45E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F5AB890" w14:textId="0FD25D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466738F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4A45DA4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01012E9B" w14:textId="345C0C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5659FB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67FECC3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6ADEEAD" w14:textId="6727413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9AA4019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</w:tr>
      <w:tr w:rsidR="00EA5E26" w:rsidRPr="00C73E1C" w14:paraId="3A74CB71" w14:textId="77777777" w:rsidTr="006B325A">
        <w:tc>
          <w:tcPr>
            <w:tcW w:w="4626" w:type="dxa"/>
          </w:tcPr>
          <w:p w14:paraId="7C21650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975" w:type="dxa"/>
          </w:tcPr>
          <w:p w14:paraId="242C56F7" w14:textId="75508975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3434 (24.00)</w:t>
            </w:r>
          </w:p>
        </w:tc>
        <w:tc>
          <w:tcPr>
            <w:tcW w:w="1536" w:type="dxa"/>
          </w:tcPr>
          <w:p w14:paraId="282D6136" w14:textId="5977EDAE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6.92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FF719C6" w14:textId="0ED8367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F4B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261D6">
              <w:rPr>
                <w:rFonts w:ascii="Times New Roman" w:hAnsi="Times New Roman" w:cs="Times New Roman"/>
                <w:sz w:val="24"/>
                <w:szCs w:val="24"/>
              </w:rPr>
              <w:t>707</w:t>
            </w:r>
          </w:p>
        </w:tc>
        <w:tc>
          <w:tcPr>
            <w:tcW w:w="975" w:type="dxa"/>
          </w:tcPr>
          <w:p w14:paraId="23127BB1" w14:textId="62CB55CA" w:rsidR="00AD54B1" w:rsidRPr="00C73E1C" w:rsidRDefault="00870626" w:rsidP="008706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3292 (23.91)</w:t>
            </w:r>
          </w:p>
        </w:tc>
        <w:tc>
          <w:tcPr>
            <w:tcW w:w="1285" w:type="dxa"/>
          </w:tcPr>
          <w:p w14:paraId="75A4B3DE" w14:textId="0C3601F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062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r w:rsidR="00870626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A953E10" w14:textId="0EF627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A0B84">
              <w:rPr>
                <w:rFonts w:ascii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975" w:type="dxa"/>
          </w:tcPr>
          <w:p w14:paraId="1CE1020B" w14:textId="745FD55A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3082 (23.98)</w:t>
            </w:r>
          </w:p>
        </w:tc>
        <w:tc>
          <w:tcPr>
            <w:tcW w:w="1536" w:type="dxa"/>
          </w:tcPr>
          <w:p w14:paraId="5A7AD3BD" w14:textId="46DF4BEF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745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29.49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519D107" w14:textId="7F70F952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</w:t>
            </w:r>
            <w:r w:rsidR="006A358E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140</w:t>
            </w:r>
          </w:p>
        </w:tc>
      </w:tr>
      <w:tr w:rsidR="00EA5E26" w:rsidRPr="00C73E1C" w14:paraId="15BAED3A" w14:textId="77777777" w:rsidTr="006B325A">
        <w:tc>
          <w:tcPr>
            <w:tcW w:w="4626" w:type="dxa"/>
          </w:tcPr>
          <w:p w14:paraId="2DAD75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975" w:type="dxa"/>
          </w:tcPr>
          <w:p w14:paraId="2E0E10B7" w14:textId="3824B508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13481 (76.00)</w:t>
            </w:r>
          </w:p>
        </w:tc>
        <w:tc>
          <w:tcPr>
            <w:tcW w:w="1536" w:type="dxa"/>
          </w:tcPr>
          <w:p w14:paraId="72940668" w14:textId="7150F89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261D6">
              <w:rPr>
                <w:rFonts w:ascii="Times New Roman" w:hAnsi="Times New Roman" w:cs="Times New Roman"/>
                <w:sz w:val="24"/>
                <w:szCs w:val="24"/>
              </w:rPr>
              <w:t>091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D261D6">
              <w:rPr>
                <w:rFonts w:ascii="Times New Roman" w:hAnsi="Times New Roman" w:cs="Times New Roman"/>
                <w:sz w:val="24"/>
                <w:szCs w:val="24"/>
              </w:rPr>
              <w:t>7.55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3C6B70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EF5632C" w14:textId="23628707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13007 (76.09)</w:t>
            </w:r>
          </w:p>
        </w:tc>
        <w:tc>
          <w:tcPr>
            <w:tcW w:w="1285" w:type="dxa"/>
          </w:tcPr>
          <w:p w14:paraId="696822BD" w14:textId="6B5CB6A5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B09AA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A569320" w14:textId="21E78BA3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11789 (76.02)</w:t>
            </w:r>
          </w:p>
        </w:tc>
        <w:tc>
          <w:tcPr>
            <w:tcW w:w="1536" w:type="dxa"/>
          </w:tcPr>
          <w:p w14:paraId="1CDA903A" w14:textId="4C1F9E5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A358E">
              <w:rPr>
                <w:rFonts w:ascii="Times New Roman" w:hAnsi="Times New Roman" w:cs="Times New Roman"/>
                <w:sz w:val="24"/>
                <w:szCs w:val="24"/>
              </w:rPr>
              <w:t>673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6A358E">
              <w:rPr>
                <w:rFonts w:ascii="Times New Roman" w:hAnsi="Times New Roman" w:cs="Times New Roman"/>
                <w:sz w:val="24"/>
                <w:szCs w:val="24"/>
              </w:rPr>
              <w:t>1.75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7DBC90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A5E26" w:rsidRPr="00C73E1C" w14:paraId="7D9464EA" w14:textId="77777777" w:rsidTr="006B325A">
        <w:tc>
          <w:tcPr>
            <w:tcW w:w="4626" w:type="dxa"/>
          </w:tcPr>
          <w:p w14:paraId="3F2B96F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975" w:type="dxa"/>
          </w:tcPr>
          <w:p w14:paraId="6ACE7DE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64AA9B2" w14:textId="6CA4013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795CB4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47F28D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48E4412" w14:textId="66EA5CA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0D6542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18E150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096778D9" w14:textId="4657298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193C90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6567923" w14:textId="77777777" w:rsidTr="006B325A">
        <w:tc>
          <w:tcPr>
            <w:tcW w:w="4626" w:type="dxa"/>
          </w:tcPr>
          <w:p w14:paraId="40F04E8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42576219" w14:textId="137D1833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13707 (79.37)</w:t>
            </w:r>
          </w:p>
        </w:tc>
        <w:tc>
          <w:tcPr>
            <w:tcW w:w="1536" w:type="dxa"/>
          </w:tcPr>
          <w:p w14:paraId="5E00A179" w14:textId="3FB21F3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037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6.94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93F8D66" w14:textId="2F633EB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452</w:t>
            </w:r>
          </w:p>
        </w:tc>
        <w:tc>
          <w:tcPr>
            <w:tcW w:w="975" w:type="dxa"/>
          </w:tcPr>
          <w:p w14:paraId="2E445EE0" w14:textId="6D94FE8B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13166 (79.17)</w:t>
            </w:r>
          </w:p>
        </w:tc>
        <w:tc>
          <w:tcPr>
            <w:tcW w:w="1285" w:type="dxa"/>
          </w:tcPr>
          <w:p w14:paraId="76207837" w14:textId="0C5A645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2D6F9F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2D6F9F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6B0C0FA" w14:textId="02C910D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2C3B60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</w:p>
        </w:tc>
        <w:tc>
          <w:tcPr>
            <w:tcW w:w="975" w:type="dxa"/>
          </w:tcPr>
          <w:p w14:paraId="115C009A" w14:textId="2937FFAF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12093 (79.39)</w:t>
            </w:r>
          </w:p>
        </w:tc>
        <w:tc>
          <w:tcPr>
            <w:tcW w:w="1536" w:type="dxa"/>
          </w:tcPr>
          <w:p w14:paraId="55E81F58" w14:textId="11F334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606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1.92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5075BB8" w14:textId="3A26542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EA5E26" w:rsidRPr="00C73E1C" w14:paraId="699E1AD5" w14:textId="77777777" w:rsidTr="006B325A">
        <w:tc>
          <w:tcPr>
            <w:tcW w:w="4626" w:type="dxa"/>
          </w:tcPr>
          <w:p w14:paraId="7E71FEA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1D058D32" w14:textId="5017D269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2580 (20.63)</w:t>
            </w:r>
          </w:p>
        </w:tc>
        <w:tc>
          <w:tcPr>
            <w:tcW w:w="1536" w:type="dxa"/>
          </w:tcPr>
          <w:p w14:paraId="7642CBFE" w14:textId="3676977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C7C17">
              <w:rPr>
                <w:rFonts w:ascii="Times New Roman" w:hAnsi="Times New Roman" w:cs="Times New Roman"/>
                <w:sz w:val="24"/>
                <w:szCs w:val="24"/>
              </w:rPr>
              <w:t>8.92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B98B73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B0D9D80" w14:textId="61450C7A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2537 (20.83)</w:t>
            </w:r>
          </w:p>
        </w:tc>
        <w:tc>
          <w:tcPr>
            <w:tcW w:w="1285" w:type="dxa"/>
          </w:tcPr>
          <w:p w14:paraId="2CB8F6F8" w14:textId="7E9D10F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146 (7.1</w:t>
            </w:r>
            <w:r w:rsidR="002D6F9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EE761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3F94ADF" w14:textId="54B2D8C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2256 (20.61)</w:t>
            </w:r>
          </w:p>
        </w:tc>
        <w:tc>
          <w:tcPr>
            <w:tcW w:w="1536" w:type="dxa"/>
          </w:tcPr>
          <w:p w14:paraId="1D82610D" w14:textId="4F66CFD8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29.09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DD1EDD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A8B6812" w14:textId="77777777" w:rsidTr="006B325A">
        <w:tc>
          <w:tcPr>
            <w:tcW w:w="4626" w:type="dxa"/>
          </w:tcPr>
          <w:p w14:paraId="7178536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Vegetables eaten in a week</w:t>
            </w:r>
          </w:p>
        </w:tc>
        <w:tc>
          <w:tcPr>
            <w:tcW w:w="975" w:type="dxa"/>
          </w:tcPr>
          <w:p w14:paraId="08A5AB3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0240064" w14:textId="79067AE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702FC6E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618762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3ED9BAC" w14:textId="64601BD4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7D7A121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0A2F025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F14D8E4" w14:textId="1DBA2BC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DD1894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D30CBB3" w14:textId="77777777" w:rsidTr="006B325A">
        <w:tc>
          <w:tcPr>
            <w:tcW w:w="4626" w:type="dxa"/>
          </w:tcPr>
          <w:p w14:paraId="71242B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177C4CAD" w14:textId="3DE32303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16425 (99.00)</w:t>
            </w:r>
          </w:p>
        </w:tc>
        <w:tc>
          <w:tcPr>
            <w:tcW w:w="1536" w:type="dxa"/>
          </w:tcPr>
          <w:p w14:paraId="13B5A4C0" w14:textId="61FC94E0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4864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7.36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A7E0D3A" w14:textId="31E8474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64A6F">
              <w:rPr>
                <w:rFonts w:ascii="Times New Roman" w:hAnsi="Times New Roman" w:cs="Times New Roman"/>
                <w:sz w:val="24"/>
                <w:szCs w:val="24"/>
              </w:rPr>
              <w:t>813</w:t>
            </w:r>
          </w:p>
        </w:tc>
        <w:tc>
          <w:tcPr>
            <w:tcW w:w="975" w:type="dxa"/>
          </w:tcPr>
          <w:p w14:paraId="060A66B1" w14:textId="35FE0CEF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15825 (98.99)</w:t>
            </w:r>
          </w:p>
        </w:tc>
        <w:tc>
          <w:tcPr>
            <w:tcW w:w="1285" w:type="dxa"/>
          </w:tcPr>
          <w:p w14:paraId="10CE3BBF" w14:textId="035100F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2D6C169" w14:textId="559EB0C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975" w:type="dxa"/>
          </w:tcPr>
          <w:p w14:paraId="7084FB3D" w14:textId="0B4F25F2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14620 (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98.95)</w:t>
            </w:r>
          </w:p>
        </w:tc>
        <w:tc>
          <w:tcPr>
            <w:tcW w:w="1536" w:type="dxa"/>
          </w:tcPr>
          <w:p w14:paraId="13C6CDBC" w14:textId="6A980AE4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4360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CCF710D" w14:textId="65E6BE7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920</w:t>
            </w:r>
          </w:p>
        </w:tc>
      </w:tr>
      <w:tr w:rsidR="00EA5E26" w:rsidRPr="00C73E1C" w14:paraId="0C70B28B" w14:textId="77777777" w:rsidTr="006B325A">
        <w:tc>
          <w:tcPr>
            <w:tcW w:w="4626" w:type="dxa"/>
          </w:tcPr>
          <w:p w14:paraId="640372E8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201025BC" w14:textId="61BE8E8B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 (1.00)</w:t>
            </w:r>
          </w:p>
        </w:tc>
        <w:tc>
          <w:tcPr>
            <w:tcW w:w="1536" w:type="dxa"/>
          </w:tcPr>
          <w:p w14:paraId="735C2929" w14:textId="6026D6A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64A6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(25.76)</w:t>
            </w:r>
          </w:p>
        </w:tc>
        <w:tc>
          <w:tcPr>
            <w:tcW w:w="1132" w:type="dxa"/>
          </w:tcPr>
          <w:p w14:paraId="31A405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4F167D73" w14:textId="0F7FD2B0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315 (1.01)</w:t>
            </w:r>
          </w:p>
        </w:tc>
        <w:tc>
          <w:tcPr>
            <w:tcW w:w="1285" w:type="dxa"/>
          </w:tcPr>
          <w:p w14:paraId="7C833A11" w14:textId="4D06315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</w:t>
            </w:r>
            <w:r w:rsidR="00295DB1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157A57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3C344BB" w14:textId="6ED704B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 (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1.05)</w:t>
            </w:r>
          </w:p>
        </w:tc>
        <w:tc>
          <w:tcPr>
            <w:tcW w:w="1536" w:type="dxa"/>
          </w:tcPr>
          <w:p w14:paraId="2A74D4C7" w14:textId="0D5CB4A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F47ABE">
              <w:rPr>
                <w:rFonts w:ascii="Times New Roman" w:hAnsi="Times New Roman" w:cs="Times New Roman"/>
                <w:sz w:val="24"/>
                <w:szCs w:val="24"/>
              </w:rPr>
              <w:t>2.23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F138F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2145965" w14:textId="77777777" w:rsidTr="006B325A">
        <w:tc>
          <w:tcPr>
            <w:tcW w:w="4626" w:type="dxa"/>
          </w:tcPr>
          <w:p w14:paraId="5A7E2F5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975" w:type="dxa"/>
          </w:tcPr>
          <w:p w14:paraId="410F601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5EB53A8" w14:textId="26846B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1FF524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623E03C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1A7AC65F" w14:textId="2CD77F5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7318D81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5B83A2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1B25EECD" w14:textId="75305D9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1946F43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16B3ABB3" w14:textId="77777777" w:rsidTr="006B325A">
        <w:tc>
          <w:tcPr>
            <w:tcW w:w="4626" w:type="dxa"/>
          </w:tcPr>
          <w:p w14:paraId="71B648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975" w:type="dxa"/>
          </w:tcPr>
          <w:p w14:paraId="59FDC6D7" w14:textId="736625F0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2187 (78.01)</w:t>
            </w:r>
          </w:p>
        </w:tc>
        <w:tc>
          <w:tcPr>
            <w:tcW w:w="1536" w:type="dxa"/>
          </w:tcPr>
          <w:p w14:paraId="791AEED1" w14:textId="05E5BFD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(38.57)</w:t>
            </w:r>
          </w:p>
        </w:tc>
        <w:tc>
          <w:tcPr>
            <w:tcW w:w="1132" w:type="dxa"/>
          </w:tcPr>
          <w:p w14:paraId="1948D11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0.386</w:t>
            </w:r>
          </w:p>
        </w:tc>
        <w:tc>
          <w:tcPr>
            <w:tcW w:w="975" w:type="dxa"/>
          </w:tcPr>
          <w:p w14:paraId="768346B6" w14:textId="442D9030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3065 (26.64)</w:t>
            </w:r>
          </w:p>
        </w:tc>
        <w:tc>
          <w:tcPr>
            <w:tcW w:w="1285" w:type="dxa"/>
          </w:tcPr>
          <w:p w14:paraId="198B5C38" w14:textId="4561FB90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2.97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25D8E8A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57412BBD" w14:textId="2DBD0D23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3147 (26.21)</w:t>
            </w:r>
          </w:p>
        </w:tc>
        <w:tc>
          <w:tcPr>
            <w:tcW w:w="1536" w:type="dxa"/>
          </w:tcPr>
          <w:p w14:paraId="2A31EE78" w14:textId="29CC3FD5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8963D1F" w14:textId="1BB989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221</w:t>
            </w:r>
          </w:p>
        </w:tc>
      </w:tr>
      <w:tr w:rsidR="00EA5E26" w:rsidRPr="00C73E1C" w14:paraId="73528312" w14:textId="77777777" w:rsidTr="006B325A">
        <w:tc>
          <w:tcPr>
            <w:tcW w:w="4626" w:type="dxa"/>
          </w:tcPr>
          <w:p w14:paraId="05CEB8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975" w:type="dxa"/>
          </w:tcPr>
          <w:p w14:paraId="6A5C2360" w14:textId="0F809E93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301 (20.76)</w:t>
            </w:r>
          </w:p>
        </w:tc>
        <w:tc>
          <w:tcPr>
            <w:tcW w:w="1536" w:type="dxa"/>
          </w:tcPr>
          <w:p w14:paraId="6698960A" w14:textId="77C20C3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(43.41)</w:t>
            </w:r>
          </w:p>
        </w:tc>
        <w:tc>
          <w:tcPr>
            <w:tcW w:w="1132" w:type="dxa"/>
          </w:tcPr>
          <w:p w14:paraId="06C0DD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33AE0CE" w14:textId="3B3B26DA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1325 (25.29)</w:t>
            </w:r>
          </w:p>
        </w:tc>
        <w:tc>
          <w:tcPr>
            <w:tcW w:w="1285" w:type="dxa"/>
          </w:tcPr>
          <w:p w14:paraId="300B63A3" w14:textId="3A86F7C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5.60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FFA3896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48EB8628" w14:textId="74B0A066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1357 (25.19)</w:t>
            </w:r>
          </w:p>
        </w:tc>
        <w:tc>
          <w:tcPr>
            <w:tcW w:w="1536" w:type="dxa"/>
          </w:tcPr>
          <w:p w14:paraId="7D599A32" w14:textId="345B67C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19.06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17D69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29FF13B" w14:textId="77777777" w:rsidTr="006B325A">
        <w:tc>
          <w:tcPr>
            <w:tcW w:w="4626" w:type="dxa"/>
          </w:tcPr>
          <w:p w14:paraId="3F7B30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975" w:type="dxa"/>
          </w:tcPr>
          <w:p w14:paraId="264B6C53" w14:textId="029D2AC8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 (1.23)</w:t>
            </w:r>
          </w:p>
        </w:tc>
        <w:tc>
          <w:tcPr>
            <w:tcW w:w="1536" w:type="dxa"/>
          </w:tcPr>
          <w:p w14:paraId="73F77BBD" w14:textId="6BC6021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(32.90)</w:t>
            </w:r>
          </w:p>
        </w:tc>
        <w:tc>
          <w:tcPr>
            <w:tcW w:w="1132" w:type="dxa"/>
          </w:tcPr>
          <w:p w14:paraId="7852F61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662E87F" w14:textId="77173BAE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2373 (48.07)</w:t>
            </w:r>
          </w:p>
        </w:tc>
        <w:tc>
          <w:tcPr>
            <w:tcW w:w="1285" w:type="dxa"/>
          </w:tcPr>
          <w:p w14:paraId="21B8016A" w14:textId="2469763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(8.1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B1AFB6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8A74A26" w14:textId="38C3F112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2470 (48.60)</w:t>
            </w:r>
          </w:p>
        </w:tc>
        <w:tc>
          <w:tcPr>
            <w:tcW w:w="1536" w:type="dxa"/>
          </w:tcPr>
          <w:p w14:paraId="452A70BC" w14:textId="2A0FE0B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r w:rsidR="00966C29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833B47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766390D" w14:textId="77777777" w:rsidTr="006B325A">
        <w:tc>
          <w:tcPr>
            <w:tcW w:w="4626" w:type="dxa"/>
          </w:tcPr>
          <w:p w14:paraId="0CF64BC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975" w:type="dxa"/>
          </w:tcPr>
          <w:p w14:paraId="0488DCD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5FC53DD2" w14:textId="36876DB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2CE19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01A752C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64FD8777" w14:textId="0B7E26E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D42BE43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7E33D9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48A0EF8" w14:textId="24D4844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F6D1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DA2280A" w14:textId="77777777" w:rsidTr="006B325A">
        <w:tc>
          <w:tcPr>
            <w:tcW w:w="4626" w:type="dxa"/>
          </w:tcPr>
          <w:p w14:paraId="77A765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975" w:type="dxa"/>
          </w:tcPr>
          <w:p w14:paraId="7345C7DD" w14:textId="0D4C043F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10570 (60.85)</w:t>
            </w:r>
          </w:p>
        </w:tc>
        <w:tc>
          <w:tcPr>
            <w:tcW w:w="1536" w:type="dxa"/>
          </w:tcPr>
          <w:p w14:paraId="6BFAB2D5" w14:textId="5D807E0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187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28.79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BAB8B65" w14:textId="65556DC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5027DA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49</w:t>
            </w:r>
          </w:p>
        </w:tc>
        <w:tc>
          <w:tcPr>
            <w:tcW w:w="975" w:type="dxa"/>
          </w:tcPr>
          <w:p w14:paraId="6A44852B" w14:textId="3D78AF1C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10067 (60.49)</w:t>
            </w:r>
          </w:p>
        </w:tc>
        <w:tc>
          <w:tcPr>
            <w:tcW w:w="1285" w:type="dxa"/>
          </w:tcPr>
          <w:p w14:paraId="4F0F5877" w14:textId="6812D77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AC19E9B" w14:textId="7ACC22AC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E47B54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04</w:t>
            </w:r>
          </w:p>
        </w:tc>
        <w:tc>
          <w:tcPr>
            <w:tcW w:w="975" w:type="dxa"/>
          </w:tcPr>
          <w:p w14:paraId="0301E510" w14:textId="429C5863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9862 (60.87)</w:t>
            </w:r>
          </w:p>
        </w:tc>
        <w:tc>
          <w:tcPr>
            <w:tcW w:w="1536" w:type="dxa"/>
          </w:tcPr>
          <w:p w14:paraId="10EE5DD4" w14:textId="5A21C1F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659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0.69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392465D" w14:textId="5C1B5DA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</w:tr>
      <w:tr w:rsidR="00EA5E26" w:rsidRPr="00C73E1C" w14:paraId="7E705A4D" w14:textId="77777777" w:rsidTr="006B325A">
        <w:tc>
          <w:tcPr>
            <w:tcW w:w="4626" w:type="dxa"/>
          </w:tcPr>
          <w:p w14:paraId="10E6E1B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975" w:type="dxa"/>
          </w:tcPr>
          <w:p w14:paraId="4E70DB8A" w14:textId="69B7FD18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5156 (33.32)</w:t>
            </w:r>
          </w:p>
        </w:tc>
        <w:tc>
          <w:tcPr>
            <w:tcW w:w="1536" w:type="dxa"/>
          </w:tcPr>
          <w:p w14:paraId="046D503F" w14:textId="568DE6F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4.87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0AC278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340EE66" w14:textId="68F80246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5067 (33.58)</w:t>
            </w:r>
          </w:p>
        </w:tc>
        <w:tc>
          <w:tcPr>
            <w:tcW w:w="1285" w:type="dxa"/>
          </w:tcPr>
          <w:p w14:paraId="17761B93" w14:textId="61B5B72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(3.69)</w:t>
            </w:r>
          </w:p>
        </w:tc>
        <w:tc>
          <w:tcPr>
            <w:tcW w:w="1174" w:type="dxa"/>
          </w:tcPr>
          <w:p w14:paraId="290C97AB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4A539081" w14:textId="292C405A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4085 (33.20)</w:t>
            </w:r>
          </w:p>
        </w:tc>
        <w:tc>
          <w:tcPr>
            <w:tcW w:w="1536" w:type="dxa"/>
          </w:tcPr>
          <w:p w14:paraId="6323369D" w14:textId="3303CBB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377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1.40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8F307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7E18EC" w14:textId="77777777" w:rsidTr="006B325A">
        <w:tc>
          <w:tcPr>
            <w:tcW w:w="4626" w:type="dxa"/>
          </w:tcPr>
          <w:p w14:paraId="3745324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975" w:type="dxa"/>
          </w:tcPr>
          <w:p w14:paraId="40D71C0C" w14:textId="13396EBA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 (5.83)</w:t>
            </w:r>
          </w:p>
        </w:tc>
        <w:tc>
          <w:tcPr>
            <w:tcW w:w="1536" w:type="dxa"/>
          </w:tcPr>
          <w:p w14:paraId="74A6ED2A" w14:textId="350E6CB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5027DA">
              <w:rPr>
                <w:rFonts w:ascii="Times New Roman" w:hAnsi="Times New Roman" w:cs="Times New Roman"/>
                <w:sz w:val="24"/>
                <w:szCs w:val="24"/>
              </w:rPr>
              <w:t>7.87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42E54B8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ED9F53F" w14:textId="64C358DD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986 (5.93)</w:t>
            </w:r>
          </w:p>
        </w:tc>
        <w:tc>
          <w:tcPr>
            <w:tcW w:w="1285" w:type="dxa"/>
          </w:tcPr>
          <w:p w14:paraId="718E9FC0" w14:textId="056CC5B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 (6.2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1174" w:type="dxa"/>
          </w:tcPr>
          <w:p w14:paraId="07938DA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CA66DE3" w14:textId="154C56E8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768 (5.93)</w:t>
            </w:r>
          </w:p>
        </w:tc>
        <w:tc>
          <w:tcPr>
            <w:tcW w:w="1536" w:type="dxa"/>
          </w:tcPr>
          <w:p w14:paraId="42AEE251" w14:textId="0CE54A7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5.27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A2D074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D00CF8F" w14:textId="77777777" w:rsidTr="006B325A">
        <w:tc>
          <w:tcPr>
            <w:tcW w:w="4626" w:type="dxa"/>
          </w:tcPr>
          <w:p w14:paraId="4C8EEA8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975" w:type="dxa"/>
          </w:tcPr>
          <w:p w14:paraId="38B59F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1C914BE" w14:textId="175BD2E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3A2D77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4EB036B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D52C3E2" w14:textId="4AA247FB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B31ACF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3EE4A3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6BC6315C" w14:textId="57D26E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D60935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55901F0" w14:textId="77777777" w:rsidTr="006B325A">
        <w:tc>
          <w:tcPr>
            <w:tcW w:w="4626" w:type="dxa"/>
          </w:tcPr>
          <w:p w14:paraId="53279D2E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48E8006C" w14:textId="69DD231B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3358 (19.72)</w:t>
            </w:r>
          </w:p>
        </w:tc>
        <w:tc>
          <w:tcPr>
            <w:tcW w:w="1536" w:type="dxa"/>
          </w:tcPr>
          <w:p w14:paraId="31C5CDD8" w14:textId="16052DE2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C76B309" w14:textId="33DFD5B1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0F4B0A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04</w:t>
            </w:r>
          </w:p>
        </w:tc>
        <w:tc>
          <w:tcPr>
            <w:tcW w:w="975" w:type="dxa"/>
          </w:tcPr>
          <w:p w14:paraId="13E85C19" w14:textId="183AD18B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3225 (19.55)</w:t>
            </w:r>
          </w:p>
        </w:tc>
        <w:tc>
          <w:tcPr>
            <w:tcW w:w="1285" w:type="dxa"/>
          </w:tcPr>
          <w:p w14:paraId="40BF1266" w14:textId="6103FCA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D319A62" w14:textId="710188D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975" w:type="dxa"/>
          </w:tcPr>
          <w:p w14:paraId="310C84A2" w14:textId="6639328B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2698 (19.82)</w:t>
            </w:r>
          </w:p>
        </w:tc>
        <w:tc>
          <w:tcPr>
            <w:tcW w:w="1536" w:type="dxa"/>
          </w:tcPr>
          <w:p w14:paraId="72FC9ECE" w14:textId="1C17781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1.42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06532C1" w14:textId="4B66BB8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</w:tr>
      <w:tr w:rsidR="00EA5E26" w:rsidRPr="00C73E1C" w14:paraId="20E7D024" w14:textId="77777777" w:rsidTr="006B325A">
        <w:tc>
          <w:tcPr>
            <w:tcW w:w="4626" w:type="dxa"/>
          </w:tcPr>
          <w:p w14:paraId="62AC1646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8FD5C61" w14:textId="6481C55A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12749 (80.28)</w:t>
            </w:r>
          </w:p>
        </w:tc>
        <w:tc>
          <w:tcPr>
            <w:tcW w:w="1536" w:type="dxa"/>
          </w:tcPr>
          <w:p w14:paraId="7EDF5D35" w14:textId="540A0780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3934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8.65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A07BC0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33AB96E1" w14:textId="3A53C972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12306 (80.45)</w:t>
            </w:r>
          </w:p>
        </w:tc>
        <w:tc>
          <w:tcPr>
            <w:tcW w:w="1285" w:type="dxa"/>
          </w:tcPr>
          <w:p w14:paraId="75C54975" w14:textId="553BE82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CA0037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3951F8A" w14:textId="3394A936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11542 (80.18)</w:t>
            </w:r>
          </w:p>
        </w:tc>
        <w:tc>
          <w:tcPr>
            <w:tcW w:w="1536" w:type="dxa"/>
          </w:tcPr>
          <w:p w14:paraId="11B0DC4C" w14:textId="773E5D4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493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E453AF">
              <w:rPr>
                <w:rFonts w:ascii="Times New Roman" w:hAnsi="Times New Roman" w:cs="Times New Roman"/>
                <w:sz w:val="24"/>
                <w:szCs w:val="24"/>
              </w:rPr>
              <w:t>1.30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90005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CDA1DF6" w14:textId="77777777" w:rsidTr="006B325A">
        <w:tc>
          <w:tcPr>
            <w:tcW w:w="4626" w:type="dxa"/>
          </w:tcPr>
          <w:p w14:paraId="7828B15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975" w:type="dxa"/>
          </w:tcPr>
          <w:p w14:paraId="02633C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4C277220" w14:textId="3ACDC0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20521FA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C8F038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0994FDF9" w14:textId="58C805B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33DFE4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6ADC34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2F552CB9" w14:textId="7AE7B8E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71A187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C589F35" w14:textId="77777777" w:rsidTr="006B325A">
        <w:tc>
          <w:tcPr>
            <w:tcW w:w="4626" w:type="dxa"/>
          </w:tcPr>
          <w:p w14:paraId="36BC5C6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975" w:type="dxa"/>
          </w:tcPr>
          <w:p w14:paraId="66ED6F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7330D24C" w14:textId="342412A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33009E61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1E3CE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39C8B0F3" w14:textId="6586728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63393F9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FAD197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64900C9" w14:textId="732A0FC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9AFE7B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7C09D222" w14:textId="77777777" w:rsidTr="006B325A">
        <w:tc>
          <w:tcPr>
            <w:tcW w:w="4626" w:type="dxa"/>
          </w:tcPr>
          <w:p w14:paraId="7EE0A4A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33E961E0" w14:textId="4AEDE2B7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3589 (23.22)</w:t>
            </w:r>
          </w:p>
        </w:tc>
        <w:tc>
          <w:tcPr>
            <w:tcW w:w="1536" w:type="dxa"/>
          </w:tcPr>
          <w:p w14:paraId="0B193978" w14:textId="60A6CB77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0.42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1BE56E1" w14:textId="79D86E9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0.00</w:t>
            </w:r>
            <w:r w:rsidR="00FA2710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</w:t>
            </w:r>
          </w:p>
        </w:tc>
        <w:tc>
          <w:tcPr>
            <w:tcW w:w="975" w:type="dxa"/>
          </w:tcPr>
          <w:p w14:paraId="4FE09172" w14:textId="0D6495C0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3385 (23.00)</w:t>
            </w:r>
          </w:p>
        </w:tc>
        <w:tc>
          <w:tcPr>
            <w:tcW w:w="1285" w:type="dxa"/>
          </w:tcPr>
          <w:p w14:paraId="5E17EEF9" w14:textId="4761285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(2.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7379C40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68470D46" w14:textId="67C3F631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3341 (23.00)</w:t>
            </w:r>
          </w:p>
        </w:tc>
        <w:tc>
          <w:tcPr>
            <w:tcW w:w="1536" w:type="dxa"/>
          </w:tcPr>
          <w:p w14:paraId="0B721C45" w14:textId="463E96B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3B32E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6295FB5B" w14:textId="77777777" w:rsidTr="006B325A">
        <w:tc>
          <w:tcPr>
            <w:tcW w:w="4626" w:type="dxa"/>
          </w:tcPr>
          <w:p w14:paraId="1FCF52D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B6C2623" w14:textId="0B0F3661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13314 (76.78)</w:t>
            </w:r>
          </w:p>
        </w:tc>
        <w:tc>
          <w:tcPr>
            <w:tcW w:w="1536" w:type="dxa"/>
          </w:tcPr>
          <w:p w14:paraId="6FA90E7D" w14:textId="5A3CD0A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107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29.49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439DC7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17596097" w14:textId="234B31D3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12903 (77.00)</w:t>
            </w:r>
          </w:p>
        </w:tc>
        <w:tc>
          <w:tcPr>
            <w:tcW w:w="1285" w:type="dxa"/>
          </w:tcPr>
          <w:p w14:paraId="16EFB7B0" w14:textId="0C4E796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5668B58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2BB2344" w14:textId="39EF189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11521 (77.00)</w:t>
            </w:r>
          </w:p>
        </w:tc>
        <w:tc>
          <w:tcPr>
            <w:tcW w:w="1536" w:type="dxa"/>
          </w:tcPr>
          <w:p w14:paraId="49FC6F7B" w14:textId="756787F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813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4.35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44DAA9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8400D96" w14:textId="77777777" w:rsidTr="006B325A">
        <w:tc>
          <w:tcPr>
            <w:tcW w:w="4626" w:type="dxa"/>
          </w:tcPr>
          <w:p w14:paraId="2ED8BB2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975" w:type="dxa"/>
          </w:tcPr>
          <w:p w14:paraId="0A5965F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B91CDD8" w14:textId="0EFFE74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3392B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8B818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1E163076" w14:textId="5ADB43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44DCEBF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3F6776A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480151D9" w14:textId="1044EDE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75ADD13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6E1C6CBB" w14:textId="77777777" w:rsidTr="006B325A">
        <w:tc>
          <w:tcPr>
            <w:tcW w:w="4626" w:type="dxa"/>
          </w:tcPr>
          <w:p w14:paraId="3C560ED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5D50CE66" w14:textId="094712C6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9751 (61.80)</w:t>
            </w:r>
          </w:p>
        </w:tc>
        <w:tc>
          <w:tcPr>
            <w:tcW w:w="1536" w:type="dxa"/>
          </w:tcPr>
          <w:p w14:paraId="4C83C4F7" w14:textId="77F955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810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7.26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76280B6C" w14:textId="334F89D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EB0897">
              <w:rPr>
                <w:rFonts w:ascii="Times New Roman" w:hAnsi="Times New Roman" w:cs="Times New Roman"/>
                <w:sz w:val="24"/>
                <w:szCs w:val="24"/>
              </w:rPr>
              <w:t>860</w:t>
            </w:r>
          </w:p>
        </w:tc>
        <w:tc>
          <w:tcPr>
            <w:tcW w:w="975" w:type="dxa"/>
          </w:tcPr>
          <w:p w14:paraId="159DF239" w14:textId="2B96B71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9337 (61.82)</w:t>
            </w:r>
          </w:p>
        </w:tc>
        <w:tc>
          <w:tcPr>
            <w:tcW w:w="1285" w:type="dxa"/>
          </w:tcPr>
          <w:p w14:paraId="794B2A50" w14:textId="47341B8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(4.9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3A33779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0.003</w:t>
            </w:r>
          </w:p>
        </w:tc>
        <w:tc>
          <w:tcPr>
            <w:tcW w:w="975" w:type="dxa"/>
          </w:tcPr>
          <w:p w14:paraId="770A7D3E" w14:textId="092B7842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9166 (61.53)</w:t>
            </w:r>
          </w:p>
        </w:tc>
        <w:tc>
          <w:tcPr>
            <w:tcW w:w="1536" w:type="dxa"/>
          </w:tcPr>
          <w:p w14:paraId="3793F2E7" w14:textId="0E9CFC1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591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41DA4882" w14:textId="3780A87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EA5E26" w:rsidRPr="00C73E1C" w14:paraId="02491431" w14:textId="77777777" w:rsidTr="006B325A">
        <w:tc>
          <w:tcPr>
            <w:tcW w:w="4626" w:type="dxa"/>
          </w:tcPr>
          <w:p w14:paraId="5384230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4174B88" w14:textId="5570B03C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7152 (38.20)</w:t>
            </w:r>
          </w:p>
        </w:tc>
        <w:tc>
          <w:tcPr>
            <w:tcW w:w="1536" w:type="dxa"/>
          </w:tcPr>
          <w:p w14:paraId="0F41200F" w14:textId="17C61E2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167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A2710">
              <w:rPr>
                <w:rFonts w:ascii="Times New Roman" w:hAnsi="Times New Roman" w:cs="Times New Roman"/>
                <w:sz w:val="24"/>
                <w:szCs w:val="24"/>
              </w:rPr>
              <w:t>7.60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077A8B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C309ECC" w14:textId="29835955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6951 (38.18)</w:t>
            </w:r>
          </w:p>
        </w:tc>
        <w:tc>
          <w:tcPr>
            <w:tcW w:w="1285" w:type="dxa"/>
          </w:tcPr>
          <w:p w14:paraId="1990DA23" w14:textId="2992B35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6306F">
              <w:rPr>
                <w:rFonts w:ascii="Times New Roman" w:hAnsi="Times New Roman" w:cs="Times New Roman"/>
                <w:sz w:val="24"/>
                <w:szCs w:val="24"/>
              </w:rPr>
              <w:t>6.95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50D402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5BDA69E" w14:textId="6A8DAAF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5696 (38.47)</w:t>
            </w:r>
          </w:p>
        </w:tc>
        <w:tc>
          <w:tcPr>
            <w:tcW w:w="1536" w:type="dxa"/>
          </w:tcPr>
          <w:p w14:paraId="48626D3C" w14:textId="3648728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1.71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3056D9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55253A3" w14:textId="77777777" w:rsidTr="006B325A">
        <w:tc>
          <w:tcPr>
            <w:tcW w:w="4626" w:type="dxa"/>
          </w:tcPr>
          <w:p w14:paraId="48985E5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975" w:type="dxa"/>
          </w:tcPr>
          <w:p w14:paraId="00B0B7E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18680579" w14:textId="4CB96DA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69A6A4E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74F025D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39124495" w14:textId="3048D3B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0CDDE73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70B54F8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37FBEFB7" w14:textId="47ADC6E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72804F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8382067" w14:textId="77777777" w:rsidTr="006B325A">
        <w:tc>
          <w:tcPr>
            <w:tcW w:w="4626" w:type="dxa"/>
          </w:tcPr>
          <w:p w14:paraId="325F75F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 </w:t>
            </w:r>
          </w:p>
        </w:tc>
        <w:tc>
          <w:tcPr>
            <w:tcW w:w="975" w:type="dxa"/>
          </w:tcPr>
          <w:p w14:paraId="2F357CDE" w14:textId="35CE7A2C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10740 (69.26)</w:t>
            </w:r>
          </w:p>
        </w:tc>
        <w:tc>
          <w:tcPr>
            <w:tcW w:w="1536" w:type="dxa"/>
          </w:tcPr>
          <w:p w14:paraId="133E930D" w14:textId="7C1041B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B0897">
              <w:rPr>
                <w:rFonts w:ascii="Times New Roman" w:hAnsi="Times New Roman" w:cs="Times New Roman"/>
                <w:sz w:val="24"/>
                <w:szCs w:val="24"/>
              </w:rPr>
              <w:t>057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EB0897">
              <w:rPr>
                <w:rFonts w:ascii="Times New Roman" w:hAnsi="Times New Roman" w:cs="Times New Roman"/>
                <w:sz w:val="24"/>
                <w:szCs w:val="24"/>
              </w:rPr>
              <w:t>5.68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29C244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6A0FB249" w14:textId="643D790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10367 (69.22)</w:t>
            </w:r>
          </w:p>
        </w:tc>
        <w:tc>
          <w:tcPr>
            <w:tcW w:w="1285" w:type="dxa"/>
          </w:tcPr>
          <w:p w14:paraId="1B28875F" w14:textId="4AE14AB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(4.7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CDDF73D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32813737" w14:textId="53127FB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9588 (69.00)</w:t>
            </w:r>
          </w:p>
        </w:tc>
        <w:tc>
          <w:tcPr>
            <w:tcW w:w="1536" w:type="dxa"/>
          </w:tcPr>
          <w:p w14:paraId="6A62D40C" w14:textId="2BB1055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035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(31.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C6DB7FC" w14:textId="2D15BF9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551C0">
              <w:rPr>
                <w:rFonts w:ascii="Times New Roman" w:hAnsi="Times New Roman" w:cs="Times New Roman"/>
                <w:sz w:val="24"/>
                <w:szCs w:val="24"/>
              </w:rPr>
              <w:t>738</w:t>
            </w:r>
          </w:p>
        </w:tc>
      </w:tr>
      <w:tr w:rsidR="00EA5E26" w:rsidRPr="00C73E1C" w14:paraId="588D52A9" w14:textId="77777777" w:rsidTr="006B325A">
        <w:tc>
          <w:tcPr>
            <w:tcW w:w="4626" w:type="dxa"/>
          </w:tcPr>
          <w:p w14:paraId="2C3FF1F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65A0D65A" w14:textId="17F7CB2F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6168 (30.74)</w:t>
            </w:r>
          </w:p>
        </w:tc>
        <w:tc>
          <w:tcPr>
            <w:tcW w:w="1536" w:type="dxa"/>
          </w:tcPr>
          <w:p w14:paraId="2C31CBA6" w14:textId="18384C85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0D5E670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8FB769E" w14:textId="7AEA6DAB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5926 (30.78)</w:t>
            </w:r>
          </w:p>
        </w:tc>
        <w:tc>
          <w:tcPr>
            <w:tcW w:w="1285" w:type="dxa"/>
          </w:tcPr>
          <w:p w14:paraId="79A2B168" w14:textId="16E4FECA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394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7.86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17CE262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69CF300" w14:textId="3609B6A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5274 (31.00)</w:t>
            </w:r>
          </w:p>
        </w:tc>
        <w:tc>
          <w:tcPr>
            <w:tcW w:w="1536" w:type="dxa"/>
          </w:tcPr>
          <w:p w14:paraId="5F05B054" w14:textId="00F1113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380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470A02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84A61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0F0F475" w14:textId="77777777" w:rsidTr="006B325A">
        <w:tc>
          <w:tcPr>
            <w:tcW w:w="4626" w:type="dxa"/>
          </w:tcPr>
          <w:p w14:paraId="40A901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975" w:type="dxa"/>
          </w:tcPr>
          <w:p w14:paraId="1119DDC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EB3F85D" w14:textId="664C1DA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494BDFA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3D4F50B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7ED0CC28" w14:textId="52024CF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2B351258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535C7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2E0D7E88" w14:textId="6E2317F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6BBE29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791BDAF" w14:textId="77777777" w:rsidTr="006B325A">
        <w:tc>
          <w:tcPr>
            <w:tcW w:w="4626" w:type="dxa"/>
          </w:tcPr>
          <w:p w14:paraId="36DEDD0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267AEFDC" w14:textId="1865B5A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744 (3.70)</w:t>
            </w:r>
          </w:p>
        </w:tc>
        <w:tc>
          <w:tcPr>
            <w:tcW w:w="1536" w:type="dxa"/>
          </w:tcPr>
          <w:p w14:paraId="1ED356E7" w14:textId="61C94A2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1D15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AD1D15">
              <w:rPr>
                <w:rFonts w:ascii="Times New Roman" w:hAnsi="Times New Roman" w:cs="Times New Roman"/>
                <w:sz w:val="24"/>
                <w:szCs w:val="24"/>
              </w:rPr>
              <w:t>2.09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CB9A1AD" w14:textId="022FC9F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D1D15">
              <w:rPr>
                <w:rFonts w:ascii="Times New Roman" w:hAnsi="Times New Roman" w:cs="Times New Roman"/>
                <w:sz w:val="24"/>
                <w:szCs w:val="24"/>
              </w:rPr>
              <w:t>246</w:t>
            </w:r>
          </w:p>
        </w:tc>
        <w:tc>
          <w:tcPr>
            <w:tcW w:w="975" w:type="dxa"/>
          </w:tcPr>
          <w:p w14:paraId="70025C18" w14:textId="560F913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719 (3.58)</w:t>
            </w:r>
          </w:p>
        </w:tc>
        <w:tc>
          <w:tcPr>
            <w:tcW w:w="1285" w:type="dxa"/>
          </w:tcPr>
          <w:p w14:paraId="687C47CE" w14:textId="770F721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2DBA180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0E8CDFE0" w14:textId="0B2C192C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446 (3.55)</w:t>
            </w:r>
          </w:p>
        </w:tc>
        <w:tc>
          <w:tcPr>
            <w:tcW w:w="1536" w:type="dxa"/>
          </w:tcPr>
          <w:p w14:paraId="3ECF620C" w14:textId="77D5B01B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17.75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4F1493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1D2B114D" w14:textId="77777777" w:rsidTr="006B325A">
        <w:tc>
          <w:tcPr>
            <w:tcW w:w="4626" w:type="dxa"/>
          </w:tcPr>
          <w:p w14:paraId="1D26B71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0ED6C0A8" w14:textId="1AA1C57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16158 (96.30)</w:t>
            </w:r>
          </w:p>
        </w:tc>
        <w:tc>
          <w:tcPr>
            <w:tcW w:w="1536" w:type="dxa"/>
          </w:tcPr>
          <w:p w14:paraId="714AE95C" w14:textId="201743C6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4832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7.59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61E75FD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36F5CCDE" w14:textId="6DFD9969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15568 (96.42)</w:t>
            </w:r>
          </w:p>
        </w:tc>
        <w:tc>
          <w:tcPr>
            <w:tcW w:w="1285" w:type="dxa"/>
          </w:tcPr>
          <w:p w14:paraId="04557B6E" w14:textId="23D071D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822B89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E6CCBC7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29FE6917" w14:textId="47AA15E7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14416 (96.45)</w:t>
            </w:r>
          </w:p>
        </w:tc>
        <w:tc>
          <w:tcPr>
            <w:tcW w:w="1536" w:type="dxa"/>
          </w:tcPr>
          <w:p w14:paraId="0ED28091" w14:textId="0E260C8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337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1.70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C9AE40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57C41BD" w14:textId="77777777" w:rsidTr="006B325A">
        <w:tc>
          <w:tcPr>
            <w:tcW w:w="4626" w:type="dxa"/>
          </w:tcPr>
          <w:p w14:paraId="18437D4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975" w:type="dxa"/>
          </w:tcPr>
          <w:p w14:paraId="0B7F15E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70290EFC" w14:textId="5FA9ADD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32" w:type="dxa"/>
          </w:tcPr>
          <w:p w14:paraId="7230DAB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975" w:type="dxa"/>
          </w:tcPr>
          <w:p w14:paraId="234FDD3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285" w:type="dxa"/>
          </w:tcPr>
          <w:p w14:paraId="5743CABD" w14:textId="0EC1290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EC5A547" w14:textId="77777777" w:rsidR="00AD54B1" w:rsidRPr="001A7008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B3A831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536" w:type="dxa"/>
          </w:tcPr>
          <w:p w14:paraId="5F626EDB" w14:textId="20125B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174" w:type="dxa"/>
          </w:tcPr>
          <w:p w14:paraId="5E43AE2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5DE36C01" w14:textId="77777777" w:rsidTr="006B325A">
        <w:tc>
          <w:tcPr>
            <w:tcW w:w="4626" w:type="dxa"/>
          </w:tcPr>
          <w:p w14:paraId="6AF2E55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975" w:type="dxa"/>
          </w:tcPr>
          <w:p w14:paraId="6818B23B" w14:textId="4003C2A0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1705 (11.27)</w:t>
            </w:r>
          </w:p>
        </w:tc>
        <w:tc>
          <w:tcPr>
            <w:tcW w:w="1536" w:type="dxa"/>
          </w:tcPr>
          <w:p w14:paraId="03565511" w14:textId="116E7AF5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470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29.37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220A21DA" w14:textId="566FD60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E16BDE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975" w:type="dxa"/>
          </w:tcPr>
          <w:p w14:paraId="263708CD" w14:textId="1FBC0080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1648 (11.28)</w:t>
            </w:r>
          </w:p>
        </w:tc>
        <w:tc>
          <w:tcPr>
            <w:tcW w:w="1285" w:type="dxa"/>
          </w:tcPr>
          <w:p w14:paraId="79C17644" w14:textId="1B72C04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(7.</w:t>
            </w:r>
            <w:r w:rsidR="00ED774F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0DE31940" w14:textId="1C46652B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</w:t>
            </w:r>
            <w:r w:rsidR="006B57DB"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093</w:t>
            </w:r>
          </w:p>
        </w:tc>
        <w:tc>
          <w:tcPr>
            <w:tcW w:w="975" w:type="dxa"/>
          </w:tcPr>
          <w:p w14:paraId="32F1C5A2" w14:textId="75EF0C08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1289 (11.37)</w:t>
            </w:r>
          </w:p>
        </w:tc>
        <w:tc>
          <w:tcPr>
            <w:tcW w:w="1536" w:type="dxa"/>
          </w:tcPr>
          <w:p w14:paraId="5C4C5A2E" w14:textId="4F818CF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4.40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782C7DCF" w14:textId="3808E5F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5E1CE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EA5E26" w:rsidRPr="00C73E1C" w14:paraId="0A48947C" w14:textId="77777777" w:rsidTr="006B325A">
        <w:tc>
          <w:tcPr>
            <w:tcW w:w="4626" w:type="dxa"/>
          </w:tcPr>
          <w:p w14:paraId="78B33B4D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70BB8AB3" w14:textId="07D85693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15197 (88.73)</w:t>
            </w:r>
          </w:p>
        </w:tc>
        <w:tc>
          <w:tcPr>
            <w:tcW w:w="1536" w:type="dxa"/>
          </w:tcPr>
          <w:p w14:paraId="0EF6EA1E" w14:textId="58A5EF4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16BDE">
              <w:rPr>
                <w:rFonts w:ascii="Times New Roman" w:hAnsi="Times New Roman" w:cs="Times New Roman"/>
                <w:sz w:val="24"/>
                <w:szCs w:val="24"/>
              </w:rPr>
              <w:t>508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E16BDE">
              <w:rPr>
                <w:rFonts w:ascii="Times New Roman" w:hAnsi="Times New Roman" w:cs="Times New Roman"/>
                <w:sz w:val="24"/>
                <w:szCs w:val="24"/>
              </w:rPr>
              <w:t>7.14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1803F2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06160188" w14:textId="6C5FE1BA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14639 (88.72)</w:t>
            </w:r>
          </w:p>
        </w:tc>
        <w:tc>
          <w:tcPr>
            <w:tcW w:w="1285" w:type="dxa"/>
          </w:tcPr>
          <w:p w14:paraId="200405ED" w14:textId="56E6C2D9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896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55641C81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739485E0" w14:textId="6FD37B5A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13573 (88.63)</w:t>
            </w:r>
          </w:p>
        </w:tc>
        <w:tc>
          <w:tcPr>
            <w:tcW w:w="1536" w:type="dxa"/>
          </w:tcPr>
          <w:p w14:paraId="7CA65EAC" w14:textId="0F81F33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 w:rsidR="000D4F9C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158AD63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1D5ADCA" w14:textId="77777777" w:rsidTr="006B325A">
        <w:tc>
          <w:tcPr>
            <w:tcW w:w="4626" w:type="dxa"/>
          </w:tcPr>
          <w:p w14:paraId="1D751BB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975" w:type="dxa"/>
          </w:tcPr>
          <w:p w14:paraId="4F48B2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30B5C81A" w14:textId="65C4F0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2" w:type="dxa"/>
          </w:tcPr>
          <w:p w14:paraId="48CA47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312299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14:paraId="1334C362" w14:textId="15456A7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6A383A00" w14:textId="77777777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975" w:type="dxa"/>
          </w:tcPr>
          <w:p w14:paraId="03E2D90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0A160312" w14:textId="23E0D8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4" w:type="dxa"/>
          </w:tcPr>
          <w:p w14:paraId="098080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F53E2EC" w14:textId="77777777" w:rsidTr="006B325A">
        <w:tc>
          <w:tcPr>
            <w:tcW w:w="4626" w:type="dxa"/>
          </w:tcPr>
          <w:p w14:paraId="1D78EDA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75" w:type="dxa"/>
          </w:tcPr>
          <w:p w14:paraId="316F7AAB" w14:textId="3393FB23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1162 (5.84)</w:t>
            </w:r>
          </w:p>
        </w:tc>
        <w:tc>
          <w:tcPr>
            <w:tcW w:w="1536" w:type="dxa"/>
          </w:tcPr>
          <w:p w14:paraId="4342269D" w14:textId="5508C41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(56.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5BD0340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975" w:type="dxa"/>
          </w:tcPr>
          <w:p w14:paraId="304400F1" w14:textId="1A2C63AF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1144 (5.90)</w:t>
            </w:r>
          </w:p>
        </w:tc>
        <w:tc>
          <w:tcPr>
            <w:tcW w:w="1285" w:type="dxa"/>
          </w:tcPr>
          <w:p w14:paraId="5D69701F" w14:textId="010707B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0FF4535" w14:textId="232C63F8" w:rsidR="00AD54B1" w:rsidRPr="001A7008" w:rsidRDefault="00AD54B1" w:rsidP="00AD54B1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  <w:r w:rsidR="00DE5895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975" w:type="dxa"/>
          </w:tcPr>
          <w:p w14:paraId="68BB0887" w14:textId="3DB5382B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897 (5.89)</w:t>
            </w:r>
          </w:p>
        </w:tc>
        <w:tc>
          <w:tcPr>
            <w:tcW w:w="1536" w:type="dxa"/>
          </w:tcPr>
          <w:p w14:paraId="4C0EC3F7" w14:textId="0233DC1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5E1CE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(40.</w:t>
            </w:r>
            <w:r w:rsidR="005E1CEC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6D80C0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700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</w:tr>
      <w:tr w:rsidR="00EA5E26" w:rsidRPr="00C73E1C" w14:paraId="7774D1C7" w14:textId="77777777" w:rsidTr="006B325A">
        <w:tc>
          <w:tcPr>
            <w:tcW w:w="4626" w:type="dxa"/>
          </w:tcPr>
          <w:p w14:paraId="503566D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75" w:type="dxa"/>
          </w:tcPr>
          <w:p w14:paraId="4EF46DFB" w14:textId="4A09B598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15409 (94.16)</w:t>
            </w:r>
          </w:p>
        </w:tc>
        <w:tc>
          <w:tcPr>
            <w:tcW w:w="1536" w:type="dxa"/>
          </w:tcPr>
          <w:p w14:paraId="2BB7A16C" w14:textId="18D6932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315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F16B05">
              <w:rPr>
                <w:rFonts w:ascii="Times New Roman" w:hAnsi="Times New Roman" w:cs="Times New Roman"/>
                <w:sz w:val="24"/>
                <w:szCs w:val="24"/>
              </w:rPr>
              <w:t>5.96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2" w:type="dxa"/>
          </w:tcPr>
          <w:p w14:paraId="3EB8791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58587B7E" w14:textId="5FBE2C6A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14927 (94.10)</w:t>
            </w:r>
          </w:p>
        </w:tc>
        <w:tc>
          <w:tcPr>
            <w:tcW w:w="1285" w:type="dxa"/>
          </w:tcPr>
          <w:p w14:paraId="460B0EF3" w14:textId="567328A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r w:rsidR="00B7243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314949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5" w:type="dxa"/>
          </w:tcPr>
          <w:p w14:paraId="2B0B2C50" w14:textId="0D50D489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13749 (94.11)</w:t>
            </w:r>
          </w:p>
        </w:tc>
        <w:tc>
          <w:tcPr>
            <w:tcW w:w="1536" w:type="dxa"/>
          </w:tcPr>
          <w:p w14:paraId="639D7EE4" w14:textId="628B6E53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3949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0.38</w:t>
            </w:r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74" w:type="dxa"/>
          </w:tcPr>
          <w:p w14:paraId="2C19DE6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293207" w14:textId="29BDE4F3" w:rsidR="002F7089" w:rsidRDefault="002F7089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515A4" w14:textId="77777777" w:rsidR="002F7089" w:rsidRDefault="002F70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F1C2CD6" w14:textId="59DF6E63" w:rsidR="002F7089" w:rsidRPr="00C73E1C" w:rsidRDefault="002F7089" w:rsidP="002F7089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11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</w:t>
      </w:r>
      <w:r w:rsidR="001C36E9" w:rsidRPr="001C36E9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Association of socio-demographic factors with </w:t>
      </w: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three major NCDs among Southeast Asian adults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84"/>
        <w:gridCol w:w="1798"/>
        <w:gridCol w:w="1096"/>
        <w:gridCol w:w="1927"/>
        <w:gridCol w:w="1096"/>
        <w:gridCol w:w="2355"/>
        <w:gridCol w:w="1432"/>
      </w:tblGrid>
      <w:tr w:rsidR="00EA5E26" w:rsidRPr="004C7E25" w14:paraId="5577B551" w14:textId="201A535F" w:rsidTr="002806F0">
        <w:tc>
          <w:tcPr>
            <w:tcW w:w="1854" w:type="pct"/>
          </w:tcPr>
          <w:p w14:paraId="56F0FC1C" w14:textId="77777777" w:rsidR="0041470C" w:rsidRPr="00C73E1C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54" w:type="pct"/>
            <w:gridSpan w:val="2"/>
          </w:tcPr>
          <w:p w14:paraId="5F3F39F7" w14:textId="7C7A3102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Hypertension</w:t>
            </w:r>
            <w:r w:rsidR="004E0D6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(Model 1)</w:t>
            </w:r>
          </w:p>
        </w:tc>
        <w:tc>
          <w:tcPr>
            <w:tcW w:w="996" w:type="pct"/>
            <w:gridSpan w:val="2"/>
          </w:tcPr>
          <w:p w14:paraId="0D5911D0" w14:textId="01BDEA63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Hyperglycemia</w:t>
            </w:r>
            <w:r w:rsidR="004E0D69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 xml:space="preserve"> (</w:t>
            </w:r>
            <w:r w:rsidR="004E0D6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(Model 2)</w:t>
            </w:r>
          </w:p>
        </w:tc>
        <w:tc>
          <w:tcPr>
            <w:tcW w:w="1196" w:type="pct"/>
            <w:gridSpan w:val="2"/>
          </w:tcPr>
          <w:p w14:paraId="2CFD253A" w14:textId="300A2DAF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Hypercholesterolemia</w:t>
            </w:r>
            <w:r w:rsidR="004E0D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4E0D6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(Model 3)</w:t>
            </w:r>
          </w:p>
        </w:tc>
      </w:tr>
      <w:tr w:rsidR="004C7E25" w:rsidRPr="004C7E25" w14:paraId="0D316DC0" w14:textId="77777777" w:rsidTr="006179C3">
        <w:tc>
          <w:tcPr>
            <w:tcW w:w="1854" w:type="pct"/>
          </w:tcPr>
          <w:p w14:paraId="6C73CC33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1" w:type="pct"/>
          </w:tcPr>
          <w:p w14:paraId="441F799E" w14:textId="2D4A1A0A" w:rsidR="0041470C" w:rsidRPr="006B325A" w:rsidRDefault="001C36E9" w:rsidP="006B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AOR (95 % CI)</w:t>
            </w:r>
          </w:p>
        </w:tc>
        <w:tc>
          <w:tcPr>
            <w:tcW w:w="363" w:type="pct"/>
          </w:tcPr>
          <w:p w14:paraId="068968C3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633" w:type="pct"/>
          </w:tcPr>
          <w:p w14:paraId="2ACF920C" w14:textId="37A776A5" w:rsidR="0041470C" w:rsidRPr="004C7E25" w:rsidRDefault="001727C9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AOR (95 % CI)</w:t>
            </w:r>
          </w:p>
        </w:tc>
        <w:tc>
          <w:tcPr>
            <w:tcW w:w="363" w:type="pct"/>
          </w:tcPr>
          <w:p w14:paraId="78229166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772" w:type="pct"/>
          </w:tcPr>
          <w:p w14:paraId="312F051D" w14:textId="6048755F" w:rsidR="0041470C" w:rsidRPr="004C7E25" w:rsidRDefault="001727C9" w:rsidP="002B7A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AOR (95 % CI)</w:t>
            </w:r>
          </w:p>
        </w:tc>
        <w:tc>
          <w:tcPr>
            <w:tcW w:w="424" w:type="pct"/>
          </w:tcPr>
          <w:p w14:paraId="73E40219" w14:textId="77777777" w:rsidR="0041470C" w:rsidRPr="004C7E25" w:rsidRDefault="0041470C" w:rsidP="002B7AD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632711" w:rsidRPr="004C7E25" w14:paraId="791F6707" w14:textId="77777777" w:rsidTr="006179C3">
        <w:tc>
          <w:tcPr>
            <w:tcW w:w="1854" w:type="pct"/>
          </w:tcPr>
          <w:p w14:paraId="3C4C0B2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591" w:type="pct"/>
          </w:tcPr>
          <w:p w14:paraId="146ECCB2" w14:textId="5C6CAFF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9AF73AB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150ADB93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C964143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69D1A1B" w14:textId="3EACDA7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03FF6DAE" w14:textId="5339503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1AF8101F" w14:textId="77777777" w:rsidTr="006179C3">
        <w:tc>
          <w:tcPr>
            <w:tcW w:w="1854" w:type="pct"/>
          </w:tcPr>
          <w:p w14:paraId="44C067EF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591" w:type="pct"/>
          </w:tcPr>
          <w:p w14:paraId="17D24DE9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A03AF8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203EF93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3C0A8962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C3B3E19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77C9FCE7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680F6063" w14:textId="77777777" w:rsidTr="006179C3">
        <w:tc>
          <w:tcPr>
            <w:tcW w:w="1854" w:type="pct"/>
          </w:tcPr>
          <w:p w14:paraId="57E016F5" w14:textId="74AC2BB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591" w:type="pct"/>
          </w:tcPr>
          <w:p w14:paraId="4ADDAB8A" w14:textId="41B5BF0D" w:rsidR="00632711" w:rsidRPr="004C7E25" w:rsidRDefault="00CC0864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5.54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3271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63271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350AB49C" w14:textId="3236EEF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633" w:type="pct"/>
          </w:tcPr>
          <w:p w14:paraId="76BF9897" w14:textId="3E13D151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F4DC37B" w14:textId="4456972F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  <w:r w:rsidR="00BC035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2" w:type="pct"/>
          </w:tcPr>
          <w:p w14:paraId="55510B71" w14:textId="16CEEA2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2130CC03" w14:textId="75FA72C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</w:tr>
      <w:tr w:rsidR="00632711" w:rsidRPr="004C7E25" w14:paraId="53A43D27" w14:textId="77777777" w:rsidTr="006179C3">
        <w:tc>
          <w:tcPr>
            <w:tcW w:w="1854" w:type="pct"/>
          </w:tcPr>
          <w:p w14:paraId="30F192E1" w14:textId="03BBF986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591" w:type="pct"/>
          </w:tcPr>
          <w:p w14:paraId="3E9C7E35" w14:textId="5367504A" w:rsidR="00632711" w:rsidRPr="004C7E25" w:rsidRDefault="00DE1047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3.11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6.48</w:t>
            </w:r>
            <w:r w:rsidR="00632711"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4A28123" w14:textId="4E739F7E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633" w:type="pct"/>
          </w:tcPr>
          <w:p w14:paraId="3940D2F0" w14:textId="35D9F354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06E91603" w14:textId="49F3E99D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522D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0" w:author="Mohammad Nayeem Hasan" w:date="2024-07-02T00:35:00Z" w16du:dateUtc="2024-07-01T18:35:00Z">
              <w:r w:rsidR="001F527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1" w:author="Mohammad Nayeem Hasan" w:date="2024-07-02T00:35:00Z" w16du:dateUtc="2024-07-01T18:35:00Z">
              <w:r w:rsidR="00477E98" w:rsidDel="001F5275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</w:p>
        </w:tc>
        <w:tc>
          <w:tcPr>
            <w:tcW w:w="772" w:type="pct"/>
          </w:tcPr>
          <w:p w14:paraId="36FE15E1" w14:textId="755D32E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2.99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-4.8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C9A39B2" w14:textId="24892CE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632711" w:rsidRPr="004C7E25" w14:paraId="015DC81C" w14:textId="77777777" w:rsidTr="006179C3">
        <w:tc>
          <w:tcPr>
            <w:tcW w:w="1854" w:type="pct"/>
          </w:tcPr>
          <w:p w14:paraId="5ECAD2B0" w14:textId="461F14B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591" w:type="pct"/>
          </w:tcPr>
          <w:p w14:paraId="26019BC1" w14:textId="5C3651C3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7A121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A1215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7A1215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6C11195" w14:textId="6415AEB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633" w:type="pct"/>
          </w:tcPr>
          <w:p w14:paraId="57CC4C22" w14:textId="083BE0E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E5895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391875F" w14:textId="66661AF4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477E9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72" w:type="pct"/>
          </w:tcPr>
          <w:p w14:paraId="11032B3F" w14:textId="5139A92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BE53EE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19EBA4C" w14:textId="213E688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632711" w:rsidRPr="004C7E25" w14:paraId="305B48D3" w14:textId="77777777" w:rsidTr="006179C3">
        <w:tc>
          <w:tcPr>
            <w:tcW w:w="1854" w:type="pct"/>
          </w:tcPr>
          <w:p w14:paraId="05D28D21" w14:textId="6D452D5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591" w:type="pct"/>
          </w:tcPr>
          <w:p w14:paraId="797CCBE1" w14:textId="410E1208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43A67879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64688C9A" w14:textId="53D691A6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19E6D733" w14:textId="77777777" w:rsidR="00632711" w:rsidRPr="006B325A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47DA7E8B" w14:textId="699E77D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4356B1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3A7EDEA3" w14:textId="77777777" w:rsidTr="006179C3">
        <w:tc>
          <w:tcPr>
            <w:tcW w:w="1854" w:type="pct"/>
          </w:tcPr>
          <w:p w14:paraId="59D64C2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591" w:type="pct"/>
          </w:tcPr>
          <w:p w14:paraId="185F86AF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3BEB43A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B12DE58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DE8AEFC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4BCDC9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7C67F069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5A172627" w14:textId="77777777" w:rsidTr="006179C3">
        <w:tc>
          <w:tcPr>
            <w:tcW w:w="1854" w:type="pct"/>
          </w:tcPr>
          <w:p w14:paraId="302FDBAC" w14:textId="58BADBF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Female </w:t>
            </w:r>
          </w:p>
        </w:tc>
        <w:tc>
          <w:tcPr>
            <w:tcW w:w="591" w:type="pct"/>
          </w:tcPr>
          <w:p w14:paraId="411B0C3C" w14:textId="0EF07AB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5B11DD5" w14:textId="6DC1B2F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CA810AC" w14:textId="0D96167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1.13 (0.4</w:t>
            </w:r>
            <w:r w:rsidR="009C61F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-2.8</w:t>
            </w:r>
            <w:r w:rsidR="009C61F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6946AC8" w14:textId="51E78D0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C61FD">
              <w:rPr>
                <w:rFonts w:ascii="Times New Roman" w:hAnsi="Times New Roman" w:cs="Times New Roman"/>
                <w:sz w:val="24"/>
                <w:szCs w:val="24"/>
              </w:rPr>
              <w:t>801</w:t>
            </w:r>
          </w:p>
        </w:tc>
        <w:tc>
          <w:tcPr>
            <w:tcW w:w="772" w:type="pct"/>
          </w:tcPr>
          <w:p w14:paraId="33E06922" w14:textId="2EE0618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(1.1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-1.6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32E1637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632711" w:rsidRPr="004C7E25" w14:paraId="36C42FF1" w14:textId="77777777" w:rsidTr="006179C3">
        <w:tc>
          <w:tcPr>
            <w:tcW w:w="1854" w:type="pct"/>
          </w:tcPr>
          <w:p w14:paraId="451F8EC5" w14:textId="0282C37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591" w:type="pct"/>
          </w:tcPr>
          <w:p w14:paraId="44BF04E8" w14:textId="569FD29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F2C0395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7946B6D" w14:textId="344E29F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53EA06DE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90ACBDA" w14:textId="754952F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E3B5F4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1EDF64D0" w14:textId="77777777" w:rsidTr="006179C3">
        <w:tc>
          <w:tcPr>
            <w:tcW w:w="1854" w:type="pct"/>
          </w:tcPr>
          <w:p w14:paraId="1F700D0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591" w:type="pct"/>
          </w:tcPr>
          <w:p w14:paraId="04B50391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F5686A7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9AA2950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FFF916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49BD183D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7657BC4A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1441F370" w14:textId="77777777" w:rsidTr="006179C3">
        <w:tc>
          <w:tcPr>
            <w:tcW w:w="1854" w:type="pct"/>
          </w:tcPr>
          <w:p w14:paraId="7B2B31D6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 formal schooling to basic literacy</w:t>
            </w:r>
          </w:p>
        </w:tc>
        <w:tc>
          <w:tcPr>
            <w:tcW w:w="591" w:type="pct"/>
          </w:tcPr>
          <w:p w14:paraId="517D63A0" w14:textId="56EF3D6B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-3.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263C74B" w14:textId="3314213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157</w:t>
            </w:r>
          </w:p>
        </w:tc>
        <w:tc>
          <w:tcPr>
            <w:tcW w:w="633" w:type="pct"/>
          </w:tcPr>
          <w:p w14:paraId="58D5FF2A" w14:textId="60479059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479B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(0.0</w:t>
            </w:r>
            <w:r w:rsidR="004479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</w:t>
            </w:r>
            <w:r w:rsidR="004479BD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4AAD07E" w14:textId="34798B3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B6F14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772" w:type="pct"/>
          </w:tcPr>
          <w:p w14:paraId="3C1B7142" w14:textId="61C52A44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(0.5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03D4C2CD" w14:textId="63F351DC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8F7DFD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632711" w:rsidRPr="004C7E25" w14:paraId="2E87D5BC" w14:textId="77777777" w:rsidTr="006179C3">
        <w:tc>
          <w:tcPr>
            <w:tcW w:w="1854" w:type="pct"/>
          </w:tcPr>
          <w:p w14:paraId="4124D5AC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Less than primary to Primary school completed</w:t>
            </w:r>
          </w:p>
        </w:tc>
        <w:tc>
          <w:tcPr>
            <w:tcW w:w="591" w:type="pct"/>
          </w:tcPr>
          <w:p w14:paraId="740DF5D7" w14:textId="627590B6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-2.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69D3D81" w14:textId="533D746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329</w:t>
            </w:r>
          </w:p>
        </w:tc>
        <w:tc>
          <w:tcPr>
            <w:tcW w:w="633" w:type="pct"/>
          </w:tcPr>
          <w:p w14:paraId="56F0E8A6" w14:textId="7B5D4F58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6.55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731A0763" w14:textId="45B9EB7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0E2D98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72" w:type="pct"/>
          </w:tcPr>
          <w:p w14:paraId="62B18145" w14:textId="0430A5C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-1.5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4EB91C84" w14:textId="59537C0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135</w:t>
            </w:r>
          </w:p>
        </w:tc>
      </w:tr>
      <w:tr w:rsidR="00632711" w:rsidRPr="004C7E25" w14:paraId="3D691E52" w14:textId="77777777" w:rsidTr="006179C3">
        <w:tc>
          <w:tcPr>
            <w:tcW w:w="1854" w:type="pct"/>
          </w:tcPr>
          <w:p w14:paraId="2C1F68B6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Secondary school completed to High school completed </w:t>
            </w:r>
          </w:p>
        </w:tc>
        <w:tc>
          <w:tcPr>
            <w:tcW w:w="591" w:type="pct"/>
          </w:tcPr>
          <w:p w14:paraId="57850E0F" w14:textId="168C2F1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(0.6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-3.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6792B8B" w14:textId="1AF677D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A5458C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633" w:type="pct"/>
          </w:tcPr>
          <w:p w14:paraId="3359A171" w14:textId="250FB583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CC11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(0.07-</w:t>
            </w:r>
            <w:r w:rsidR="00CC113B">
              <w:rPr>
                <w:rFonts w:ascii="Times New Roman" w:hAnsi="Times New Roman" w:cs="Times New Roman"/>
                <w:sz w:val="24"/>
                <w:szCs w:val="24"/>
              </w:rPr>
              <w:t>9.56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0934DE9" w14:textId="66B32101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="00781E47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772" w:type="pct"/>
          </w:tcPr>
          <w:p w14:paraId="449A0331" w14:textId="1E72AF8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63793EBF" w14:textId="30C508E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927EAF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632711" w:rsidRPr="004C7E25" w14:paraId="2E5457A8" w14:textId="77777777" w:rsidTr="006179C3">
        <w:tc>
          <w:tcPr>
            <w:tcW w:w="1854" w:type="pct"/>
          </w:tcPr>
          <w:p w14:paraId="04BD1013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College or higher </w:t>
            </w:r>
          </w:p>
        </w:tc>
        <w:tc>
          <w:tcPr>
            <w:tcW w:w="591" w:type="pct"/>
          </w:tcPr>
          <w:p w14:paraId="7E238BE1" w14:textId="7769396F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4BA252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23E54C0" w14:textId="157CDB9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C462A09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D7D8C07" w14:textId="7D43EF2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5471D710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569AF377" w14:textId="77777777" w:rsidTr="006179C3">
        <w:tc>
          <w:tcPr>
            <w:tcW w:w="1854" w:type="pct"/>
          </w:tcPr>
          <w:p w14:paraId="74B38F83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591" w:type="pct"/>
          </w:tcPr>
          <w:p w14:paraId="2C5DF0D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AECBB26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3088DC94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D82F88E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554B8D5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E7AC316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32711" w:rsidRPr="004C7E25" w14:paraId="75C902C0" w14:textId="77777777" w:rsidTr="006179C3">
        <w:tc>
          <w:tcPr>
            <w:tcW w:w="1854" w:type="pct"/>
          </w:tcPr>
          <w:p w14:paraId="117AF938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591" w:type="pct"/>
          </w:tcPr>
          <w:p w14:paraId="60066A6A" w14:textId="137CC99A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1.01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712D4277" w14:textId="354EC30E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E3641">
              <w:rPr>
                <w:rFonts w:ascii="Times New Roman" w:hAnsi="Times New Roman" w:cs="Times New Roman"/>
                <w:sz w:val="24"/>
                <w:szCs w:val="24"/>
              </w:rPr>
              <w:t>039</w:t>
            </w:r>
          </w:p>
        </w:tc>
        <w:tc>
          <w:tcPr>
            <w:tcW w:w="633" w:type="pct"/>
          </w:tcPr>
          <w:p w14:paraId="0BE9F5D1" w14:textId="25D1155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1.20 (0.3</w:t>
            </w:r>
            <w:r w:rsidR="00991D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</w:t>
            </w:r>
            <w:r w:rsidR="00991DFF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9881670" w14:textId="612C705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91DFF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  <w:tc>
          <w:tcPr>
            <w:tcW w:w="772" w:type="pct"/>
          </w:tcPr>
          <w:p w14:paraId="57112359" w14:textId="54FDB370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785DF01" w14:textId="29DBBBE5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25887DF7" w14:textId="77777777" w:rsidTr="006179C3">
        <w:tc>
          <w:tcPr>
            <w:tcW w:w="1854" w:type="pct"/>
          </w:tcPr>
          <w:p w14:paraId="3B7B7457" w14:textId="77777777" w:rsidR="00632711" w:rsidRPr="004C7E25" w:rsidRDefault="00632711" w:rsidP="006327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591" w:type="pct"/>
          </w:tcPr>
          <w:p w14:paraId="2DAD0A67" w14:textId="0E25435D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6274CBEF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6961766" w14:textId="37033D1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70C6F22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240FA37" w14:textId="17365B92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21CBE121" w14:textId="77777777" w:rsidR="00632711" w:rsidRPr="004C7E25" w:rsidRDefault="00632711" w:rsidP="00632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2711" w:rsidRPr="004C7E25" w14:paraId="537B7839" w14:textId="77777777" w:rsidTr="006179C3">
        <w:tc>
          <w:tcPr>
            <w:tcW w:w="1854" w:type="pct"/>
          </w:tcPr>
          <w:p w14:paraId="00553172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591" w:type="pct"/>
          </w:tcPr>
          <w:p w14:paraId="15401A58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573F61A8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987398F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63B807E0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4456614B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0DF598E" w14:textId="77777777" w:rsidR="00632711" w:rsidRPr="004C7E25" w:rsidRDefault="00632711" w:rsidP="0063271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B65997" w:rsidRPr="004C7E25" w14:paraId="785A97DF" w14:textId="77777777" w:rsidTr="006179C3">
        <w:tc>
          <w:tcPr>
            <w:tcW w:w="1854" w:type="pct"/>
          </w:tcPr>
          <w:p w14:paraId="42C0022A" w14:textId="77777777" w:rsidR="00B65997" w:rsidRPr="004C7E25" w:rsidRDefault="00B65997" w:rsidP="00B65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Employee/Business/Agriculture/</w:t>
            </w:r>
            <w:proofErr w:type="spellStart"/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Labour</w:t>
            </w:r>
            <w:proofErr w:type="spellEnd"/>
          </w:p>
        </w:tc>
        <w:tc>
          <w:tcPr>
            <w:tcW w:w="591" w:type="pct"/>
          </w:tcPr>
          <w:p w14:paraId="731A3898" w14:textId="1196EB7D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4FFA098B" w14:textId="65D4E260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921</w:t>
            </w:r>
          </w:p>
        </w:tc>
        <w:tc>
          <w:tcPr>
            <w:tcW w:w="633" w:type="pct"/>
          </w:tcPr>
          <w:p w14:paraId="0FB00C79" w14:textId="432AF1E5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FDB2764" w14:textId="5410EBF3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062E2AD" w14:textId="14F29960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7C9EEF98" w14:textId="20DF1A99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697</w:t>
            </w:r>
          </w:p>
        </w:tc>
      </w:tr>
      <w:tr w:rsidR="00B65997" w:rsidRPr="004C7E25" w14:paraId="3F62AB8C" w14:textId="77777777" w:rsidTr="006179C3">
        <w:tc>
          <w:tcPr>
            <w:tcW w:w="1854" w:type="pct"/>
          </w:tcPr>
          <w:p w14:paraId="46813761" w14:textId="257DFB6E" w:rsidR="00B65997" w:rsidRPr="004C7E25" w:rsidRDefault="00B65997" w:rsidP="00B65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Homemaker/Other voluntary work</w:t>
            </w:r>
          </w:p>
        </w:tc>
        <w:tc>
          <w:tcPr>
            <w:tcW w:w="591" w:type="pct"/>
          </w:tcPr>
          <w:p w14:paraId="4DC14294" w14:textId="4181EC2A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(0.90-1.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0A23F46C" w14:textId="304DD88E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414</w:t>
            </w:r>
          </w:p>
        </w:tc>
        <w:tc>
          <w:tcPr>
            <w:tcW w:w="633" w:type="pct"/>
          </w:tcPr>
          <w:p w14:paraId="4A8571D1" w14:textId="7C323A64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C6C37F0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DEB460A" w14:textId="4C8FA7C1" w:rsidR="00B65997" w:rsidRPr="004C7E25" w:rsidRDefault="001E7BC0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  <w:r w:rsidR="00B65997"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="00B65997"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 w:rsidR="00B65997"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25EAE512" w14:textId="4408D32C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E7BC0"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</w:p>
        </w:tc>
      </w:tr>
      <w:tr w:rsidR="00B65997" w:rsidRPr="004C7E25" w14:paraId="3CB3A5C0" w14:textId="77777777" w:rsidTr="006179C3">
        <w:tc>
          <w:tcPr>
            <w:tcW w:w="1854" w:type="pct"/>
          </w:tcPr>
          <w:p w14:paraId="475BE2B1" w14:textId="77777777" w:rsidR="00B65997" w:rsidRPr="004C7E25" w:rsidRDefault="00B65997" w:rsidP="00B65997">
            <w:pPr>
              <w:tabs>
                <w:tab w:val="left" w:pos="195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91" w:type="pct"/>
          </w:tcPr>
          <w:p w14:paraId="490F263C" w14:textId="4F006E9F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653AB811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870B1F5" w14:textId="0C2E129E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667E1A9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30594BF8" w14:textId="2B047679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6CC42B07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5997" w:rsidRPr="004C7E25" w14:paraId="0739D296" w14:textId="77777777" w:rsidTr="006179C3">
        <w:tc>
          <w:tcPr>
            <w:tcW w:w="1854" w:type="pct"/>
          </w:tcPr>
          <w:p w14:paraId="52EA9A7B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591" w:type="pct"/>
          </w:tcPr>
          <w:p w14:paraId="4CB72800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29866151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50F3472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35BEB61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1AF498B5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34930529" w14:textId="77777777" w:rsidR="00B65997" w:rsidRPr="004C7E25" w:rsidRDefault="00B65997" w:rsidP="00B659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2FEFF4A1" w14:textId="77777777" w:rsidTr="006179C3">
        <w:tc>
          <w:tcPr>
            <w:tcW w:w="1854" w:type="pct"/>
          </w:tcPr>
          <w:p w14:paraId="6CB56C92" w14:textId="43058FA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591" w:type="pct"/>
          </w:tcPr>
          <w:p w14:paraId="071315A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233526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05ED4157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9F06D1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1796DF73" w14:textId="4FFF1066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0.93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1206F4F4" w14:textId="5124D518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273</w:t>
            </w:r>
          </w:p>
        </w:tc>
      </w:tr>
      <w:tr w:rsidR="00F14567" w:rsidRPr="004C7E25" w14:paraId="2713616C" w14:textId="77777777" w:rsidTr="006179C3">
        <w:tc>
          <w:tcPr>
            <w:tcW w:w="1854" w:type="pct"/>
          </w:tcPr>
          <w:p w14:paraId="2388A2FA" w14:textId="4764E318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591" w:type="pct"/>
          </w:tcPr>
          <w:p w14:paraId="4BE1062B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12B6860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7F415FC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A05862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10F86D0C" w14:textId="4A41451D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57C27E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D0760EE" w14:textId="77777777" w:rsidTr="006179C3">
        <w:tc>
          <w:tcPr>
            <w:tcW w:w="1854" w:type="pct"/>
          </w:tcPr>
          <w:p w14:paraId="2D8D2EEC" w14:textId="0468D901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591" w:type="pct"/>
          </w:tcPr>
          <w:p w14:paraId="1C4DE08A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2ABC89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33AA351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3B98344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5919E66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51A7CA4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6D349627" w14:textId="77777777" w:rsidTr="006179C3">
        <w:tc>
          <w:tcPr>
            <w:tcW w:w="1854" w:type="pct"/>
          </w:tcPr>
          <w:p w14:paraId="4E5A315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591" w:type="pct"/>
          </w:tcPr>
          <w:p w14:paraId="7C67642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57B646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CB9C70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1E1647AB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3597EABE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20155397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6275DD37" w14:textId="77777777" w:rsidTr="006179C3">
        <w:tc>
          <w:tcPr>
            <w:tcW w:w="1854" w:type="pct"/>
          </w:tcPr>
          <w:p w14:paraId="15714F41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591" w:type="pct"/>
          </w:tcPr>
          <w:p w14:paraId="385534DA" w14:textId="06B6918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37D96032" w14:textId="1CC0E7F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6855DAD7" w14:textId="5B2D71F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(0.18-1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40B958DA" w14:textId="797A3B0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772" w:type="pct"/>
          </w:tcPr>
          <w:p w14:paraId="08BFF761" w14:textId="0D71270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78207E6" w14:textId="6368659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E3E5E58" w14:textId="77777777" w:rsidTr="006179C3">
        <w:tc>
          <w:tcPr>
            <w:tcW w:w="1854" w:type="pct"/>
          </w:tcPr>
          <w:p w14:paraId="5EB47EF0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591" w:type="pct"/>
          </w:tcPr>
          <w:p w14:paraId="5E2FE3CD" w14:textId="4158BFF2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E43213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2C4DFE2" w14:textId="7445183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1.02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65CDBAB7" w14:textId="19BE07C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391</w:t>
            </w:r>
          </w:p>
        </w:tc>
        <w:tc>
          <w:tcPr>
            <w:tcW w:w="772" w:type="pct"/>
          </w:tcPr>
          <w:p w14:paraId="0B5C036E" w14:textId="4D2A40D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63FC39B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18629187" w14:textId="77777777" w:rsidTr="006179C3">
        <w:tc>
          <w:tcPr>
            <w:tcW w:w="1854" w:type="pct"/>
          </w:tcPr>
          <w:p w14:paraId="19B63967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591" w:type="pct"/>
          </w:tcPr>
          <w:p w14:paraId="60D1DB68" w14:textId="43B9EFD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DDAFCA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53C198F" w14:textId="5CA02AD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0DAD477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8C5A6A2" w14:textId="1B28DCE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19691C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64A26BDF" w14:textId="77777777" w:rsidTr="006179C3">
        <w:tc>
          <w:tcPr>
            <w:tcW w:w="1854" w:type="pct"/>
          </w:tcPr>
          <w:p w14:paraId="1875978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591" w:type="pct"/>
          </w:tcPr>
          <w:p w14:paraId="2AA3ED1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6DCB927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5CACC13E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6A7E3FC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32D3D831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0419962A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3B967980" w14:textId="77777777" w:rsidTr="006179C3">
        <w:tc>
          <w:tcPr>
            <w:tcW w:w="1854" w:type="pct"/>
          </w:tcPr>
          <w:p w14:paraId="46114711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591" w:type="pct"/>
          </w:tcPr>
          <w:p w14:paraId="77AE0DA6" w14:textId="13B3473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6B4E7E28" w14:textId="5FBF8C3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974</w:t>
            </w:r>
          </w:p>
        </w:tc>
        <w:tc>
          <w:tcPr>
            <w:tcW w:w="633" w:type="pct"/>
          </w:tcPr>
          <w:p w14:paraId="757ED3AA" w14:textId="598D7E22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3.90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D8B24C9" w14:textId="23ED7D7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971</w:t>
            </w:r>
          </w:p>
        </w:tc>
        <w:tc>
          <w:tcPr>
            <w:tcW w:w="772" w:type="pct"/>
          </w:tcPr>
          <w:p w14:paraId="1CFDE431" w14:textId="69B3C93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327DEAD" w14:textId="47095C4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19DEAA0B" w14:textId="77777777" w:rsidTr="006179C3">
        <w:tc>
          <w:tcPr>
            <w:tcW w:w="1854" w:type="pct"/>
          </w:tcPr>
          <w:p w14:paraId="16BFF77F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591" w:type="pct"/>
          </w:tcPr>
          <w:p w14:paraId="0E106DB7" w14:textId="049C8F4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274DB67C" w14:textId="0532739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633" w:type="pct"/>
          </w:tcPr>
          <w:p w14:paraId="241EFFD9" w14:textId="7472DE1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3.72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449E9B1" w14:textId="102FF90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955</w:t>
            </w:r>
          </w:p>
        </w:tc>
        <w:tc>
          <w:tcPr>
            <w:tcW w:w="772" w:type="pct"/>
          </w:tcPr>
          <w:p w14:paraId="6A7B7BE8" w14:textId="523E38E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1E4D631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063E9AE7" w14:textId="77777777" w:rsidTr="006179C3">
        <w:tc>
          <w:tcPr>
            <w:tcW w:w="1854" w:type="pct"/>
          </w:tcPr>
          <w:p w14:paraId="0E2E2F2E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591" w:type="pct"/>
          </w:tcPr>
          <w:p w14:paraId="28EE3D20" w14:textId="6D107A6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56ABB24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084FC6C" w14:textId="1DBB55A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28D46FB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BB93859" w14:textId="3D9FE0C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0BB3A7F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3589E1A2" w14:textId="77777777" w:rsidTr="006179C3">
        <w:tc>
          <w:tcPr>
            <w:tcW w:w="1854" w:type="pct"/>
          </w:tcPr>
          <w:p w14:paraId="526E64F6" w14:textId="7ED58D69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Meals eaten outside in a week</w:t>
            </w:r>
          </w:p>
        </w:tc>
        <w:tc>
          <w:tcPr>
            <w:tcW w:w="591" w:type="pct"/>
          </w:tcPr>
          <w:p w14:paraId="70240C6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31FCBFD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485918E3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D1C9EA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6DFE11A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6F80FF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64AD78D7" w14:textId="77777777" w:rsidTr="006179C3">
        <w:tc>
          <w:tcPr>
            <w:tcW w:w="1854" w:type="pct"/>
          </w:tcPr>
          <w:p w14:paraId="05A1C857" w14:textId="619EF6EB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91" w:type="pct"/>
          </w:tcPr>
          <w:p w14:paraId="2A8F65D5" w14:textId="237989A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A426702" w14:textId="118BAC4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051</w:t>
            </w:r>
          </w:p>
        </w:tc>
        <w:tc>
          <w:tcPr>
            <w:tcW w:w="633" w:type="pct"/>
          </w:tcPr>
          <w:p w14:paraId="40768E4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F3CBF0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7879B18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6F9C928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3D9E8F64" w14:textId="77777777" w:rsidTr="006179C3">
        <w:tc>
          <w:tcPr>
            <w:tcW w:w="1854" w:type="pct"/>
          </w:tcPr>
          <w:p w14:paraId="6E01B46F" w14:textId="2A73864A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273E87B" w14:textId="4C0EA56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43AA8EB9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0132397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ED306B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00B5395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436610C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6772CD1" w14:textId="77777777" w:rsidTr="006179C3">
        <w:tc>
          <w:tcPr>
            <w:tcW w:w="1854" w:type="pct"/>
          </w:tcPr>
          <w:p w14:paraId="2738762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591" w:type="pct"/>
          </w:tcPr>
          <w:p w14:paraId="56CE965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E6A329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571B3B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608641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013A8B0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3DF40BD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490071D" w14:textId="77777777" w:rsidTr="006179C3">
        <w:tc>
          <w:tcPr>
            <w:tcW w:w="1854" w:type="pct"/>
          </w:tcPr>
          <w:p w14:paraId="34FF40F1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591" w:type="pct"/>
          </w:tcPr>
          <w:p w14:paraId="0E2D750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0EF669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2037860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0D1D69D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6B7D75EC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721BE5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202B34F" w14:textId="77777777" w:rsidTr="006179C3">
        <w:tc>
          <w:tcPr>
            <w:tcW w:w="1854" w:type="pct"/>
          </w:tcPr>
          <w:p w14:paraId="546DD8DF" w14:textId="449FC652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 </w:t>
            </w:r>
          </w:p>
        </w:tc>
        <w:tc>
          <w:tcPr>
            <w:tcW w:w="591" w:type="pct"/>
          </w:tcPr>
          <w:p w14:paraId="6665AADD" w14:textId="03E3BB9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6558BCAB" w14:textId="52A0CC1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058</w:t>
            </w:r>
          </w:p>
        </w:tc>
        <w:tc>
          <w:tcPr>
            <w:tcW w:w="633" w:type="pct"/>
          </w:tcPr>
          <w:p w14:paraId="0D226049" w14:textId="21C85CE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1.24 (0.46-3.34)</w:t>
            </w:r>
          </w:p>
        </w:tc>
        <w:tc>
          <w:tcPr>
            <w:tcW w:w="363" w:type="pct"/>
          </w:tcPr>
          <w:p w14:paraId="7AD4851E" w14:textId="7DC1D98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2" w:type="pct"/>
          </w:tcPr>
          <w:p w14:paraId="1884A787" w14:textId="25FFB67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(1.26-2.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341B9A7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F14567" w:rsidRPr="004C7E25" w14:paraId="48D7E627" w14:textId="77777777" w:rsidTr="006179C3">
        <w:tc>
          <w:tcPr>
            <w:tcW w:w="1854" w:type="pct"/>
          </w:tcPr>
          <w:p w14:paraId="5CA5A7E0" w14:textId="3EF736A0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06EC1715" w14:textId="4BADB3A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2A3E26E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03DF9852" w14:textId="76ACB20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3E33471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26420678" w14:textId="003262E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4DFEF3B3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8EC0E48" w14:textId="77777777" w:rsidTr="006179C3">
        <w:tc>
          <w:tcPr>
            <w:tcW w:w="1854" w:type="pct"/>
          </w:tcPr>
          <w:p w14:paraId="1DA554FD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591" w:type="pct"/>
          </w:tcPr>
          <w:p w14:paraId="055719D5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986C46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5D8EDCBC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4CB6F38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8935D47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386E422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F139D44" w14:textId="77777777" w:rsidTr="006179C3">
        <w:tc>
          <w:tcPr>
            <w:tcW w:w="1854" w:type="pct"/>
          </w:tcPr>
          <w:p w14:paraId="12ECCAA2" w14:textId="62107DE1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8578CAF" w14:textId="5449DE8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31BD0C7D" w14:textId="4C5E1AA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4BC46AE" w14:textId="055E5DC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35F04758" w14:textId="6ACAEE75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72" w:type="pct"/>
          </w:tcPr>
          <w:p w14:paraId="0820D9D7" w14:textId="3656A15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6F51C586" w14:textId="25D01BD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A03989A" w14:textId="77777777" w:rsidTr="006179C3">
        <w:tc>
          <w:tcPr>
            <w:tcW w:w="1854" w:type="pct"/>
          </w:tcPr>
          <w:p w14:paraId="1E850FA6" w14:textId="18864959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712601B2" w14:textId="5BC4E93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A1BEAD8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5E6D351" w14:textId="5AF833EC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234592E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64B4C3A1" w14:textId="585B1415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05C1E1E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66081EE" w14:textId="77777777" w:rsidTr="006179C3">
        <w:tc>
          <w:tcPr>
            <w:tcW w:w="1854" w:type="pct"/>
          </w:tcPr>
          <w:p w14:paraId="770255A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591" w:type="pct"/>
          </w:tcPr>
          <w:p w14:paraId="3C28ACA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7F73E5BE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1D858C52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2764E8A0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748922D9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4C0AD37F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5D8231A9" w14:textId="77777777" w:rsidTr="006179C3">
        <w:tc>
          <w:tcPr>
            <w:tcW w:w="1854" w:type="pct"/>
          </w:tcPr>
          <w:p w14:paraId="4F657CA6" w14:textId="47DA3300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91BC56C" w14:textId="28ED75C2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1971A41E" w14:textId="38CB4D3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33" w:type="pct"/>
          </w:tcPr>
          <w:p w14:paraId="3ACEFA24" w14:textId="63F8254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1.67 (0.7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-3.8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315F1125" w14:textId="41BA8F6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72" w:type="pct"/>
          </w:tcPr>
          <w:p w14:paraId="4A1E920F" w14:textId="0A83DB6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11D618CD" w14:textId="391E5E4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3D0EBF88" w14:textId="77777777" w:rsidTr="006179C3">
        <w:tc>
          <w:tcPr>
            <w:tcW w:w="1854" w:type="pct"/>
          </w:tcPr>
          <w:p w14:paraId="66B7FB48" w14:textId="67D2D515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36A41C74" w14:textId="06D76A4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50E4619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7D2573E" w14:textId="5892F10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3B69BA4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5AD25554" w14:textId="59FC845C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22052A1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A4AC0FC" w14:textId="77777777" w:rsidTr="006179C3">
        <w:tc>
          <w:tcPr>
            <w:tcW w:w="1854" w:type="pct"/>
          </w:tcPr>
          <w:p w14:paraId="79D6A47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591" w:type="pct"/>
          </w:tcPr>
          <w:p w14:paraId="7F00A456" w14:textId="37028A05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56AD6B88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33" w:type="pct"/>
          </w:tcPr>
          <w:p w14:paraId="4F88BAC4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63" w:type="pct"/>
          </w:tcPr>
          <w:p w14:paraId="4B71D096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72" w:type="pct"/>
          </w:tcPr>
          <w:p w14:paraId="29A3B36C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24" w:type="pct"/>
          </w:tcPr>
          <w:p w14:paraId="0826F9D3" w14:textId="77777777" w:rsidR="00F14567" w:rsidRPr="004C7E25" w:rsidRDefault="00F14567" w:rsidP="00F145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14567" w:rsidRPr="004C7E25" w14:paraId="28431B8B" w14:textId="77777777" w:rsidTr="006179C3">
        <w:tc>
          <w:tcPr>
            <w:tcW w:w="1854" w:type="pct"/>
          </w:tcPr>
          <w:p w14:paraId="00DA5945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91" w:type="pct"/>
          </w:tcPr>
          <w:p w14:paraId="22F6369F" w14:textId="342E0259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A9A36D8" w14:textId="7B92E35B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7A800712" w14:textId="290DC90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1.79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.71)</w:t>
            </w:r>
          </w:p>
        </w:tc>
        <w:tc>
          <w:tcPr>
            <w:tcW w:w="363" w:type="pct"/>
          </w:tcPr>
          <w:p w14:paraId="1C9C3D72" w14:textId="10E6430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72" w:type="pct"/>
          </w:tcPr>
          <w:p w14:paraId="33C1855D" w14:textId="5F0FAAE5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(0.79-1.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22260965" w14:textId="771BF1D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EF5E30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F14567" w:rsidRPr="004C7E25" w14:paraId="70BBF805" w14:textId="77777777" w:rsidTr="006179C3">
        <w:tc>
          <w:tcPr>
            <w:tcW w:w="1854" w:type="pct"/>
          </w:tcPr>
          <w:p w14:paraId="318471A6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05A4EC75" w14:textId="696F05F1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230FFEA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69326037" w14:textId="3AED5826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4CA20D8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00681F0E" w14:textId="246BF28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357BFD9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7CF158D5" w14:textId="77777777" w:rsidTr="006179C3">
        <w:tc>
          <w:tcPr>
            <w:tcW w:w="1854" w:type="pct"/>
          </w:tcPr>
          <w:p w14:paraId="151C82B4" w14:textId="32E5A11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591" w:type="pct"/>
          </w:tcPr>
          <w:p w14:paraId="01CEF98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7C47641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59D8B5F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69C94780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69C8EEF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C85328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095D99F2" w14:textId="77777777" w:rsidTr="006179C3">
        <w:tc>
          <w:tcPr>
            <w:tcW w:w="1854" w:type="pct"/>
          </w:tcPr>
          <w:p w14:paraId="51E9EF1F" w14:textId="2E61AFB8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591" w:type="pct"/>
          </w:tcPr>
          <w:p w14:paraId="168748F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5F06D0E5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2388BEA1" w14:textId="60364E4D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5005ED5F" w14:textId="7104791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325A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977</w:t>
            </w:r>
          </w:p>
        </w:tc>
        <w:tc>
          <w:tcPr>
            <w:tcW w:w="772" w:type="pct"/>
          </w:tcPr>
          <w:p w14:paraId="0E7028E9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7FDE2C7C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58D8EB25" w14:textId="77777777" w:rsidTr="006179C3">
        <w:tc>
          <w:tcPr>
            <w:tcW w:w="1854" w:type="pct"/>
          </w:tcPr>
          <w:p w14:paraId="66E786FE" w14:textId="749F00CE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B32B34F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4315D343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37568AF4" w14:textId="0827B45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0E1D95C6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20078C52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C9EF2E4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491A5889" w14:textId="77777777" w:rsidTr="006179C3">
        <w:tc>
          <w:tcPr>
            <w:tcW w:w="1854" w:type="pct"/>
          </w:tcPr>
          <w:p w14:paraId="33C7683F" w14:textId="77777777" w:rsidR="00F14567" w:rsidRPr="004C7E25" w:rsidRDefault="00F14567" w:rsidP="00F14567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591" w:type="pct"/>
          </w:tcPr>
          <w:p w14:paraId="3785278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0A4A474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7423827E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" w:type="pct"/>
          </w:tcPr>
          <w:p w14:paraId="11520F1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382DD0D7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" w:type="pct"/>
          </w:tcPr>
          <w:p w14:paraId="50B19E7F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67" w:rsidRPr="004C7E25" w14:paraId="03E7A8C0" w14:textId="77777777" w:rsidTr="006179C3">
        <w:tc>
          <w:tcPr>
            <w:tcW w:w="1854" w:type="pct"/>
          </w:tcPr>
          <w:p w14:paraId="12C356EA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591" w:type="pct"/>
          </w:tcPr>
          <w:p w14:paraId="2FDB304C" w14:textId="0B98E97A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(2.0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-4.4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06D8946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633" w:type="pct"/>
          </w:tcPr>
          <w:p w14:paraId="75F17BAF" w14:textId="5E17D7F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(1.1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3" w:type="pct"/>
          </w:tcPr>
          <w:p w14:paraId="4C22D31F" w14:textId="53C489D3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72" w:type="pct"/>
          </w:tcPr>
          <w:p w14:paraId="75197175" w14:textId="08F71AC4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B6585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 xml:space="preserve"> (0.9</w:t>
            </w:r>
            <w:r w:rsidR="00B6585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-1.4</w:t>
            </w:r>
            <w:r w:rsidR="00B6585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4" w:type="pct"/>
          </w:tcPr>
          <w:p w14:paraId="6C2288D1" w14:textId="4293779D" w:rsidR="00F14567" w:rsidRPr="004C7E25" w:rsidRDefault="009158CA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2" w:author="Mohammad Nayeem Hasan" w:date="2024-07-03T01:07:00Z" w16du:dateUtc="2024-07-02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0.102</w:t>
              </w:r>
            </w:ins>
            <w:del w:id="3" w:author="Mohammad Nayeem Hasan" w:date="2024-07-03T01:07:00Z" w16du:dateUtc="2024-07-02T19:07:00Z">
              <w:r w:rsidR="00B65858" w:rsidDel="009158CA">
                <w:rPr>
                  <w:rFonts w:ascii="Times New Roman" w:hAnsi="Times New Roman" w:cs="Times New Roman"/>
                  <w:sz w:val="24"/>
                  <w:szCs w:val="24"/>
                </w:rPr>
                <w:delText>&lt;</w:delText>
              </w:r>
              <w:r w:rsidR="00F14567" w:rsidRPr="004C7E25" w:rsidDel="009158CA">
                <w:rPr>
                  <w:rFonts w:ascii="Times New Roman" w:hAnsi="Times New Roman" w:cs="Times New Roman"/>
                  <w:sz w:val="24"/>
                  <w:szCs w:val="24"/>
                </w:rPr>
                <w:delText>0.</w:delText>
              </w:r>
              <w:r w:rsidR="00B65858" w:rsidDel="009158CA">
                <w:rPr>
                  <w:rFonts w:ascii="Times New Roman" w:hAnsi="Times New Roman" w:cs="Times New Roman"/>
                  <w:sz w:val="24"/>
                  <w:szCs w:val="24"/>
                </w:rPr>
                <w:delText>001</w:delText>
              </w:r>
            </w:del>
          </w:p>
        </w:tc>
      </w:tr>
      <w:tr w:rsidR="00F14567" w:rsidRPr="00C73E1C" w14:paraId="0214B295" w14:textId="77777777" w:rsidTr="006179C3">
        <w:tc>
          <w:tcPr>
            <w:tcW w:w="1854" w:type="pct"/>
          </w:tcPr>
          <w:p w14:paraId="694173B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91" w:type="pct"/>
          </w:tcPr>
          <w:p w14:paraId="596E6118" w14:textId="0AC6253F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7A8FAD3B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" w:type="pct"/>
          </w:tcPr>
          <w:p w14:paraId="116C249E" w14:textId="77CC2820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363" w:type="pct"/>
          </w:tcPr>
          <w:p w14:paraId="7CC58B0D" w14:textId="77777777" w:rsidR="00F14567" w:rsidRPr="004C7E25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" w:type="pct"/>
          </w:tcPr>
          <w:p w14:paraId="28B12089" w14:textId="0BC4EFAE" w:rsidR="00F14567" w:rsidRPr="00C73E1C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424" w:type="pct"/>
          </w:tcPr>
          <w:p w14:paraId="2E39FFBD" w14:textId="77777777" w:rsidR="00F14567" w:rsidRPr="00C73E1C" w:rsidRDefault="00F14567" w:rsidP="00F145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13A517" w14:textId="77777777" w:rsidR="002F7089" w:rsidRPr="00C73E1C" w:rsidRDefault="002F7089" w:rsidP="002F708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654BF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7E050" w14:textId="44195A33" w:rsidR="007C54A8" w:rsidRPr="006B325A" w:rsidRDefault="007C54A8" w:rsidP="006B325A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C54A8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 xml:space="preserve">Table 12 </w:t>
      </w:r>
      <w:r w:rsidRPr="006B325A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Goodness of fit </w:t>
      </w:r>
      <w:r w:rsidRPr="006B325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of multivariable logistic regression model</w:t>
      </w:r>
      <w:r w:rsidRPr="007C54A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for </w:t>
      </w:r>
      <w:r w:rsidRPr="007C54A8">
        <w:rPr>
          <w:rFonts w:ascii="Times New Roman" w:hAnsi="Times New Roman" w:cs="Times New Roman"/>
          <w:b/>
          <w:bCs/>
          <w:kern w:val="0"/>
          <w:sz w:val="24"/>
          <w:szCs w:val="24"/>
        </w:rPr>
        <w:t>three major NCDs among Southeast Asian adults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36"/>
        <w:gridCol w:w="3851"/>
        <w:gridCol w:w="3851"/>
        <w:gridCol w:w="3850"/>
      </w:tblGrid>
      <w:tr w:rsidR="007C54A8" w14:paraId="55A834E8" w14:textId="08F2FEF2" w:rsidTr="006B325A">
        <w:tc>
          <w:tcPr>
            <w:tcW w:w="1246" w:type="pct"/>
          </w:tcPr>
          <w:p w14:paraId="5055448A" w14:textId="77777777" w:rsidR="007C54A8" w:rsidRDefault="007C54A8" w:rsidP="007C54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1" w:type="pct"/>
            <w:hideMark/>
          </w:tcPr>
          <w:p w14:paraId="72333620" w14:textId="2BEB9A62" w:rsidR="007C54A8" w:rsidRDefault="004E0D69" w:rsidP="007C54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1</w:t>
            </w:r>
          </w:p>
        </w:tc>
        <w:tc>
          <w:tcPr>
            <w:tcW w:w="1251" w:type="pct"/>
            <w:hideMark/>
          </w:tcPr>
          <w:p w14:paraId="31B05B38" w14:textId="4F921A39" w:rsidR="007C54A8" w:rsidRDefault="004E0D69" w:rsidP="007C54A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2</w:t>
            </w:r>
          </w:p>
        </w:tc>
        <w:tc>
          <w:tcPr>
            <w:tcW w:w="1251" w:type="pct"/>
          </w:tcPr>
          <w:p w14:paraId="6D2B494D" w14:textId="0E63815B" w:rsidR="007C54A8" w:rsidRDefault="004E0D69" w:rsidP="007C54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3</w:t>
            </w:r>
          </w:p>
        </w:tc>
      </w:tr>
      <w:tr w:rsidR="007C54A8" w14:paraId="68EEFD74" w14:textId="484118E9" w:rsidTr="006B325A">
        <w:tc>
          <w:tcPr>
            <w:tcW w:w="1246" w:type="pct"/>
            <w:hideMark/>
          </w:tcPr>
          <w:p w14:paraId="383622AB" w14:textId="77777777" w:rsidR="007C54A8" w:rsidRDefault="007C54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AIC</w:t>
            </w:r>
          </w:p>
        </w:tc>
        <w:tc>
          <w:tcPr>
            <w:tcW w:w="1251" w:type="pct"/>
            <w:vAlign w:val="bottom"/>
          </w:tcPr>
          <w:p w14:paraId="0FDCCA13" w14:textId="18170474" w:rsidR="007C54A8" w:rsidRDefault="00BB03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032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2439.37</w:t>
            </w:r>
          </w:p>
        </w:tc>
        <w:tc>
          <w:tcPr>
            <w:tcW w:w="1251" w:type="pct"/>
            <w:vAlign w:val="bottom"/>
          </w:tcPr>
          <w:p w14:paraId="2440E71D" w14:textId="504D4309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251" w:type="pct"/>
          </w:tcPr>
          <w:p w14:paraId="04657718" w14:textId="1FA9DD4F" w:rsidR="007C54A8" w:rsidRDefault="004C7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167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</w:tr>
      <w:tr w:rsidR="007C54A8" w14:paraId="54B686E1" w14:textId="43967C08" w:rsidTr="006B325A">
        <w:tc>
          <w:tcPr>
            <w:tcW w:w="1246" w:type="pct"/>
            <w:hideMark/>
          </w:tcPr>
          <w:p w14:paraId="337E34A4" w14:textId="77777777" w:rsidR="007C54A8" w:rsidRDefault="007C54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BIC</w:t>
            </w:r>
          </w:p>
        </w:tc>
        <w:tc>
          <w:tcPr>
            <w:tcW w:w="1251" w:type="pct"/>
            <w:vAlign w:val="bottom"/>
          </w:tcPr>
          <w:p w14:paraId="0BB647D4" w14:textId="442B7B88" w:rsidR="007C54A8" w:rsidRDefault="00BB03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032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2512</w:t>
            </w:r>
            <w:r w:rsidR="00371B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51" w:type="pct"/>
            <w:vAlign w:val="bottom"/>
          </w:tcPr>
          <w:p w14:paraId="6AEE5818" w14:textId="60A5CF2C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9D32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251" w:type="pct"/>
          </w:tcPr>
          <w:p w14:paraId="7F210E1A" w14:textId="14497EB1" w:rsidR="007C54A8" w:rsidRDefault="004C7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770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</w:tr>
      <w:tr w:rsidR="007C54A8" w14:paraId="7C4B2820" w14:textId="3226FB6D" w:rsidTr="006B325A">
        <w:trPr>
          <w:trHeight w:val="68"/>
        </w:trPr>
        <w:tc>
          <w:tcPr>
            <w:tcW w:w="1246" w:type="pct"/>
            <w:hideMark/>
          </w:tcPr>
          <w:p w14:paraId="796150CF" w14:textId="1ED0960C" w:rsidR="007C54A8" w:rsidRDefault="000E619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AUROC (95% CI)</w:t>
            </w:r>
          </w:p>
        </w:tc>
        <w:tc>
          <w:tcPr>
            <w:tcW w:w="1251" w:type="pct"/>
            <w:vAlign w:val="bottom"/>
          </w:tcPr>
          <w:p w14:paraId="256604B2" w14:textId="72399456" w:rsidR="007C54A8" w:rsidRDefault="000E61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0939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 (66.</w:t>
            </w:r>
            <w:r w:rsidR="000939F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618D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%-6</w:t>
            </w:r>
            <w:r w:rsidR="000939F3">
              <w:rPr>
                <w:rFonts w:ascii="Times New Roman" w:hAnsi="Times New Roman" w:cs="Times New Roman"/>
                <w:sz w:val="24"/>
                <w:szCs w:val="24"/>
              </w:rPr>
              <w:t>8.76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1251" w:type="pct"/>
            <w:vAlign w:val="bottom"/>
          </w:tcPr>
          <w:p w14:paraId="55CEDEEE" w14:textId="41A6EC4B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 (65.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%-78.</w:t>
            </w:r>
            <w:r w:rsidR="00E05BF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1251" w:type="pct"/>
          </w:tcPr>
          <w:p w14:paraId="1C88415E" w14:textId="3BC3C958" w:rsidR="007C54A8" w:rsidRDefault="004C7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 (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%-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66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C7E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F943A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</w:tr>
      <w:tr w:rsidR="007C54A8" w14:paraId="2DE4D6C1" w14:textId="3240728A" w:rsidTr="006B325A">
        <w:trPr>
          <w:trHeight w:val="68"/>
        </w:trPr>
        <w:tc>
          <w:tcPr>
            <w:tcW w:w="1246" w:type="pct"/>
            <w:hideMark/>
          </w:tcPr>
          <w:p w14:paraId="6A4F4165" w14:textId="4543AAA9" w:rsidR="007C54A8" w:rsidRDefault="00A237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P-value of AUROC</w:t>
            </w:r>
          </w:p>
        </w:tc>
        <w:tc>
          <w:tcPr>
            <w:tcW w:w="1251" w:type="pct"/>
            <w:vAlign w:val="bottom"/>
          </w:tcPr>
          <w:p w14:paraId="7D8C9D93" w14:textId="0F989621" w:rsidR="007C54A8" w:rsidRDefault="00A237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1" w:type="pct"/>
            <w:vAlign w:val="bottom"/>
          </w:tcPr>
          <w:p w14:paraId="16860119" w14:textId="764038B2" w:rsidR="007C54A8" w:rsidRDefault="009D32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1251" w:type="pct"/>
          </w:tcPr>
          <w:p w14:paraId="6D76E53B" w14:textId="70596C92" w:rsidR="007C54A8" w:rsidRDefault="007527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</w:tbl>
    <w:p w14:paraId="3F0F6635" w14:textId="77777777" w:rsidR="007C54A8" w:rsidRDefault="007C54A8" w:rsidP="007C54A8">
      <w:pPr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4"/>
          <w:szCs w:val="24"/>
          <w:lang w:val="en-GB"/>
        </w:rPr>
      </w:pPr>
    </w:p>
    <w:p w14:paraId="69322036" w14:textId="77777777" w:rsidR="009A2664" w:rsidRDefault="009A2664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92A78" w14:textId="20A1AB37" w:rsidR="007C5F8A" w:rsidRDefault="007C5F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6F5B717" w14:textId="77777777" w:rsidR="004E0437" w:rsidRDefault="0092790B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5390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</w:t>
      </w:r>
      <w:r w:rsidR="004E0437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0C6965E" w14:textId="77777777" w:rsidR="004E0437" w:rsidRPr="00D80C4E" w:rsidRDefault="004E0437" w:rsidP="004E0437">
      <w:pPr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80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6CFEC" wp14:editId="2CE39595">
            <wp:extent cx="4657725" cy="5076825"/>
            <wp:effectExtent l="0" t="0" r="9525" b="9525"/>
            <wp:docPr id="107224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14365" r="9775" b="19632"/>
                    <a:stretch/>
                  </pic:blipFill>
                  <pic:spPr bwMode="auto"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70AF" w14:textId="77777777" w:rsidR="004E0437" w:rsidRPr="004E0437" w:rsidRDefault="004E0437" w:rsidP="004E0437">
      <w:pPr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E0437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Figure 1: Outcome extracting criteria</w:t>
      </w:r>
    </w:p>
    <w:p w14:paraId="1EA30E6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EABB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32E33" w14:textId="77777777" w:rsidR="004E0437" w:rsidRDefault="004E0437" w:rsidP="004E04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7EA406" w14:textId="77777777" w:rsidR="00E92585" w:rsidRPr="00D80C4E" w:rsidRDefault="00E92585" w:rsidP="004E043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972"/>
        <w:gridCol w:w="7416"/>
      </w:tblGrid>
      <w:tr w:rsidR="004E0437" w:rsidRPr="00D80C4E" w14:paraId="07BFC9C1" w14:textId="77777777" w:rsidTr="006B325A">
        <w:tc>
          <w:tcPr>
            <w:tcW w:w="8008" w:type="dxa"/>
          </w:tcPr>
          <w:p w14:paraId="4F00248E" w14:textId="1A14581F" w:rsidR="004E0437" w:rsidRPr="00D80C4E" w:rsidRDefault="008063F2" w:rsidP="009C25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B6C540" wp14:editId="25AC7D25">
                  <wp:extent cx="4824095" cy="3004185"/>
                  <wp:effectExtent l="0" t="0" r="14605" b="5715"/>
                  <wp:docPr id="1334466700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126D407-B1CD-0B05-6993-B9EADE226A3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  <w:tc>
          <w:tcPr>
            <w:tcW w:w="7380" w:type="dxa"/>
          </w:tcPr>
          <w:p w14:paraId="5387471B" w14:textId="1438AE46" w:rsidR="004E0437" w:rsidRPr="00D80C4E" w:rsidRDefault="008063F2" w:rsidP="009C25A6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A0F76E" wp14:editId="7B878C8C">
                  <wp:extent cx="4376057" cy="3004458"/>
                  <wp:effectExtent l="0" t="0" r="5715" b="5715"/>
                  <wp:docPr id="1733637266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83943D-AD9A-DADB-395B-98D55636875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  <w:tr w:rsidR="004E0437" w:rsidRPr="00D80C4E" w14:paraId="709C52C4" w14:textId="77777777" w:rsidTr="006B325A">
        <w:tc>
          <w:tcPr>
            <w:tcW w:w="8008" w:type="dxa"/>
          </w:tcPr>
          <w:p w14:paraId="63AB96A7" w14:textId="77777777" w:rsidR="004E0437" w:rsidRPr="00D80C4E" w:rsidRDefault="004E0437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(a)</w:t>
            </w:r>
          </w:p>
        </w:tc>
        <w:tc>
          <w:tcPr>
            <w:tcW w:w="7380" w:type="dxa"/>
          </w:tcPr>
          <w:p w14:paraId="3E4523C3" w14:textId="77777777" w:rsidR="004E0437" w:rsidRDefault="004E0437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(b)</w:t>
            </w:r>
          </w:p>
          <w:p w14:paraId="48BF5E95" w14:textId="77777777" w:rsidR="004C019A" w:rsidRPr="00D80C4E" w:rsidRDefault="004C019A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933E23" w:rsidRPr="00D80C4E" w14:paraId="4431F47E" w14:textId="345FA36E" w:rsidTr="00293C36">
        <w:tc>
          <w:tcPr>
            <w:tcW w:w="8008" w:type="dxa"/>
          </w:tcPr>
          <w:p w14:paraId="382024D6" w14:textId="5D826C26" w:rsidR="00933E23" w:rsidRPr="00D80C4E" w:rsidRDefault="00933E23" w:rsidP="006B325A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2A0ADE" wp14:editId="20C63473">
                  <wp:extent cx="4824248" cy="3216165"/>
                  <wp:effectExtent l="0" t="0" r="14605" b="3810"/>
                  <wp:docPr id="1630590626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356C52B-4BD7-3C36-F00E-611B39E38BD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  <w:tc>
          <w:tcPr>
            <w:tcW w:w="7380" w:type="dxa"/>
          </w:tcPr>
          <w:p w14:paraId="540D75CC" w14:textId="5D826695" w:rsidR="00933E23" w:rsidRPr="00D80C4E" w:rsidRDefault="00293C36" w:rsidP="00933E2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A63FA3" wp14:editId="197416A2">
                  <wp:extent cx="4572000" cy="3215640"/>
                  <wp:effectExtent l="0" t="0" r="0" b="3810"/>
                  <wp:docPr id="1142223898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73F226-F994-FEA8-58A1-764AF343043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293C36" w:rsidRPr="00D80C4E" w14:paraId="233D020C" w14:textId="60994527" w:rsidTr="006B325A">
        <w:tc>
          <w:tcPr>
            <w:tcW w:w="8005" w:type="dxa"/>
          </w:tcPr>
          <w:p w14:paraId="4B7D5BF1" w14:textId="18E6CBCA" w:rsidR="00293C36" w:rsidRPr="00D80C4E" w:rsidRDefault="00293C3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(c)</w:t>
            </w:r>
          </w:p>
        </w:tc>
        <w:tc>
          <w:tcPr>
            <w:tcW w:w="7383" w:type="dxa"/>
          </w:tcPr>
          <w:p w14:paraId="72FEC88D" w14:textId="6924D142" w:rsidR="00293C36" w:rsidRPr="00D80C4E" w:rsidRDefault="00EA5E2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(d)</w:t>
            </w:r>
          </w:p>
        </w:tc>
      </w:tr>
      <w:tr w:rsidR="004E0437" w:rsidRPr="00D80C4E" w14:paraId="4B1E67BB" w14:textId="77777777" w:rsidTr="006B325A">
        <w:tc>
          <w:tcPr>
            <w:tcW w:w="15388" w:type="dxa"/>
            <w:gridSpan w:val="2"/>
          </w:tcPr>
          <w:p w14:paraId="7684437F" w14:textId="0504D4D7" w:rsidR="004E0437" w:rsidRPr="00D80C4E" w:rsidRDefault="004E0437" w:rsidP="009C25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Figure 2a. Prevalence of hypertension among Southeast Asian adult people. 2b. Prevalence of hyperglycemia/diabetes among Southeast Asian adult people. 2c: Prevalence of hypercholesterolemia among Southeast Asian adult people</w:t>
            </w:r>
            <w:r w:rsidR="00EA5E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2d. </w:t>
            </w:r>
            <w:proofErr w:type="spellStart"/>
            <w:r w:rsidR="00EA5E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Prevalance</w:t>
            </w:r>
            <w:proofErr w:type="spellEnd"/>
            <w:r w:rsidR="00EA5E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of three major NCDs </w:t>
            </w:r>
            <w:r w:rsidR="00EA5E26" w:rsidRPr="007C54A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among Southeast Asian adults</w:t>
            </w:r>
          </w:p>
        </w:tc>
      </w:tr>
    </w:tbl>
    <w:p w14:paraId="33EF9ED0" w14:textId="2CF0B307" w:rsidR="00BB0328" w:rsidRDefault="00BB03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B2F1D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785"/>
        <w:gridCol w:w="7603"/>
      </w:tblGrid>
      <w:tr w:rsidR="00BB0328" w14:paraId="366C204E" w14:textId="77777777" w:rsidTr="006B325A">
        <w:trPr>
          <w:jc w:val="center"/>
        </w:trPr>
        <w:tc>
          <w:tcPr>
            <w:tcW w:w="3063" w:type="pct"/>
          </w:tcPr>
          <w:p w14:paraId="6D94538F" w14:textId="6110157A" w:rsidR="00BB0328" w:rsidRDefault="00DD22F7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D34AA6" wp14:editId="647C4809">
                  <wp:extent cx="4691164" cy="3409315"/>
                  <wp:effectExtent l="0" t="0" r="0" b="635"/>
                  <wp:docPr id="1809018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2013" cy="341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7" w:type="pct"/>
          </w:tcPr>
          <w:p w14:paraId="6E56815E" w14:textId="34E5A09E" w:rsidR="00BB0328" w:rsidRDefault="007551C0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6EB5F5" wp14:editId="1377B792">
                  <wp:extent cx="4691164" cy="3409315"/>
                  <wp:effectExtent l="0" t="0" r="0" b="635"/>
                  <wp:docPr id="11817915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4636" cy="34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328" w14:paraId="3E5E1A6D" w14:textId="77777777" w:rsidTr="006B325A">
        <w:trPr>
          <w:jc w:val="center"/>
        </w:trPr>
        <w:tc>
          <w:tcPr>
            <w:tcW w:w="3063" w:type="pct"/>
          </w:tcPr>
          <w:p w14:paraId="6D203197" w14:textId="33A10788" w:rsidR="00BB0328" w:rsidRDefault="004E0D69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1</w:t>
            </w:r>
          </w:p>
        </w:tc>
        <w:tc>
          <w:tcPr>
            <w:tcW w:w="1937" w:type="pct"/>
          </w:tcPr>
          <w:p w14:paraId="071B6538" w14:textId="5D131A59" w:rsidR="00BB0328" w:rsidRDefault="004E0D69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2</w:t>
            </w:r>
          </w:p>
        </w:tc>
      </w:tr>
      <w:tr w:rsidR="00A46751" w14:paraId="18C53249" w14:textId="77777777" w:rsidTr="006B325A">
        <w:trPr>
          <w:jc w:val="center"/>
        </w:trPr>
        <w:tc>
          <w:tcPr>
            <w:tcW w:w="5000" w:type="pct"/>
            <w:gridSpan w:val="2"/>
          </w:tcPr>
          <w:p w14:paraId="7E36D639" w14:textId="06F3992E" w:rsidR="00A46751" w:rsidRDefault="00F943A3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0F11CF" wp14:editId="54B75F51">
                  <wp:extent cx="5770245" cy="4193540"/>
                  <wp:effectExtent l="0" t="0" r="1905" b="0"/>
                  <wp:docPr id="16495770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0245" cy="419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751" w14:paraId="01487CCF" w14:textId="77777777" w:rsidTr="006B325A">
        <w:trPr>
          <w:jc w:val="center"/>
        </w:trPr>
        <w:tc>
          <w:tcPr>
            <w:tcW w:w="5000" w:type="pct"/>
            <w:gridSpan w:val="2"/>
          </w:tcPr>
          <w:p w14:paraId="4B57C5B5" w14:textId="45BB77D7" w:rsidR="00A46751" w:rsidRDefault="004E0D69" w:rsidP="006B325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 3</w:t>
            </w:r>
          </w:p>
        </w:tc>
      </w:tr>
    </w:tbl>
    <w:p w14:paraId="3BC562F4" w14:textId="4C5B3DB0" w:rsidR="00A46751" w:rsidRDefault="00BB0328" w:rsidP="00A467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3.</w:t>
      </w:r>
      <w:r w:rsidR="00A467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6751" w:rsidRPr="00A46751">
        <w:rPr>
          <w:rFonts w:ascii="Times New Roman" w:hAnsi="Times New Roman" w:cs="Times New Roman"/>
          <w:b/>
          <w:bCs/>
          <w:sz w:val="24"/>
          <w:szCs w:val="24"/>
        </w:rPr>
        <w:t xml:space="preserve"> Area Under </w:t>
      </w:r>
      <w:r w:rsidR="00C71A62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A46751" w:rsidRPr="00A46751">
        <w:rPr>
          <w:rFonts w:ascii="Times New Roman" w:hAnsi="Times New Roman" w:cs="Times New Roman"/>
          <w:b/>
          <w:bCs/>
          <w:sz w:val="24"/>
          <w:szCs w:val="24"/>
        </w:rPr>
        <w:t xml:space="preserve">ROC curve of </w:t>
      </w:r>
      <w:r w:rsidR="00947956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A46751" w:rsidRPr="00A46751">
        <w:rPr>
          <w:rFonts w:ascii="Times New Roman" w:hAnsi="Times New Roman" w:cs="Times New Roman"/>
          <w:b/>
          <w:bCs/>
          <w:sz w:val="24"/>
          <w:szCs w:val="24"/>
        </w:rPr>
        <w:t>adjusted model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8"/>
      </w:tblGrid>
      <w:tr w:rsidR="004E0D69" w:rsidRPr="00D80C4E" w14:paraId="66E59E10" w14:textId="77777777" w:rsidTr="002B7ADE">
        <w:tc>
          <w:tcPr>
            <w:tcW w:w="15398" w:type="dxa"/>
          </w:tcPr>
          <w:p w14:paraId="2750EECB" w14:textId="0B5FA813" w:rsidR="004E0D69" w:rsidRPr="00D80C4E" w:rsidRDefault="004E0D69" w:rsidP="002B7AD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4017777" w14:textId="77777777" w:rsidR="004E0D69" w:rsidRPr="00A46751" w:rsidRDefault="004E0D69" w:rsidP="00A467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A9C56" w14:textId="1E72115F" w:rsidR="00BB0328" w:rsidRPr="006F5390" w:rsidRDefault="00BB0328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B0328" w:rsidRPr="006F5390" w:rsidSect="00D85694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56D44" w14:textId="77777777" w:rsidR="007D5899" w:rsidRDefault="007D5899" w:rsidP="00484C39">
      <w:pPr>
        <w:spacing w:after="0" w:line="240" w:lineRule="auto"/>
      </w:pPr>
      <w:r>
        <w:separator/>
      </w:r>
    </w:p>
  </w:endnote>
  <w:endnote w:type="continuationSeparator" w:id="0">
    <w:p w14:paraId="19BCB8F6" w14:textId="77777777" w:rsidR="007D5899" w:rsidRDefault="007D5899" w:rsidP="00484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913DFE" w14:textId="77777777" w:rsidR="007D5899" w:rsidRDefault="007D5899" w:rsidP="00484C39">
      <w:pPr>
        <w:spacing w:after="0" w:line="240" w:lineRule="auto"/>
      </w:pPr>
      <w:r>
        <w:separator/>
      </w:r>
    </w:p>
  </w:footnote>
  <w:footnote w:type="continuationSeparator" w:id="0">
    <w:p w14:paraId="31279F2D" w14:textId="77777777" w:rsidR="007D5899" w:rsidRDefault="007D5899" w:rsidP="00484C39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ohammad Nayeem Hasan">
    <w15:presenceInfo w15:providerId="Windows Live" w15:userId="5be14f6c7eaf8e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5D6"/>
    <w:rsid w:val="00005914"/>
    <w:rsid w:val="000066E6"/>
    <w:rsid w:val="000070BC"/>
    <w:rsid w:val="000140BE"/>
    <w:rsid w:val="00017D81"/>
    <w:rsid w:val="00025E45"/>
    <w:rsid w:val="00035E98"/>
    <w:rsid w:val="00037A9B"/>
    <w:rsid w:val="00045E2B"/>
    <w:rsid w:val="000461CC"/>
    <w:rsid w:val="000479E2"/>
    <w:rsid w:val="000522D2"/>
    <w:rsid w:val="000523B8"/>
    <w:rsid w:val="00052F50"/>
    <w:rsid w:val="00061E63"/>
    <w:rsid w:val="00064E1E"/>
    <w:rsid w:val="00067C61"/>
    <w:rsid w:val="000712F6"/>
    <w:rsid w:val="00071585"/>
    <w:rsid w:val="00074F04"/>
    <w:rsid w:val="0007723C"/>
    <w:rsid w:val="00086745"/>
    <w:rsid w:val="0009138F"/>
    <w:rsid w:val="000939F3"/>
    <w:rsid w:val="00096275"/>
    <w:rsid w:val="000A4B5B"/>
    <w:rsid w:val="000A5148"/>
    <w:rsid w:val="000B2842"/>
    <w:rsid w:val="000B2C6D"/>
    <w:rsid w:val="000B45D6"/>
    <w:rsid w:val="000C08DF"/>
    <w:rsid w:val="000C10D7"/>
    <w:rsid w:val="000D08F2"/>
    <w:rsid w:val="000D4910"/>
    <w:rsid w:val="000D4F9C"/>
    <w:rsid w:val="000E2D98"/>
    <w:rsid w:val="000E6193"/>
    <w:rsid w:val="000F044E"/>
    <w:rsid w:val="000F0A1C"/>
    <w:rsid w:val="000F4B0A"/>
    <w:rsid w:val="00104A2C"/>
    <w:rsid w:val="00105139"/>
    <w:rsid w:val="0010677C"/>
    <w:rsid w:val="00112F73"/>
    <w:rsid w:val="0012473D"/>
    <w:rsid w:val="00124C38"/>
    <w:rsid w:val="001266D8"/>
    <w:rsid w:val="00132E7A"/>
    <w:rsid w:val="001437A8"/>
    <w:rsid w:val="00146D1F"/>
    <w:rsid w:val="001546EB"/>
    <w:rsid w:val="00166643"/>
    <w:rsid w:val="001727C9"/>
    <w:rsid w:val="00174EFB"/>
    <w:rsid w:val="00175B46"/>
    <w:rsid w:val="00175DD9"/>
    <w:rsid w:val="00180D12"/>
    <w:rsid w:val="001811D8"/>
    <w:rsid w:val="00181503"/>
    <w:rsid w:val="00194149"/>
    <w:rsid w:val="00196CE7"/>
    <w:rsid w:val="001A1592"/>
    <w:rsid w:val="001A235F"/>
    <w:rsid w:val="001A7008"/>
    <w:rsid w:val="001B61E1"/>
    <w:rsid w:val="001C0DF4"/>
    <w:rsid w:val="001C36E9"/>
    <w:rsid w:val="001C3A54"/>
    <w:rsid w:val="001C6B53"/>
    <w:rsid w:val="001C74B8"/>
    <w:rsid w:val="001C79C3"/>
    <w:rsid w:val="001D6A23"/>
    <w:rsid w:val="001E125C"/>
    <w:rsid w:val="001E324E"/>
    <w:rsid w:val="001E7BC0"/>
    <w:rsid w:val="001F414E"/>
    <w:rsid w:val="001F5275"/>
    <w:rsid w:val="00211C5E"/>
    <w:rsid w:val="00221683"/>
    <w:rsid w:val="0022774E"/>
    <w:rsid w:val="00232885"/>
    <w:rsid w:val="0023445E"/>
    <w:rsid w:val="0023553B"/>
    <w:rsid w:val="00245479"/>
    <w:rsid w:val="002455D5"/>
    <w:rsid w:val="00253209"/>
    <w:rsid w:val="00256034"/>
    <w:rsid w:val="0026060F"/>
    <w:rsid w:val="002635BF"/>
    <w:rsid w:val="00266E51"/>
    <w:rsid w:val="00267229"/>
    <w:rsid w:val="00276215"/>
    <w:rsid w:val="002806F0"/>
    <w:rsid w:val="00282EA8"/>
    <w:rsid w:val="00283B9C"/>
    <w:rsid w:val="0028658B"/>
    <w:rsid w:val="00286C82"/>
    <w:rsid w:val="00293C36"/>
    <w:rsid w:val="00295DB1"/>
    <w:rsid w:val="002A4B5D"/>
    <w:rsid w:val="002B0FAB"/>
    <w:rsid w:val="002B3451"/>
    <w:rsid w:val="002B4FEC"/>
    <w:rsid w:val="002B593A"/>
    <w:rsid w:val="002B63A1"/>
    <w:rsid w:val="002B6DDD"/>
    <w:rsid w:val="002B76C7"/>
    <w:rsid w:val="002C0CE4"/>
    <w:rsid w:val="002C144A"/>
    <w:rsid w:val="002C3B60"/>
    <w:rsid w:val="002C63C2"/>
    <w:rsid w:val="002D0F98"/>
    <w:rsid w:val="002D5868"/>
    <w:rsid w:val="002D6F9F"/>
    <w:rsid w:val="002E2843"/>
    <w:rsid w:val="002E7E60"/>
    <w:rsid w:val="002F0391"/>
    <w:rsid w:val="002F1A61"/>
    <w:rsid w:val="002F7089"/>
    <w:rsid w:val="003039F1"/>
    <w:rsid w:val="00311506"/>
    <w:rsid w:val="00320A68"/>
    <w:rsid w:val="0032142E"/>
    <w:rsid w:val="0032673E"/>
    <w:rsid w:val="00326E44"/>
    <w:rsid w:val="00326F35"/>
    <w:rsid w:val="003331C4"/>
    <w:rsid w:val="00333B66"/>
    <w:rsid w:val="003363F8"/>
    <w:rsid w:val="00336575"/>
    <w:rsid w:val="00336EB2"/>
    <w:rsid w:val="003452D2"/>
    <w:rsid w:val="00347CA6"/>
    <w:rsid w:val="00355A2D"/>
    <w:rsid w:val="003567EA"/>
    <w:rsid w:val="003615DB"/>
    <w:rsid w:val="003619C3"/>
    <w:rsid w:val="00366FC1"/>
    <w:rsid w:val="00371BE8"/>
    <w:rsid w:val="003724EA"/>
    <w:rsid w:val="003760E9"/>
    <w:rsid w:val="00383F76"/>
    <w:rsid w:val="003868D2"/>
    <w:rsid w:val="00392DB6"/>
    <w:rsid w:val="00392E34"/>
    <w:rsid w:val="003942F0"/>
    <w:rsid w:val="00396750"/>
    <w:rsid w:val="00396F6F"/>
    <w:rsid w:val="003973D9"/>
    <w:rsid w:val="003A05FE"/>
    <w:rsid w:val="003A1EBF"/>
    <w:rsid w:val="003A2CE2"/>
    <w:rsid w:val="003A3E3A"/>
    <w:rsid w:val="003A3E47"/>
    <w:rsid w:val="003A457C"/>
    <w:rsid w:val="003B008A"/>
    <w:rsid w:val="003B2288"/>
    <w:rsid w:val="003B5B2E"/>
    <w:rsid w:val="003C09E2"/>
    <w:rsid w:val="003C4F80"/>
    <w:rsid w:val="003C6473"/>
    <w:rsid w:val="003E2972"/>
    <w:rsid w:val="003F56EF"/>
    <w:rsid w:val="003F62DD"/>
    <w:rsid w:val="003F6899"/>
    <w:rsid w:val="003F7FE6"/>
    <w:rsid w:val="00403150"/>
    <w:rsid w:val="00404289"/>
    <w:rsid w:val="0041470C"/>
    <w:rsid w:val="004150E2"/>
    <w:rsid w:val="00431AB0"/>
    <w:rsid w:val="004471F7"/>
    <w:rsid w:val="004479BD"/>
    <w:rsid w:val="00450B19"/>
    <w:rsid w:val="004537E5"/>
    <w:rsid w:val="004578FB"/>
    <w:rsid w:val="00464A6B"/>
    <w:rsid w:val="00466478"/>
    <w:rsid w:val="00470A02"/>
    <w:rsid w:val="00477E98"/>
    <w:rsid w:val="00484C39"/>
    <w:rsid w:val="00484E87"/>
    <w:rsid w:val="004A0019"/>
    <w:rsid w:val="004A0B84"/>
    <w:rsid w:val="004A33BC"/>
    <w:rsid w:val="004B16F6"/>
    <w:rsid w:val="004B3829"/>
    <w:rsid w:val="004B456F"/>
    <w:rsid w:val="004B5962"/>
    <w:rsid w:val="004C019A"/>
    <w:rsid w:val="004C0559"/>
    <w:rsid w:val="004C0684"/>
    <w:rsid w:val="004C73DB"/>
    <w:rsid w:val="004C7E25"/>
    <w:rsid w:val="004D46B6"/>
    <w:rsid w:val="004E0437"/>
    <w:rsid w:val="004E0D69"/>
    <w:rsid w:val="004E14E7"/>
    <w:rsid w:val="004E2172"/>
    <w:rsid w:val="004F10B1"/>
    <w:rsid w:val="004F5447"/>
    <w:rsid w:val="004F78E8"/>
    <w:rsid w:val="005027DA"/>
    <w:rsid w:val="0051456A"/>
    <w:rsid w:val="00514958"/>
    <w:rsid w:val="00525574"/>
    <w:rsid w:val="00531797"/>
    <w:rsid w:val="005342F0"/>
    <w:rsid w:val="00545A08"/>
    <w:rsid w:val="00554A31"/>
    <w:rsid w:val="00566C14"/>
    <w:rsid w:val="00566E6D"/>
    <w:rsid w:val="00570A52"/>
    <w:rsid w:val="00576144"/>
    <w:rsid w:val="0057659A"/>
    <w:rsid w:val="00586FB3"/>
    <w:rsid w:val="0058796A"/>
    <w:rsid w:val="005966B7"/>
    <w:rsid w:val="005A0C8D"/>
    <w:rsid w:val="005A322A"/>
    <w:rsid w:val="005A7AD6"/>
    <w:rsid w:val="005B0C09"/>
    <w:rsid w:val="005B7F4F"/>
    <w:rsid w:val="005C6105"/>
    <w:rsid w:val="005C7C17"/>
    <w:rsid w:val="005D426E"/>
    <w:rsid w:val="005E1CEC"/>
    <w:rsid w:val="005E3641"/>
    <w:rsid w:val="005E37F8"/>
    <w:rsid w:val="005E63CF"/>
    <w:rsid w:val="005E682B"/>
    <w:rsid w:val="005F0D7E"/>
    <w:rsid w:val="00601143"/>
    <w:rsid w:val="00604111"/>
    <w:rsid w:val="006051A5"/>
    <w:rsid w:val="0060787C"/>
    <w:rsid w:val="0061301D"/>
    <w:rsid w:val="00614448"/>
    <w:rsid w:val="00617019"/>
    <w:rsid w:val="006179C3"/>
    <w:rsid w:val="006236F1"/>
    <w:rsid w:val="0062450C"/>
    <w:rsid w:val="00625F00"/>
    <w:rsid w:val="006262F1"/>
    <w:rsid w:val="00630169"/>
    <w:rsid w:val="006311A2"/>
    <w:rsid w:val="00632098"/>
    <w:rsid w:val="00632711"/>
    <w:rsid w:val="006355F0"/>
    <w:rsid w:val="00635F95"/>
    <w:rsid w:val="00640010"/>
    <w:rsid w:val="0064158C"/>
    <w:rsid w:val="0064776A"/>
    <w:rsid w:val="006479AB"/>
    <w:rsid w:val="0065364E"/>
    <w:rsid w:val="00667AF5"/>
    <w:rsid w:val="00670BF9"/>
    <w:rsid w:val="00671B4A"/>
    <w:rsid w:val="00671C4C"/>
    <w:rsid w:val="006741C4"/>
    <w:rsid w:val="006762C0"/>
    <w:rsid w:val="00682CA7"/>
    <w:rsid w:val="0068446D"/>
    <w:rsid w:val="006947C4"/>
    <w:rsid w:val="00696DAA"/>
    <w:rsid w:val="00697EFC"/>
    <w:rsid w:val="006A24C9"/>
    <w:rsid w:val="006A27FF"/>
    <w:rsid w:val="006A358E"/>
    <w:rsid w:val="006A3DDC"/>
    <w:rsid w:val="006A70AB"/>
    <w:rsid w:val="006A7A73"/>
    <w:rsid w:val="006B00CA"/>
    <w:rsid w:val="006B325A"/>
    <w:rsid w:val="006B37AC"/>
    <w:rsid w:val="006B57DB"/>
    <w:rsid w:val="006C5379"/>
    <w:rsid w:val="006C7C66"/>
    <w:rsid w:val="006D408C"/>
    <w:rsid w:val="006D7279"/>
    <w:rsid w:val="006D775E"/>
    <w:rsid w:val="006E04BF"/>
    <w:rsid w:val="006F1056"/>
    <w:rsid w:val="006F5390"/>
    <w:rsid w:val="006F67CA"/>
    <w:rsid w:val="006F7060"/>
    <w:rsid w:val="00705B61"/>
    <w:rsid w:val="00711169"/>
    <w:rsid w:val="007140BA"/>
    <w:rsid w:val="00715A50"/>
    <w:rsid w:val="0073344A"/>
    <w:rsid w:val="0074103E"/>
    <w:rsid w:val="00741B25"/>
    <w:rsid w:val="007441DB"/>
    <w:rsid w:val="0074750B"/>
    <w:rsid w:val="0075203F"/>
    <w:rsid w:val="007527B7"/>
    <w:rsid w:val="007551C0"/>
    <w:rsid w:val="00762978"/>
    <w:rsid w:val="007632F0"/>
    <w:rsid w:val="007720AD"/>
    <w:rsid w:val="00772F76"/>
    <w:rsid w:val="00781E47"/>
    <w:rsid w:val="00784C12"/>
    <w:rsid w:val="007857D7"/>
    <w:rsid w:val="00794C83"/>
    <w:rsid w:val="00794C8B"/>
    <w:rsid w:val="00794CD0"/>
    <w:rsid w:val="007A1215"/>
    <w:rsid w:val="007B38B0"/>
    <w:rsid w:val="007B40D1"/>
    <w:rsid w:val="007B66CC"/>
    <w:rsid w:val="007C42C7"/>
    <w:rsid w:val="007C54A8"/>
    <w:rsid w:val="007C5F8A"/>
    <w:rsid w:val="007D00F5"/>
    <w:rsid w:val="007D100D"/>
    <w:rsid w:val="007D5899"/>
    <w:rsid w:val="007D7C74"/>
    <w:rsid w:val="007E0046"/>
    <w:rsid w:val="007E172A"/>
    <w:rsid w:val="007E5688"/>
    <w:rsid w:val="007F016C"/>
    <w:rsid w:val="007F57AF"/>
    <w:rsid w:val="007F5B66"/>
    <w:rsid w:val="0080638C"/>
    <w:rsid w:val="008063F2"/>
    <w:rsid w:val="00807906"/>
    <w:rsid w:val="00811A8B"/>
    <w:rsid w:val="00815B64"/>
    <w:rsid w:val="008174A8"/>
    <w:rsid w:val="0082031E"/>
    <w:rsid w:val="00822B89"/>
    <w:rsid w:val="00830872"/>
    <w:rsid w:val="00831116"/>
    <w:rsid w:val="0084179C"/>
    <w:rsid w:val="008424AC"/>
    <w:rsid w:val="00843CE8"/>
    <w:rsid w:val="0085689C"/>
    <w:rsid w:val="008618D0"/>
    <w:rsid w:val="00870626"/>
    <w:rsid w:val="00873CFF"/>
    <w:rsid w:val="008740EC"/>
    <w:rsid w:val="00876E0D"/>
    <w:rsid w:val="00887612"/>
    <w:rsid w:val="0089446E"/>
    <w:rsid w:val="008A62D8"/>
    <w:rsid w:val="008B30ED"/>
    <w:rsid w:val="008B79BE"/>
    <w:rsid w:val="008C48CA"/>
    <w:rsid w:val="008C5D11"/>
    <w:rsid w:val="008D3296"/>
    <w:rsid w:val="008E4EA9"/>
    <w:rsid w:val="008F212B"/>
    <w:rsid w:val="008F5743"/>
    <w:rsid w:val="008F7DFD"/>
    <w:rsid w:val="00900533"/>
    <w:rsid w:val="0090314D"/>
    <w:rsid w:val="009158CA"/>
    <w:rsid w:val="0091768E"/>
    <w:rsid w:val="00921644"/>
    <w:rsid w:val="00922BE4"/>
    <w:rsid w:val="00925982"/>
    <w:rsid w:val="00925E55"/>
    <w:rsid w:val="0092790B"/>
    <w:rsid w:val="00927EAF"/>
    <w:rsid w:val="00932DE2"/>
    <w:rsid w:val="00933E23"/>
    <w:rsid w:val="00937A36"/>
    <w:rsid w:val="00947956"/>
    <w:rsid w:val="009521A5"/>
    <w:rsid w:val="00953538"/>
    <w:rsid w:val="00963E81"/>
    <w:rsid w:val="00966C29"/>
    <w:rsid w:val="00972194"/>
    <w:rsid w:val="0097567C"/>
    <w:rsid w:val="00980221"/>
    <w:rsid w:val="00981955"/>
    <w:rsid w:val="00991DFF"/>
    <w:rsid w:val="00994387"/>
    <w:rsid w:val="0099480D"/>
    <w:rsid w:val="0099714A"/>
    <w:rsid w:val="009A2664"/>
    <w:rsid w:val="009A48AD"/>
    <w:rsid w:val="009A67DB"/>
    <w:rsid w:val="009B1B55"/>
    <w:rsid w:val="009B1FC7"/>
    <w:rsid w:val="009B2191"/>
    <w:rsid w:val="009B2238"/>
    <w:rsid w:val="009B3850"/>
    <w:rsid w:val="009B4A37"/>
    <w:rsid w:val="009B76E1"/>
    <w:rsid w:val="009B7B1D"/>
    <w:rsid w:val="009C4797"/>
    <w:rsid w:val="009C4C8E"/>
    <w:rsid w:val="009C61FD"/>
    <w:rsid w:val="009D2B9F"/>
    <w:rsid w:val="009D2D14"/>
    <w:rsid w:val="009D3224"/>
    <w:rsid w:val="009D405F"/>
    <w:rsid w:val="009E2D56"/>
    <w:rsid w:val="009E493E"/>
    <w:rsid w:val="009E746D"/>
    <w:rsid w:val="00A07806"/>
    <w:rsid w:val="00A13D71"/>
    <w:rsid w:val="00A16D45"/>
    <w:rsid w:val="00A213D2"/>
    <w:rsid w:val="00A237A3"/>
    <w:rsid w:val="00A3434A"/>
    <w:rsid w:val="00A35DBF"/>
    <w:rsid w:val="00A46751"/>
    <w:rsid w:val="00A52477"/>
    <w:rsid w:val="00A5458C"/>
    <w:rsid w:val="00A55DA4"/>
    <w:rsid w:val="00A56190"/>
    <w:rsid w:val="00A57654"/>
    <w:rsid w:val="00A5774A"/>
    <w:rsid w:val="00A61FAF"/>
    <w:rsid w:val="00A70F1E"/>
    <w:rsid w:val="00A77C41"/>
    <w:rsid w:val="00A77CAE"/>
    <w:rsid w:val="00A77CEF"/>
    <w:rsid w:val="00A93146"/>
    <w:rsid w:val="00A933CE"/>
    <w:rsid w:val="00A935B9"/>
    <w:rsid w:val="00AA4E14"/>
    <w:rsid w:val="00AA5399"/>
    <w:rsid w:val="00AA76ED"/>
    <w:rsid w:val="00AB0A12"/>
    <w:rsid w:val="00AB1B68"/>
    <w:rsid w:val="00AB1EDF"/>
    <w:rsid w:val="00AB23A6"/>
    <w:rsid w:val="00AB4D1C"/>
    <w:rsid w:val="00AC3D49"/>
    <w:rsid w:val="00AC6810"/>
    <w:rsid w:val="00AD1D15"/>
    <w:rsid w:val="00AD4BA6"/>
    <w:rsid w:val="00AD54B1"/>
    <w:rsid w:val="00AD5A03"/>
    <w:rsid w:val="00AD5C4C"/>
    <w:rsid w:val="00AE0B1A"/>
    <w:rsid w:val="00AE124A"/>
    <w:rsid w:val="00AE2773"/>
    <w:rsid w:val="00AF3A7E"/>
    <w:rsid w:val="00AF4F1B"/>
    <w:rsid w:val="00AF6530"/>
    <w:rsid w:val="00AF7D8E"/>
    <w:rsid w:val="00B0181E"/>
    <w:rsid w:val="00B0238E"/>
    <w:rsid w:val="00B0367D"/>
    <w:rsid w:val="00B060A0"/>
    <w:rsid w:val="00B16DD5"/>
    <w:rsid w:val="00B21124"/>
    <w:rsid w:val="00B2399C"/>
    <w:rsid w:val="00B259C7"/>
    <w:rsid w:val="00B33D2D"/>
    <w:rsid w:val="00B40099"/>
    <w:rsid w:val="00B42F03"/>
    <w:rsid w:val="00B45C52"/>
    <w:rsid w:val="00B50143"/>
    <w:rsid w:val="00B50E21"/>
    <w:rsid w:val="00B54B3E"/>
    <w:rsid w:val="00B6306F"/>
    <w:rsid w:val="00B65858"/>
    <w:rsid w:val="00B65997"/>
    <w:rsid w:val="00B72431"/>
    <w:rsid w:val="00B9080F"/>
    <w:rsid w:val="00B90D69"/>
    <w:rsid w:val="00B94B28"/>
    <w:rsid w:val="00B95A70"/>
    <w:rsid w:val="00B96B74"/>
    <w:rsid w:val="00B97C42"/>
    <w:rsid w:val="00BA5E6D"/>
    <w:rsid w:val="00BA629E"/>
    <w:rsid w:val="00BA78C5"/>
    <w:rsid w:val="00BB0328"/>
    <w:rsid w:val="00BB6294"/>
    <w:rsid w:val="00BC035D"/>
    <w:rsid w:val="00BC0FEE"/>
    <w:rsid w:val="00BC3E19"/>
    <w:rsid w:val="00BC4F30"/>
    <w:rsid w:val="00BE1E05"/>
    <w:rsid w:val="00BE33B7"/>
    <w:rsid w:val="00BE4187"/>
    <w:rsid w:val="00BE53EE"/>
    <w:rsid w:val="00BE7422"/>
    <w:rsid w:val="00BE7671"/>
    <w:rsid w:val="00BF7635"/>
    <w:rsid w:val="00C0005E"/>
    <w:rsid w:val="00C019E0"/>
    <w:rsid w:val="00C056A3"/>
    <w:rsid w:val="00C05B71"/>
    <w:rsid w:val="00C17CC3"/>
    <w:rsid w:val="00C27406"/>
    <w:rsid w:val="00C35E78"/>
    <w:rsid w:val="00C35EA7"/>
    <w:rsid w:val="00C36271"/>
    <w:rsid w:val="00C37E6A"/>
    <w:rsid w:val="00C418CF"/>
    <w:rsid w:val="00C41B99"/>
    <w:rsid w:val="00C43885"/>
    <w:rsid w:val="00C50778"/>
    <w:rsid w:val="00C526AD"/>
    <w:rsid w:val="00C71A62"/>
    <w:rsid w:val="00C73E1C"/>
    <w:rsid w:val="00C762F0"/>
    <w:rsid w:val="00C90E60"/>
    <w:rsid w:val="00C941BC"/>
    <w:rsid w:val="00C94AE2"/>
    <w:rsid w:val="00C96BB3"/>
    <w:rsid w:val="00CA43D9"/>
    <w:rsid w:val="00CA4A33"/>
    <w:rsid w:val="00CA4A8D"/>
    <w:rsid w:val="00CB586F"/>
    <w:rsid w:val="00CB6745"/>
    <w:rsid w:val="00CB6CC4"/>
    <w:rsid w:val="00CB6DBD"/>
    <w:rsid w:val="00CC0864"/>
    <w:rsid w:val="00CC113B"/>
    <w:rsid w:val="00CC4C52"/>
    <w:rsid w:val="00CC790B"/>
    <w:rsid w:val="00CD0024"/>
    <w:rsid w:val="00CD044B"/>
    <w:rsid w:val="00CD347D"/>
    <w:rsid w:val="00CD47A4"/>
    <w:rsid w:val="00CD4A20"/>
    <w:rsid w:val="00CD646B"/>
    <w:rsid w:val="00CE2607"/>
    <w:rsid w:val="00CE5AF1"/>
    <w:rsid w:val="00CE65B1"/>
    <w:rsid w:val="00CF27DC"/>
    <w:rsid w:val="00CF51BF"/>
    <w:rsid w:val="00CF6786"/>
    <w:rsid w:val="00D05A16"/>
    <w:rsid w:val="00D16F89"/>
    <w:rsid w:val="00D261D6"/>
    <w:rsid w:val="00D26324"/>
    <w:rsid w:val="00D26781"/>
    <w:rsid w:val="00D26CEE"/>
    <w:rsid w:val="00D33E9A"/>
    <w:rsid w:val="00D35DFA"/>
    <w:rsid w:val="00D404BB"/>
    <w:rsid w:val="00D435AE"/>
    <w:rsid w:val="00D44082"/>
    <w:rsid w:val="00D511E1"/>
    <w:rsid w:val="00D51AAC"/>
    <w:rsid w:val="00D55A73"/>
    <w:rsid w:val="00D578E9"/>
    <w:rsid w:val="00D64A6F"/>
    <w:rsid w:val="00D723B8"/>
    <w:rsid w:val="00D75DFA"/>
    <w:rsid w:val="00D85046"/>
    <w:rsid w:val="00D85694"/>
    <w:rsid w:val="00D94EEF"/>
    <w:rsid w:val="00DA444B"/>
    <w:rsid w:val="00DA5E35"/>
    <w:rsid w:val="00DB2E38"/>
    <w:rsid w:val="00DB4557"/>
    <w:rsid w:val="00DC1E0A"/>
    <w:rsid w:val="00DC2CAE"/>
    <w:rsid w:val="00DC62B9"/>
    <w:rsid w:val="00DC6D27"/>
    <w:rsid w:val="00DD22F7"/>
    <w:rsid w:val="00DD4F3B"/>
    <w:rsid w:val="00DD5DE9"/>
    <w:rsid w:val="00DE1047"/>
    <w:rsid w:val="00DE2A08"/>
    <w:rsid w:val="00DE45E1"/>
    <w:rsid w:val="00DE5895"/>
    <w:rsid w:val="00DE787A"/>
    <w:rsid w:val="00DF1B37"/>
    <w:rsid w:val="00DF261A"/>
    <w:rsid w:val="00DF61D4"/>
    <w:rsid w:val="00E05BF5"/>
    <w:rsid w:val="00E103E9"/>
    <w:rsid w:val="00E16BDE"/>
    <w:rsid w:val="00E20C0E"/>
    <w:rsid w:val="00E212E1"/>
    <w:rsid w:val="00E21813"/>
    <w:rsid w:val="00E2553D"/>
    <w:rsid w:val="00E271AF"/>
    <w:rsid w:val="00E3232D"/>
    <w:rsid w:val="00E41284"/>
    <w:rsid w:val="00E429B6"/>
    <w:rsid w:val="00E453AF"/>
    <w:rsid w:val="00E47B54"/>
    <w:rsid w:val="00E47E9F"/>
    <w:rsid w:val="00E557EF"/>
    <w:rsid w:val="00E5592F"/>
    <w:rsid w:val="00E6094C"/>
    <w:rsid w:val="00E61915"/>
    <w:rsid w:val="00E6200C"/>
    <w:rsid w:val="00E66842"/>
    <w:rsid w:val="00E7494F"/>
    <w:rsid w:val="00E80262"/>
    <w:rsid w:val="00E831E2"/>
    <w:rsid w:val="00E914BB"/>
    <w:rsid w:val="00E92585"/>
    <w:rsid w:val="00E92ED8"/>
    <w:rsid w:val="00E945EB"/>
    <w:rsid w:val="00E949CD"/>
    <w:rsid w:val="00E95B90"/>
    <w:rsid w:val="00EA5E26"/>
    <w:rsid w:val="00EB0897"/>
    <w:rsid w:val="00EB19EB"/>
    <w:rsid w:val="00EB678F"/>
    <w:rsid w:val="00EB6F14"/>
    <w:rsid w:val="00EC274E"/>
    <w:rsid w:val="00EC2B95"/>
    <w:rsid w:val="00EC58CD"/>
    <w:rsid w:val="00ED437E"/>
    <w:rsid w:val="00ED5986"/>
    <w:rsid w:val="00ED63EF"/>
    <w:rsid w:val="00ED680B"/>
    <w:rsid w:val="00ED74E0"/>
    <w:rsid w:val="00ED774F"/>
    <w:rsid w:val="00EE2B65"/>
    <w:rsid w:val="00EE5C2E"/>
    <w:rsid w:val="00EF1E6F"/>
    <w:rsid w:val="00EF4EA4"/>
    <w:rsid w:val="00EF5E30"/>
    <w:rsid w:val="00F01978"/>
    <w:rsid w:val="00F04411"/>
    <w:rsid w:val="00F109EC"/>
    <w:rsid w:val="00F142A7"/>
    <w:rsid w:val="00F14567"/>
    <w:rsid w:val="00F14FAD"/>
    <w:rsid w:val="00F16B05"/>
    <w:rsid w:val="00F239C1"/>
    <w:rsid w:val="00F27461"/>
    <w:rsid w:val="00F35B92"/>
    <w:rsid w:val="00F41800"/>
    <w:rsid w:val="00F420C5"/>
    <w:rsid w:val="00F43290"/>
    <w:rsid w:val="00F43D14"/>
    <w:rsid w:val="00F4665F"/>
    <w:rsid w:val="00F47ABE"/>
    <w:rsid w:val="00F60F39"/>
    <w:rsid w:val="00F63D11"/>
    <w:rsid w:val="00F72512"/>
    <w:rsid w:val="00F73D20"/>
    <w:rsid w:val="00F74359"/>
    <w:rsid w:val="00F83293"/>
    <w:rsid w:val="00F839F1"/>
    <w:rsid w:val="00F86678"/>
    <w:rsid w:val="00F90745"/>
    <w:rsid w:val="00F92718"/>
    <w:rsid w:val="00F943A3"/>
    <w:rsid w:val="00F94A73"/>
    <w:rsid w:val="00FA0102"/>
    <w:rsid w:val="00FA04F5"/>
    <w:rsid w:val="00FA2710"/>
    <w:rsid w:val="00FA5250"/>
    <w:rsid w:val="00FB0A48"/>
    <w:rsid w:val="00FB720D"/>
    <w:rsid w:val="00FC12DC"/>
    <w:rsid w:val="00FC25A7"/>
    <w:rsid w:val="00FD5838"/>
    <w:rsid w:val="00FE711E"/>
    <w:rsid w:val="00FF0188"/>
    <w:rsid w:val="00FF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5EFC2C"/>
  <w15:chartTrackingRefBased/>
  <w15:docId w15:val="{AD65357A-3D95-4F75-AA0A-164A4687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7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C39"/>
  </w:style>
  <w:style w:type="paragraph" w:styleId="Footer">
    <w:name w:val="footer"/>
    <w:basedOn w:val="Normal"/>
    <w:link w:val="Foot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C39"/>
  </w:style>
  <w:style w:type="paragraph" w:styleId="Revision">
    <w:name w:val="Revision"/>
    <w:hidden/>
    <w:uiPriority w:val="99"/>
    <w:semiHidden/>
    <w:rsid w:val="008740E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F21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21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21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21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212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325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25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2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3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3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3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3.tif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4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4.tif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blood pressure (Hypertension)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Sheet1!$B$3:$B$8</c:f>
              <c:numCache>
                <c:formatCode>0.00%</c:formatCode>
                <c:ptCount val="6"/>
                <c:pt idx="0">
                  <c:v>0.18010000000000001</c:v>
                </c:pt>
                <c:pt idx="1">
                  <c:v>0.23769999999999999</c:v>
                </c:pt>
                <c:pt idx="2">
                  <c:v>0.27929999999999999</c:v>
                </c:pt>
                <c:pt idx="3">
                  <c:v>0.39700000000000002</c:v>
                </c:pt>
                <c:pt idx="4">
                  <c:v>0.2041</c:v>
                </c:pt>
                <c:pt idx="5">
                  <c:v>0.26600000000000001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8F-4348-8BF3-9DB65EB45C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98381584"/>
        <c:axId val="598383024"/>
      </c:barChart>
      <c:catAx>
        <c:axId val="598381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3024"/>
        <c:crosses val="autoZero"/>
        <c:auto val="1"/>
        <c:lblAlgn val="ctr"/>
        <c:lblOffset val="100"/>
        <c:noMultiLvlLbl val="0"/>
      </c:catAx>
      <c:valAx>
        <c:axId val="598383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1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Raised blood glucose (Hyperglycemia)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Sheet1!$B$13:$B$18</c:f>
              <c:numCache>
                <c:formatCode>0.00%</c:formatCode>
                <c:ptCount val="6"/>
                <c:pt idx="0">
                  <c:v>3.73E-2</c:v>
                </c:pt>
                <c:pt idx="1">
                  <c:v>6.4100000000000004E-2</c:v>
                </c:pt>
                <c:pt idx="2">
                  <c:v>5.5800000000000002E-2</c:v>
                </c:pt>
                <c:pt idx="3">
                  <c:v>1.15E-2</c:v>
                </c:pt>
                <c:pt idx="4">
                  <c:v>8.7099999999999997E-2</c:v>
                </c:pt>
                <c:pt idx="5">
                  <c:v>5.7599999999999998E-2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47-436E-ACC0-2AE51DDB67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87758056"/>
        <c:axId val="787756256"/>
      </c:barChart>
      <c:catAx>
        <c:axId val="787758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6256"/>
        <c:crosses val="autoZero"/>
        <c:auto val="1"/>
        <c:lblAlgn val="ctr"/>
        <c:lblOffset val="100"/>
        <c:noMultiLvlLbl val="0"/>
      </c:catAx>
      <c:valAx>
        <c:axId val="787756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8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total blood cholesterol (hypercholesterolemia)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Sheet1!$B$22:$B$23</c:f>
              <c:strCache>
                <c:ptCount val="2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Sheet1!$B$24:$B$28</c:f>
              <c:numCache>
                <c:formatCode>0.00%</c:formatCode>
                <c:ptCount val="5"/>
                <c:pt idx="0">
                  <c:v>0.19939999999999999</c:v>
                </c:pt>
                <c:pt idx="1">
                  <c:v>0.34399999999999997</c:v>
                </c:pt>
                <c:pt idx="2">
                  <c:v>0.1739</c:v>
                </c:pt>
                <c:pt idx="3">
                  <c:v>0.26590000000000003</c:v>
                </c:pt>
                <c:pt idx="4">
                  <c:v>0.1113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23-4DDA-AA8A-34A53F826A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86644464"/>
        <c:axId val="586646624"/>
      </c:barChart>
      <c:catAx>
        <c:axId val="5866444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6624"/>
        <c:crosses val="autoZero"/>
        <c:auto val="1"/>
        <c:lblAlgn val="ctr"/>
        <c:lblOffset val="100"/>
        <c:noMultiLvlLbl val="0"/>
      </c:catAx>
      <c:valAx>
        <c:axId val="586646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4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Prevalance among Southeast Asian adults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percentage"/>
            <c:noEndCap val="0"/>
            <c:val val="5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Sheet1!$A$32:$A$34</c:f>
              <c:strCache>
                <c:ptCount val="3"/>
                <c:pt idx="0">
                  <c:v>Hypertension</c:v>
                </c:pt>
                <c:pt idx="1">
                  <c:v>Hyperglycemia</c:v>
                </c:pt>
                <c:pt idx="2">
                  <c:v>hypercholesterolemia</c:v>
                </c:pt>
              </c:strCache>
            </c:strRef>
          </c:cat>
          <c:val>
            <c:numRef>
              <c:f>Sheet1!$B$32:$B$34</c:f>
              <c:numCache>
                <c:formatCode>0.00%</c:formatCode>
                <c:ptCount val="3"/>
                <c:pt idx="0">
                  <c:v>0.27389999999999998</c:v>
                </c:pt>
                <c:pt idx="1">
                  <c:v>5.6899999999999999E-2</c:v>
                </c:pt>
                <c:pt idx="2">
                  <c:v>0.31209999999999999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2B-4874-BFF8-B6959447D2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98685504"/>
        <c:axId val="98685144"/>
      </c:barChart>
      <c:catAx>
        <c:axId val="98685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144"/>
        <c:crosses val="autoZero"/>
        <c:auto val="1"/>
        <c:lblAlgn val="ctr"/>
        <c:lblOffset val="100"/>
        <c:noMultiLvlLbl val="0"/>
      </c:catAx>
      <c:valAx>
        <c:axId val="98685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3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6B11F-B64E-4191-82EB-8B720BF1D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4448</TotalTime>
  <Pages>27</Pages>
  <Words>6074</Words>
  <Characters>31165</Characters>
  <Application>Microsoft Office Word</Application>
  <DocSecurity>0</DocSecurity>
  <Lines>6002</Lines>
  <Paragraphs>3112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590</cp:revision>
  <dcterms:created xsi:type="dcterms:W3CDTF">2024-04-19T03:57:00Z</dcterms:created>
  <dcterms:modified xsi:type="dcterms:W3CDTF">2024-07-02T20:26:00Z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52c080e6f0ca38520a6feb26105ac067011857b8a8364680219a6ab2cc2f9b2a</vt:lpwstr>
  </property>
</Properties>
</file>