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DACF92" w14:textId="0EC3CC8A" w:rsidR="00C73E1C" w:rsidRDefault="00C73E1C" w:rsidP="00C73E1C">
      <w:pPr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C73E1C">
        <w:rPr>
          <w:rFonts w:ascii="Times New Roman" w:hAnsi="Times New Roman" w:cs="Times New Roman"/>
          <w:b/>
          <w:bCs/>
          <w:kern w:val="0"/>
          <w:sz w:val="24"/>
          <w:szCs w:val="24"/>
        </w:rPr>
        <w:t>Tables</w:t>
      </w:r>
    </w:p>
    <w:p w14:paraId="1B6DD4AF" w14:textId="77777777" w:rsidR="006262F1" w:rsidRPr="00C73E1C" w:rsidRDefault="006262F1" w:rsidP="00C73E1C">
      <w:pPr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</w:p>
    <w:p w14:paraId="6694D457" w14:textId="4FE47149" w:rsidR="00E47E9F" w:rsidRPr="00C73E1C" w:rsidRDefault="00E47E9F" w:rsidP="00C73E1C">
      <w:pPr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C73E1C">
        <w:rPr>
          <w:rFonts w:ascii="Times New Roman" w:hAnsi="Times New Roman" w:cs="Times New Roman"/>
          <w:b/>
          <w:bCs/>
          <w:kern w:val="0"/>
          <w:sz w:val="24"/>
          <w:szCs w:val="24"/>
        </w:rPr>
        <w:t>Table 1: Dependent variables re-coding procedures.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574"/>
        <w:gridCol w:w="3512"/>
        <w:gridCol w:w="3945"/>
        <w:gridCol w:w="2357"/>
      </w:tblGrid>
      <w:tr w:rsidR="00E47E9F" w:rsidRPr="00C73E1C" w14:paraId="45C87EB1" w14:textId="77777777" w:rsidTr="004E0437">
        <w:tc>
          <w:tcPr>
            <w:tcW w:w="1811" w:type="pct"/>
          </w:tcPr>
          <w:p w14:paraId="76A2EBB6" w14:textId="77777777" w:rsidR="00E47E9F" w:rsidRPr="00C73E1C" w:rsidRDefault="00E47E9F" w:rsidP="0064001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Variables</w:t>
            </w:r>
          </w:p>
        </w:tc>
        <w:tc>
          <w:tcPr>
            <w:tcW w:w="1141" w:type="pct"/>
          </w:tcPr>
          <w:p w14:paraId="6339AAB6" w14:textId="77777777" w:rsidR="00E47E9F" w:rsidRPr="00C73E1C" w:rsidRDefault="00E47E9F" w:rsidP="0064001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Code at STEP datasets</w:t>
            </w:r>
          </w:p>
        </w:tc>
        <w:tc>
          <w:tcPr>
            <w:tcW w:w="1282" w:type="pct"/>
          </w:tcPr>
          <w:p w14:paraId="3657033A" w14:textId="77777777" w:rsidR="00E47E9F" w:rsidRPr="00C73E1C" w:rsidRDefault="00E47E9F" w:rsidP="0064001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Categories in STEP</w:t>
            </w:r>
          </w:p>
        </w:tc>
        <w:tc>
          <w:tcPr>
            <w:tcW w:w="766" w:type="pct"/>
          </w:tcPr>
          <w:p w14:paraId="43238C41" w14:textId="77777777" w:rsidR="00E47E9F" w:rsidRPr="00C73E1C" w:rsidRDefault="00E47E9F" w:rsidP="0064001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Recoding procedures</w:t>
            </w:r>
          </w:p>
        </w:tc>
      </w:tr>
      <w:tr w:rsidR="00E47E9F" w:rsidRPr="00C73E1C" w14:paraId="3267E856" w14:textId="77777777" w:rsidTr="00A213D2">
        <w:trPr>
          <w:trHeight w:val="593"/>
        </w:trPr>
        <w:tc>
          <w:tcPr>
            <w:tcW w:w="1811" w:type="pct"/>
          </w:tcPr>
          <w:p w14:paraId="37B1276A" w14:textId="77777777" w:rsidR="00E47E9F" w:rsidRPr="004E0437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E043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Raised blood pressure or hypertension (systolic)</w:t>
            </w:r>
          </w:p>
        </w:tc>
        <w:tc>
          <w:tcPr>
            <w:tcW w:w="1141" w:type="pct"/>
          </w:tcPr>
          <w:p w14:paraId="62CD8883" w14:textId="7B5B5172" w:rsidR="00A213D2" w:rsidRPr="00C73E1C" w:rsidRDefault="00A213D2" w:rsidP="00A213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First reading: m11a/ m4a</w:t>
            </w:r>
          </w:p>
          <w:p w14:paraId="01FB05AD" w14:textId="77777777" w:rsidR="00A213D2" w:rsidRPr="00C73E1C" w:rsidRDefault="00A213D2" w:rsidP="00A213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Second reading: m12a/ m5a</w:t>
            </w:r>
          </w:p>
          <w:p w14:paraId="2A2C6DC0" w14:textId="16156989" w:rsidR="00E47E9F" w:rsidRPr="00C73E1C" w:rsidRDefault="00A213D2" w:rsidP="00A213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Third reading: m13a/ m6a</w:t>
            </w:r>
          </w:p>
        </w:tc>
        <w:tc>
          <w:tcPr>
            <w:tcW w:w="1282" w:type="pct"/>
          </w:tcPr>
          <w:p w14:paraId="14ADE936" w14:textId="579F70C3" w:rsidR="009A67DB" w:rsidRPr="006B325A" w:rsidRDefault="00E47E9F" w:rsidP="00696DA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6B325A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 xml:space="preserve">Yes [average of three readings </w:t>
            </w:r>
            <w:r w:rsidRPr="006B325A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≥ 140 mm Hg</w:t>
            </w:r>
            <w:r w:rsidR="001C0DF4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]</w:t>
            </w:r>
            <w:r w:rsidRPr="006B325A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</w:t>
            </w:r>
          </w:p>
          <w:p w14:paraId="3831C463" w14:textId="1A5E5968" w:rsidR="00E47E9F" w:rsidRPr="006B325A" w:rsidRDefault="00BA78C5" w:rsidP="00C73E1C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624526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No (otherwise)</w:t>
            </w:r>
          </w:p>
        </w:tc>
        <w:tc>
          <w:tcPr>
            <w:tcW w:w="766" w:type="pct"/>
          </w:tcPr>
          <w:p w14:paraId="6847E60D" w14:textId="77777777" w:rsidR="00E47E9F" w:rsidRPr="006B325A" w:rsidRDefault="00E47E9F" w:rsidP="00C73E1C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6B325A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 xml:space="preserve">1 = "Yes" </w:t>
            </w:r>
          </w:p>
          <w:p w14:paraId="295163A1" w14:textId="77777777" w:rsidR="00E47E9F" w:rsidRPr="006B325A" w:rsidRDefault="00E47E9F" w:rsidP="00C73E1C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6B325A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0 = "No"</w:t>
            </w:r>
          </w:p>
        </w:tc>
      </w:tr>
      <w:tr w:rsidR="00E47E9F" w:rsidRPr="00C73E1C" w14:paraId="7E96D685" w14:textId="77777777" w:rsidTr="004E0437">
        <w:tc>
          <w:tcPr>
            <w:tcW w:w="1811" w:type="pct"/>
          </w:tcPr>
          <w:p w14:paraId="574904B5" w14:textId="77777777" w:rsidR="00E47E9F" w:rsidRPr="004E0437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E043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Raised blood pressure or hypertension (diastolic)</w:t>
            </w:r>
          </w:p>
        </w:tc>
        <w:tc>
          <w:tcPr>
            <w:tcW w:w="1141" w:type="pct"/>
          </w:tcPr>
          <w:p w14:paraId="274668F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First reading: m11b/ m4b</w:t>
            </w:r>
          </w:p>
          <w:p w14:paraId="5334F9E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Second reading: m12b/ m5b</w:t>
            </w:r>
          </w:p>
          <w:p w14:paraId="32642BF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Third reading: m13b/ m6b</w:t>
            </w:r>
          </w:p>
        </w:tc>
        <w:tc>
          <w:tcPr>
            <w:tcW w:w="1282" w:type="pct"/>
          </w:tcPr>
          <w:p w14:paraId="02E3B5B3" w14:textId="6E033719" w:rsidR="00A213D2" w:rsidRPr="006B325A" w:rsidRDefault="00A213D2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624526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Yes [average of three readings</w:t>
            </w:r>
            <w:r w:rsidRPr="006B325A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≥ 90 mm Hg]</w:t>
            </w:r>
          </w:p>
          <w:p w14:paraId="47F8B2FF" w14:textId="77777777" w:rsidR="00E47E9F" w:rsidRPr="00C73E1C" w:rsidRDefault="00A213D2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B325A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No (otherwise)</w:t>
            </w:r>
          </w:p>
        </w:tc>
        <w:tc>
          <w:tcPr>
            <w:tcW w:w="766" w:type="pct"/>
          </w:tcPr>
          <w:p w14:paraId="794BA215" w14:textId="77777777" w:rsidR="00D723B8" w:rsidRPr="00624526" w:rsidRDefault="00D723B8" w:rsidP="00D723B8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624526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 xml:space="preserve">1 = "Yes" </w:t>
            </w:r>
          </w:p>
          <w:p w14:paraId="2AF7C6EA" w14:textId="6595E78D" w:rsidR="00E47E9F" w:rsidRPr="00C73E1C" w:rsidRDefault="00D723B8" w:rsidP="00D723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24526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0 = "No"</w:t>
            </w:r>
          </w:p>
        </w:tc>
      </w:tr>
      <w:tr w:rsidR="00E47E9F" w:rsidRPr="00C73E1C" w14:paraId="4C8C6C3A" w14:textId="77777777" w:rsidTr="004E0437">
        <w:tc>
          <w:tcPr>
            <w:tcW w:w="1811" w:type="pct"/>
          </w:tcPr>
          <w:p w14:paraId="7BB0B282" w14:textId="77777777" w:rsidR="00E47E9F" w:rsidRPr="004E0437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E043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Raised blood glucose or Diabetes</w:t>
            </w:r>
          </w:p>
        </w:tc>
        <w:tc>
          <w:tcPr>
            <w:tcW w:w="1141" w:type="pct"/>
          </w:tcPr>
          <w:p w14:paraId="44BD31B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b5</w:t>
            </w:r>
          </w:p>
        </w:tc>
        <w:tc>
          <w:tcPr>
            <w:tcW w:w="1282" w:type="pct"/>
          </w:tcPr>
          <w:p w14:paraId="4771FB6A" w14:textId="32107DA7" w:rsidR="00D33E9A" w:rsidRPr="00C73E1C" w:rsidRDefault="00E47E9F" w:rsidP="009A67DB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Yes [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fasting blood glucose≥126 mg/dL or 7 mmol/L]</w:t>
            </w:r>
          </w:p>
          <w:p w14:paraId="7FF0B1E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 (otherwise)</w:t>
            </w:r>
          </w:p>
        </w:tc>
        <w:tc>
          <w:tcPr>
            <w:tcW w:w="766" w:type="pct"/>
          </w:tcPr>
          <w:p w14:paraId="4FE5683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1 = "Yes" </w:t>
            </w:r>
          </w:p>
          <w:p w14:paraId="2EDC17D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 = "No"</w:t>
            </w:r>
          </w:p>
        </w:tc>
      </w:tr>
      <w:tr w:rsidR="00E47E9F" w:rsidRPr="00C73E1C" w14:paraId="26BF9931" w14:textId="77777777" w:rsidTr="004E0437">
        <w:tc>
          <w:tcPr>
            <w:tcW w:w="1811" w:type="pct"/>
          </w:tcPr>
          <w:p w14:paraId="4220B8F9" w14:textId="5C69C2BD" w:rsidR="00E47E9F" w:rsidRPr="004E0437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E043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Raised </w:t>
            </w:r>
            <w:r w:rsidR="00D33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total </w:t>
            </w:r>
            <w:r w:rsidRPr="004E043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blood cholesterol or </w:t>
            </w:r>
            <w:r w:rsidRPr="004E0437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hypercholesterolemia</w:t>
            </w:r>
          </w:p>
        </w:tc>
        <w:tc>
          <w:tcPr>
            <w:tcW w:w="1141" w:type="pct"/>
          </w:tcPr>
          <w:p w14:paraId="7C65025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b8</w:t>
            </w:r>
          </w:p>
        </w:tc>
        <w:tc>
          <w:tcPr>
            <w:tcW w:w="1282" w:type="pct"/>
          </w:tcPr>
          <w:p w14:paraId="34CFE083" w14:textId="60E8CFDB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  <w:r w:rsidR="00932DE2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r w:rsidR="009A67D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Total </w:t>
            </w:r>
            <w:r w:rsidR="00932D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blood </w:t>
            </w:r>
            <w:r w:rsidR="009A67D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chol</w:t>
            </w:r>
            <w:r w:rsidR="00932D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esterol</w:t>
            </w:r>
            <w:r w:rsidR="009A67D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≥190</w:t>
            </w:r>
            <w:r w:rsidR="00932D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or 5 mmol/L]</w:t>
            </w:r>
          </w:p>
          <w:p w14:paraId="25E4D72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 (otherwise)</w:t>
            </w:r>
          </w:p>
        </w:tc>
        <w:tc>
          <w:tcPr>
            <w:tcW w:w="766" w:type="pct"/>
          </w:tcPr>
          <w:p w14:paraId="571F040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1 = "Yes" </w:t>
            </w:r>
          </w:p>
          <w:p w14:paraId="5BE9787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 = "No"</w:t>
            </w:r>
          </w:p>
        </w:tc>
      </w:tr>
    </w:tbl>
    <w:p w14:paraId="1F64C179" w14:textId="77777777" w:rsidR="00E47E9F" w:rsidRDefault="00E47E9F" w:rsidP="00C73E1C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F101770" w14:textId="77777777" w:rsidR="006262F1" w:rsidRPr="00C73E1C" w:rsidRDefault="006262F1" w:rsidP="00C73E1C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59DE2F9" w14:textId="77777777" w:rsidR="00E47E9F" w:rsidRPr="00C73E1C" w:rsidRDefault="00E47E9F" w:rsidP="00C73E1C">
      <w:pPr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C73E1C">
        <w:rPr>
          <w:rFonts w:ascii="Times New Roman" w:hAnsi="Times New Roman" w:cs="Times New Roman"/>
          <w:b/>
          <w:bCs/>
          <w:kern w:val="0"/>
          <w:sz w:val="24"/>
          <w:szCs w:val="24"/>
        </w:rPr>
        <w:t>Table 2: Independent variables re-coding procedures.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592"/>
        <w:gridCol w:w="1957"/>
        <w:gridCol w:w="4613"/>
        <w:gridCol w:w="5226"/>
      </w:tblGrid>
      <w:tr w:rsidR="00E47E9F" w:rsidRPr="00C73E1C" w14:paraId="3ACDFDFC" w14:textId="77777777" w:rsidTr="00C73E1C">
        <w:tc>
          <w:tcPr>
            <w:tcW w:w="1167" w:type="pct"/>
          </w:tcPr>
          <w:p w14:paraId="0519414E" w14:textId="77777777" w:rsidR="00E47E9F" w:rsidRPr="00C73E1C" w:rsidRDefault="00E47E9F" w:rsidP="0064001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Variables</w:t>
            </w:r>
          </w:p>
        </w:tc>
        <w:tc>
          <w:tcPr>
            <w:tcW w:w="636" w:type="pct"/>
          </w:tcPr>
          <w:p w14:paraId="34EAEE75" w14:textId="77777777" w:rsidR="00E47E9F" w:rsidRPr="00C73E1C" w:rsidRDefault="00E47E9F" w:rsidP="0064001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Code at STEP datasets</w:t>
            </w:r>
          </w:p>
        </w:tc>
        <w:tc>
          <w:tcPr>
            <w:tcW w:w="1499" w:type="pct"/>
          </w:tcPr>
          <w:p w14:paraId="33CABCEC" w14:textId="77777777" w:rsidR="00E47E9F" w:rsidRPr="00C73E1C" w:rsidRDefault="00E47E9F" w:rsidP="0064001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Categories in STEP</w:t>
            </w:r>
          </w:p>
        </w:tc>
        <w:tc>
          <w:tcPr>
            <w:tcW w:w="1698" w:type="pct"/>
          </w:tcPr>
          <w:p w14:paraId="03BE68FA" w14:textId="77777777" w:rsidR="00E47E9F" w:rsidRPr="00C73E1C" w:rsidRDefault="00E47E9F" w:rsidP="0064001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Recoding procedures</w:t>
            </w:r>
          </w:p>
        </w:tc>
      </w:tr>
      <w:tr w:rsidR="00E47E9F" w:rsidRPr="00C73E1C" w14:paraId="25EDF1C6" w14:textId="77777777" w:rsidTr="00C73E1C">
        <w:tc>
          <w:tcPr>
            <w:tcW w:w="1167" w:type="pct"/>
          </w:tcPr>
          <w:p w14:paraId="0B958B1C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Socio-economic background</w:t>
            </w:r>
          </w:p>
        </w:tc>
        <w:tc>
          <w:tcPr>
            <w:tcW w:w="636" w:type="pct"/>
          </w:tcPr>
          <w:p w14:paraId="03066D7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28A336B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8" w:type="pct"/>
          </w:tcPr>
          <w:p w14:paraId="1876F05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5F264951" w14:textId="77777777" w:rsidTr="00C73E1C">
        <w:tc>
          <w:tcPr>
            <w:tcW w:w="1167" w:type="pct"/>
          </w:tcPr>
          <w:p w14:paraId="3461021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Age (18 years or above) </w:t>
            </w:r>
          </w:p>
        </w:tc>
        <w:tc>
          <w:tcPr>
            <w:tcW w:w="636" w:type="pct"/>
          </w:tcPr>
          <w:p w14:paraId="0898DE1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age</w:t>
            </w:r>
          </w:p>
        </w:tc>
        <w:tc>
          <w:tcPr>
            <w:tcW w:w="1499" w:type="pct"/>
          </w:tcPr>
          <w:p w14:paraId="6B8C7CE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18-29</w:t>
            </w:r>
          </w:p>
        </w:tc>
        <w:tc>
          <w:tcPr>
            <w:tcW w:w="1698" w:type="pct"/>
          </w:tcPr>
          <w:p w14:paraId="07A1A43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 = "18-29"</w:t>
            </w:r>
          </w:p>
        </w:tc>
      </w:tr>
      <w:tr w:rsidR="00E47E9F" w:rsidRPr="00C73E1C" w14:paraId="2FCF9BC2" w14:textId="77777777" w:rsidTr="00C73E1C">
        <w:tc>
          <w:tcPr>
            <w:tcW w:w="1167" w:type="pct"/>
          </w:tcPr>
          <w:p w14:paraId="5AD7991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6" w:type="pct"/>
          </w:tcPr>
          <w:p w14:paraId="1C19F4E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2AD630E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30-44</w:t>
            </w:r>
          </w:p>
        </w:tc>
        <w:tc>
          <w:tcPr>
            <w:tcW w:w="1698" w:type="pct"/>
          </w:tcPr>
          <w:p w14:paraId="761F74C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1 = "30-44" </w:t>
            </w:r>
          </w:p>
        </w:tc>
      </w:tr>
      <w:tr w:rsidR="00E47E9F" w:rsidRPr="00C73E1C" w14:paraId="277BECE2" w14:textId="77777777" w:rsidTr="00C73E1C">
        <w:tc>
          <w:tcPr>
            <w:tcW w:w="1167" w:type="pct"/>
          </w:tcPr>
          <w:p w14:paraId="4A97346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6" w:type="pct"/>
          </w:tcPr>
          <w:p w14:paraId="25C2EFF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427DDE8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45-59</w:t>
            </w:r>
          </w:p>
        </w:tc>
        <w:tc>
          <w:tcPr>
            <w:tcW w:w="1698" w:type="pct"/>
          </w:tcPr>
          <w:p w14:paraId="71CED98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 = "45-59"</w:t>
            </w:r>
          </w:p>
        </w:tc>
      </w:tr>
      <w:tr w:rsidR="00E47E9F" w:rsidRPr="00C73E1C" w14:paraId="1B0F9EBB" w14:textId="77777777" w:rsidTr="00C73E1C">
        <w:tc>
          <w:tcPr>
            <w:tcW w:w="1167" w:type="pct"/>
          </w:tcPr>
          <w:p w14:paraId="583B4FA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6" w:type="pct"/>
          </w:tcPr>
          <w:p w14:paraId="766C74D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39CA4F0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60 or above</w:t>
            </w:r>
          </w:p>
        </w:tc>
        <w:tc>
          <w:tcPr>
            <w:tcW w:w="1698" w:type="pct"/>
          </w:tcPr>
          <w:p w14:paraId="2146253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 = "60 or above"</w:t>
            </w:r>
          </w:p>
        </w:tc>
      </w:tr>
      <w:tr w:rsidR="00E47E9F" w:rsidRPr="00C73E1C" w14:paraId="589E3368" w14:textId="77777777" w:rsidTr="00C73E1C">
        <w:tc>
          <w:tcPr>
            <w:tcW w:w="1167" w:type="pct"/>
          </w:tcPr>
          <w:p w14:paraId="4149324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Sex</w:t>
            </w:r>
          </w:p>
        </w:tc>
        <w:tc>
          <w:tcPr>
            <w:tcW w:w="636" w:type="pct"/>
          </w:tcPr>
          <w:p w14:paraId="301B303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sex</w:t>
            </w:r>
          </w:p>
        </w:tc>
        <w:tc>
          <w:tcPr>
            <w:tcW w:w="1499" w:type="pct"/>
          </w:tcPr>
          <w:p w14:paraId="1E15F7C4" w14:textId="2DA9AA0D" w:rsidR="00E47E9F" w:rsidRPr="00C73E1C" w:rsidRDefault="009A67DB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Female</w:t>
            </w:r>
          </w:p>
        </w:tc>
        <w:tc>
          <w:tcPr>
            <w:tcW w:w="1698" w:type="pct"/>
          </w:tcPr>
          <w:p w14:paraId="4BCED3BF" w14:textId="60ED784E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 = "</w:t>
            </w:r>
            <w:r w:rsidR="003F7FE6">
              <w:rPr>
                <w:rFonts w:ascii="Times New Roman" w:hAnsi="Times New Roman" w:cs="Times New Roman"/>
                <w:sz w:val="24"/>
                <w:szCs w:val="24"/>
              </w:rPr>
              <w:t>Female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" </w:t>
            </w:r>
          </w:p>
        </w:tc>
      </w:tr>
      <w:tr w:rsidR="00E47E9F" w:rsidRPr="00C73E1C" w14:paraId="0F194AC1" w14:textId="77777777" w:rsidTr="00C73E1C">
        <w:tc>
          <w:tcPr>
            <w:tcW w:w="1167" w:type="pct"/>
          </w:tcPr>
          <w:p w14:paraId="482701A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6" w:type="pct"/>
          </w:tcPr>
          <w:p w14:paraId="1B76906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2E8F60A4" w14:textId="1058F26A" w:rsidR="00E47E9F" w:rsidRPr="00C73E1C" w:rsidRDefault="009A67DB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Male</w:t>
            </w:r>
          </w:p>
        </w:tc>
        <w:tc>
          <w:tcPr>
            <w:tcW w:w="1698" w:type="pct"/>
          </w:tcPr>
          <w:p w14:paraId="4D7B5283" w14:textId="3F587831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 = "Ma</w:t>
            </w:r>
            <w:r w:rsidR="003F7FE6">
              <w:rPr>
                <w:rFonts w:ascii="Times New Roman" w:hAnsi="Times New Roman" w:cs="Times New Roman"/>
                <w:sz w:val="24"/>
                <w:szCs w:val="24"/>
              </w:rPr>
              <w:t>le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"</w:t>
            </w:r>
          </w:p>
        </w:tc>
      </w:tr>
      <w:tr w:rsidR="00E47E9F" w:rsidRPr="00C73E1C" w14:paraId="19DE9233" w14:textId="77777777" w:rsidTr="00C73E1C">
        <w:tc>
          <w:tcPr>
            <w:tcW w:w="1167" w:type="pct"/>
          </w:tcPr>
          <w:p w14:paraId="5855757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Highest level of education</w:t>
            </w:r>
          </w:p>
        </w:tc>
        <w:tc>
          <w:tcPr>
            <w:tcW w:w="636" w:type="pct"/>
          </w:tcPr>
          <w:p w14:paraId="6187A47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c5</w:t>
            </w:r>
          </w:p>
        </w:tc>
        <w:tc>
          <w:tcPr>
            <w:tcW w:w="1499" w:type="pct"/>
          </w:tcPr>
          <w:p w14:paraId="2BBDC526" w14:textId="215E253B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 formal schooling</w:t>
            </w:r>
            <w:r w:rsidR="005F0D7E">
              <w:rPr>
                <w:rFonts w:ascii="Times New Roman" w:hAnsi="Times New Roman" w:cs="Times New Roman"/>
                <w:sz w:val="24"/>
                <w:szCs w:val="24"/>
              </w:rPr>
              <w:t xml:space="preserve"> to basic literacy</w:t>
            </w:r>
          </w:p>
        </w:tc>
        <w:tc>
          <w:tcPr>
            <w:tcW w:w="1698" w:type="pct"/>
          </w:tcPr>
          <w:p w14:paraId="2A40FAB4" w14:textId="0D8E86F0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 = "</w:t>
            </w:r>
            <w:r w:rsidR="00AC3D49" w:rsidRPr="00C73E1C">
              <w:rPr>
                <w:rFonts w:ascii="Times New Roman" w:hAnsi="Times New Roman" w:cs="Times New Roman"/>
                <w:sz w:val="24"/>
                <w:szCs w:val="24"/>
              </w:rPr>
              <w:t>No formal schooling</w:t>
            </w:r>
            <w:r w:rsidR="00AC3D49">
              <w:rPr>
                <w:rFonts w:ascii="Times New Roman" w:hAnsi="Times New Roman" w:cs="Times New Roman"/>
                <w:sz w:val="24"/>
                <w:szCs w:val="24"/>
              </w:rPr>
              <w:t xml:space="preserve"> to basic literacy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"</w:t>
            </w:r>
          </w:p>
        </w:tc>
      </w:tr>
      <w:tr w:rsidR="00E47E9F" w:rsidRPr="00C73E1C" w14:paraId="4575DE77" w14:textId="77777777" w:rsidTr="00C73E1C">
        <w:tc>
          <w:tcPr>
            <w:tcW w:w="1167" w:type="pct"/>
          </w:tcPr>
          <w:p w14:paraId="0A9B7AF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6" w:type="pct"/>
          </w:tcPr>
          <w:p w14:paraId="09C8C6F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7685FA3F" w14:textId="0E2FD48F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Less than primary</w:t>
            </w:r>
            <w:r w:rsidR="009A67DB">
              <w:rPr>
                <w:rFonts w:ascii="Times New Roman" w:hAnsi="Times New Roman" w:cs="Times New Roman"/>
                <w:sz w:val="24"/>
                <w:szCs w:val="24"/>
              </w:rPr>
              <w:t xml:space="preserve"> to 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Primary school completed</w:t>
            </w:r>
          </w:p>
        </w:tc>
        <w:tc>
          <w:tcPr>
            <w:tcW w:w="1698" w:type="pct"/>
          </w:tcPr>
          <w:p w14:paraId="0CDE4125" w14:textId="5BFA3DC6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 = "</w:t>
            </w:r>
            <w:r w:rsidR="00AC3D49" w:rsidRPr="00C73E1C">
              <w:rPr>
                <w:rFonts w:ascii="Times New Roman" w:hAnsi="Times New Roman" w:cs="Times New Roman"/>
                <w:sz w:val="24"/>
                <w:szCs w:val="24"/>
              </w:rPr>
              <w:t>Less than primary</w:t>
            </w:r>
            <w:r w:rsidR="00AC3D49">
              <w:rPr>
                <w:rFonts w:ascii="Times New Roman" w:hAnsi="Times New Roman" w:cs="Times New Roman"/>
                <w:sz w:val="24"/>
                <w:szCs w:val="24"/>
              </w:rPr>
              <w:t xml:space="preserve"> to </w:t>
            </w:r>
            <w:r w:rsidR="00AC3D49" w:rsidRPr="00C73E1C">
              <w:rPr>
                <w:rFonts w:ascii="Times New Roman" w:hAnsi="Times New Roman" w:cs="Times New Roman"/>
                <w:sz w:val="24"/>
                <w:szCs w:val="24"/>
              </w:rPr>
              <w:t>Primary school completed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"</w:t>
            </w:r>
          </w:p>
        </w:tc>
      </w:tr>
      <w:tr w:rsidR="00E47E9F" w:rsidRPr="00C73E1C" w14:paraId="7B480474" w14:textId="77777777" w:rsidTr="00C73E1C">
        <w:tc>
          <w:tcPr>
            <w:tcW w:w="1167" w:type="pct"/>
          </w:tcPr>
          <w:p w14:paraId="55E453A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6" w:type="pct"/>
          </w:tcPr>
          <w:p w14:paraId="3369C7A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7C1DC615" w14:textId="2A20CE3E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Secondary school completed</w:t>
            </w:r>
            <w:r w:rsidR="009A67DB">
              <w:rPr>
                <w:rFonts w:ascii="Times New Roman" w:hAnsi="Times New Roman" w:cs="Times New Roman"/>
                <w:sz w:val="24"/>
                <w:szCs w:val="24"/>
              </w:rPr>
              <w:t xml:space="preserve"> to 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High school completed</w:t>
            </w:r>
            <w:r w:rsidR="009A67D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698" w:type="pct"/>
          </w:tcPr>
          <w:p w14:paraId="1D45011A" w14:textId="4794D6EC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 = "</w:t>
            </w:r>
            <w:r w:rsidR="00C526AD" w:rsidRPr="00C73E1C">
              <w:rPr>
                <w:rFonts w:ascii="Times New Roman" w:hAnsi="Times New Roman" w:cs="Times New Roman"/>
                <w:sz w:val="24"/>
                <w:szCs w:val="24"/>
              </w:rPr>
              <w:t>Secondary school completed</w:t>
            </w:r>
            <w:r w:rsidR="00C526AD">
              <w:rPr>
                <w:rFonts w:ascii="Times New Roman" w:hAnsi="Times New Roman" w:cs="Times New Roman"/>
                <w:sz w:val="24"/>
                <w:szCs w:val="24"/>
              </w:rPr>
              <w:t xml:space="preserve"> to </w:t>
            </w:r>
            <w:r w:rsidR="00C526AD" w:rsidRPr="00C73E1C">
              <w:rPr>
                <w:rFonts w:ascii="Times New Roman" w:hAnsi="Times New Roman" w:cs="Times New Roman"/>
                <w:sz w:val="24"/>
                <w:szCs w:val="24"/>
              </w:rPr>
              <w:t>High school completed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" </w:t>
            </w:r>
          </w:p>
        </w:tc>
      </w:tr>
      <w:tr w:rsidR="00E47E9F" w:rsidRPr="00C73E1C" w14:paraId="477AA457" w14:textId="77777777" w:rsidTr="00C73E1C">
        <w:tc>
          <w:tcPr>
            <w:tcW w:w="1167" w:type="pct"/>
          </w:tcPr>
          <w:p w14:paraId="14DFD75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6" w:type="pct"/>
          </w:tcPr>
          <w:p w14:paraId="6A541DF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380E308C" w14:textId="62ED229C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College</w:t>
            </w:r>
            <w:r w:rsidR="00AC3D49">
              <w:rPr>
                <w:rFonts w:ascii="Times New Roman" w:hAnsi="Times New Roman" w:cs="Times New Roman"/>
                <w:sz w:val="24"/>
                <w:szCs w:val="24"/>
              </w:rPr>
              <w:t xml:space="preserve"> or higher </w:t>
            </w:r>
          </w:p>
        </w:tc>
        <w:tc>
          <w:tcPr>
            <w:tcW w:w="1698" w:type="pct"/>
          </w:tcPr>
          <w:p w14:paraId="13693DF5" w14:textId="3E559782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 = "</w:t>
            </w:r>
            <w:r w:rsidR="00963E81" w:rsidRPr="00C73E1C">
              <w:rPr>
                <w:rFonts w:ascii="Times New Roman" w:hAnsi="Times New Roman" w:cs="Times New Roman"/>
                <w:sz w:val="24"/>
                <w:szCs w:val="24"/>
              </w:rPr>
              <w:t>College</w:t>
            </w:r>
            <w:r w:rsidR="00963E81">
              <w:rPr>
                <w:rFonts w:ascii="Times New Roman" w:hAnsi="Times New Roman" w:cs="Times New Roman"/>
                <w:sz w:val="24"/>
                <w:szCs w:val="24"/>
              </w:rPr>
              <w:t xml:space="preserve"> or higher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"</w:t>
            </w:r>
          </w:p>
        </w:tc>
      </w:tr>
      <w:tr w:rsidR="00E47E9F" w:rsidRPr="00C73E1C" w14:paraId="289F9FD4" w14:textId="77777777" w:rsidTr="00C73E1C">
        <w:tc>
          <w:tcPr>
            <w:tcW w:w="1167" w:type="pct"/>
          </w:tcPr>
          <w:p w14:paraId="46FF6A4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Marital status</w:t>
            </w:r>
          </w:p>
        </w:tc>
        <w:tc>
          <w:tcPr>
            <w:tcW w:w="636" w:type="pct"/>
          </w:tcPr>
          <w:p w14:paraId="4F9C38D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c7</w:t>
            </w:r>
          </w:p>
        </w:tc>
        <w:tc>
          <w:tcPr>
            <w:tcW w:w="1499" w:type="pct"/>
          </w:tcPr>
          <w:p w14:paraId="373DB2A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Currently Married</w:t>
            </w:r>
          </w:p>
        </w:tc>
        <w:tc>
          <w:tcPr>
            <w:tcW w:w="1698" w:type="pct"/>
          </w:tcPr>
          <w:p w14:paraId="54FA7D2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0 = "Currently Married" </w:t>
            </w:r>
          </w:p>
        </w:tc>
      </w:tr>
      <w:tr w:rsidR="00E47E9F" w:rsidRPr="00C73E1C" w14:paraId="7A10C3AA" w14:textId="77777777" w:rsidTr="00C73E1C">
        <w:tc>
          <w:tcPr>
            <w:tcW w:w="1167" w:type="pct"/>
          </w:tcPr>
          <w:p w14:paraId="0EC3420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6" w:type="pct"/>
          </w:tcPr>
          <w:p w14:paraId="73C8373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62FA454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Not Married</w:t>
            </w:r>
          </w:p>
        </w:tc>
        <w:tc>
          <w:tcPr>
            <w:tcW w:w="1698" w:type="pct"/>
          </w:tcPr>
          <w:p w14:paraId="364116B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 = "Not Married"</w:t>
            </w:r>
          </w:p>
        </w:tc>
      </w:tr>
      <w:tr w:rsidR="00E47E9F" w:rsidRPr="00C73E1C" w14:paraId="2AF468A8" w14:textId="77777777" w:rsidTr="00C73E1C">
        <w:tc>
          <w:tcPr>
            <w:tcW w:w="1167" w:type="pct"/>
          </w:tcPr>
          <w:p w14:paraId="702F4D8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Work status</w:t>
            </w:r>
          </w:p>
        </w:tc>
        <w:tc>
          <w:tcPr>
            <w:tcW w:w="636" w:type="pct"/>
          </w:tcPr>
          <w:p w14:paraId="61BD851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c8</w:t>
            </w:r>
          </w:p>
        </w:tc>
        <w:tc>
          <w:tcPr>
            <w:tcW w:w="1499" w:type="pct"/>
          </w:tcPr>
          <w:p w14:paraId="3EA694F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Employee/ Business/ Agriculture/ </w:t>
            </w:r>
            <w:proofErr w:type="spellStart"/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Labour</w:t>
            </w:r>
            <w:proofErr w:type="spellEnd"/>
          </w:p>
        </w:tc>
        <w:tc>
          <w:tcPr>
            <w:tcW w:w="1698" w:type="pct"/>
          </w:tcPr>
          <w:p w14:paraId="17AEE0D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 = "Employee/Business/ Agriculture/</w:t>
            </w:r>
            <w:proofErr w:type="spellStart"/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Labour</w:t>
            </w:r>
            <w:proofErr w:type="spellEnd"/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"</w:t>
            </w:r>
          </w:p>
        </w:tc>
      </w:tr>
      <w:tr w:rsidR="00E47E9F" w:rsidRPr="00C73E1C" w14:paraId="66912B89" w14:textId="77777777" w:rsidTr="00C73E1C">
        <w:tc>
          <w:tcPr>
            <w:tcW w:w="1167" w:type="pct"/>
          </w:tcPr>
          <w:p w14:paraId="7D5FB29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6" w:type="pct"/>
          </w:tcPr>
          <w:p w14:paraId="5B54637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4F77AC4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Homemaker/ Other voluntary work</w:t>
            </w:r>
          </w:p>
        </w:tc>
        <w:tc>
          <w:tcPr>
            <w:tcW w:w="1698" w:type="pct"/>
          </w:tcPr>
          <w:p w14:paraId="3D18416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1 = "Homemaker/Other voluntary work " </w:t>
            </w:r>
          </w:p>
        </w:tc>
      </w:tr>
      <w:tr w:rsidR="00E47E9F" w:rsidRPr="00C73E1C" w14:paraId="76EF4D41" w14:textId="77777777" w:rsidTr="00C73E1C">
        <w:tc>
          <w:tcPr>
            <w:tcW w:w="1167" w:type="pct"/>
          </w:tcPr>
          <w:p w14:paraId="6A4005E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6" w:type="pct"/>
          </w:tcPr>
          <w:p w14:paraId="3530492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1873919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Unemployed</w:t>
            </w:r>
          </w:p>
        </w:tc>
        <w:tc>
          <w:tcPr>
            <w:tcW w:w="1698" w:type="pct"/>
          </w:tcPr>
          <w:p w14:paraId="24A55D0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2 = "Unemployed" </w:t>
            </w:r>
          </w:p>
        </w:tc>
      </w:tr>
      <w:tr w:rsidR="00E47E9F" w:rsidRPr="00C73E1C" w14:paraId="3CB146E1" w14:textId="77777777" w:rsidTr="00C73E1C">
        <w:tc>
          <w:tcPr>
            <w:tcW w:w="1167" w:type="pct"/>
          </w:tcPr>
          <w:p w14:paraId="5573A3C8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Food intake</w:t>
            </w:r>
          </w:p>
        </w:tc>
        <w:tc>
          <w:tcPr>
            <w:tcW w:w="636" w:type="pct"/>
          </w:tcPr>
          <w:p w14:paraId="505F228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6CBC339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8" w:type="pct"/>
          </w:tcPr>
          <w:p w14:paraId="0B14EC1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57DA6291" w14:textId="77777777" w:rsidTr="00C73E1C">
        <w:tc>
          <w:tcPr>
            <w:tcW w:w="1167" w:type="pct"/>
          </w:tcPr>
          <w:p w14:paraId="77F9057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Current smoking</w:t>
            </w:r>
          </w:p>
        </w:tc>
        <w:tc>
          <w:tcPr>
            <w:tcW w:w="636" w:type="pct"/>
          </w:tcPr>
          <w:p w14:paraId="2754B83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t1</w:t>
            </w:r>
          </w:p>
        </w:tc>
        <w:tc>
          <w:tcPr>
            <w:tcW w:w="1499" w:type="pct"/>
          </w:tcPr>
          <w:p w14:paraId="782C298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698" w:type="pct"/>
          </w:tcPr>
          <w:p w14:paraId="5141796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0 = "No" </w:t>
            </w:r>
          </w:p>
        </w:tc>
      </w:tr>
      <w:tr w:rsidR="00E47E9F" w:rsidRPr="00C73E1C" w14:paraId="02FC1043" w14:textId="77777777" w:rsidTr="00C73E1C">
        <w:tc>
          <w:tcPr>
            <w:tcW w:w="1167" w:type="pct"/>
          </w:tcPr>
          <w:p w14:paraId="700436D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6" w:type="pct"/>
          </w:tcPr>
          <w:p w14:paraId="6CB8614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7878707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1698" w:type="pct"/>
          </w:tcPr>
          <w:p w14:paraId="3F7EEAA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 = "Yes"</w:t>
            </w:r>
          </w:p>
        </w:tc>
      </w:tr>
      <w:tr w:rsidR="00E47E9F" w:rsidRPr="00C73E1C" w14:paraId="7BBCC050" w14:textId="77777777" w:rsidTr="00C73E1C">
        <w:tc>
          <w:tcPr>
            <w:tcW w:w="1167" w:type="pct"/>
          </w:tcPr>
          <w:p w14:paraId="1B0891C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Fruit eaten in a week</w:t>
            </w:r>
          </w:p>
        </w:tc>
        <w:tc>
          <w:tcPr>
            <w:tcW w:w="636" w:type="pct"/>
          </w:tcPr>
          <w:p w14:paraId="32CDB5B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d1</w:t>
            </w:r>
          </w:p>
        </w:tc>
        <w:tc>
          <w:tcPr>
            <w:tcW w:w="1499" w:type="pct"/>
          </w:tcPr>
          <w:p w14:paraId="18C2362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698" w:type="pct"/>
          </w:tcPr>
          <w:p w14:paraId="6DA55BB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0 = "No" </w:t>
            </w:r>
          </w:p>
        </w:tc>
      </w:tr>
      <w:tr w:rsidR="00E47E9F" w:rsidRPr="00C73E1C" w14:paraId="6D7587E3" w14:textId="77777777" w:rsidTr="00C73E1C">
        <w:tc>
          <w:tcPr>
            <w:tcW w:w="1167" w:type="pct"/>
          </w:tcPr>
          <w:p w14:paraId="132AC3D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6" w:type="pct"/>
          </w:tcPr>
          <w:p w14:paraId="6AA8A01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6211A18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1698" w:type="pct"/>
          </w:tcPr>
          <w:p w14:paraId="596E09A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 = "Yes"</w:t>
            </w:r>
          </w:p>
        </w:tc>
      </w:tr>
      <w:tr w:rsidR="00E47E9F" w:rsidRPr="00C73E1C" w14:paraId="12809ECB" w14:textId="77777777" w:rsidTr="00C73E1C">
        <w:tc>
          <w:tcPr>
            <w:tcW w:w="1167" w:type="pct"/>
          </w:tcPr>
          <w:p w14:paraId="50EAF41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Vegetables eaten in a week</w:t>
            </w:r>
          </w:p>
        </w:tc>
        <w:tc>
          <w:tcPr>
            <w:tcW w:w="636" w:type="pct"/>
          </w:tcPr>
          <w:p w14:paraId="60A3147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d3</w:t>
            </w:r>
          </w:p>
        </w:tc>
        <w:tc>
          <w:tcPr>
            <w:tcW w:w="1499" w:type="pct"/>
          </w:tcPr>
          <w:p w14:paraId="6B54C13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698" w:type="pct"/>
          </w:tcPr>
          <w:p w14:paraId="2D86413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0 = "No" </w:t>
            </w:r>
          </w:p>
        </w:tc>
      </w:tr>
      <w:tr w:rsidR="00E47E9F" w:rsidRPr="00C73E1C" w14:paraId="04DF26D2" w14:textId="77777777" w:rsidTr="00C73E1C">
        <w:tc>
          <w:tcPr>
            <w:tcW w:w="1167" w:type="pct"/>
          </w:tcPr>
          <w:p w14:paraId="6B5893F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6" w:type="pct"/>
          </w:tcPr>
          <w:p w14:paraId="4031F3E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5766B82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1698" w:type="pct"/>
          </w:tcPr>
          <w:p w14:paraId="1AB3F58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 = "Yes"</w:t>
            </w:r>
          </w:p>
        </w:tc>
      </w:tr>
      <w:tr w:rsidR="00E47E9F" w:rsidRPr="00C73E1C" w14:paraId="4E2189D9" w14:textId="77777777" w:rsidTr="00C73E1C">
        <w:tc>
          <w:tcPr>
            <w:tcW w:w="1167" w:type="pct"/>
          </w:tcPr>
          <w:p w14:paraId="7FE0F38B" w14:textId="74A23216" w:rsidR="00E47E9F" w:rsidRPr="00C73E1C" w:rsidRDefault="00AE124A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dding salt when eating</w:t>
            </w:r>
          </w:p>
        </w:tc>
        <w:tc>
          <w:tcPr>
            <w:tcW w:w="636" w:type="pct"/>
          </w:tcPr>
          <w:p w14:paraId="73EC109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d5a/ds1</w:t>
            </w:r>
          </w:p>
        </w:tc>
        <w:tc>
          <w:tcPr>
            <w:tcW w:w="1499" w:type="pct"/>
          </w:tcPr>
          <w:p w14:paraId="424606E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Always/ Often</w:t>
            </w:r>
          </w:p>
        </w:tc>
        <w:tc>
          <w:tcPr>
            <w:tcW w:w="1698" w:type="pct"/>
          </w:tcPr>
          <w:p w14:paraId="13841B8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0 = "Always/ Often" </w:t>
            </w:r>
          </w:p>
        </w:tc>
      </w:tr>
      <w:tr w:rsidR="00E47E9F" w:rsidRPr="00C73E1C" w14:paraId="0B91CB00" w14:textId="77777777" w:rsidTr="00C73E1C">
        <w:tc>
          <w:tcPr>
            <w:tcW w:w="1167" w:type="pct"/>
          </w:tcPr>
          <w:p w14:paraId="77B2285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6" w:type="pct"/>
          </w:tcPr>
          <w:p w14:paraId="08C1872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036A302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Sometimes/ Rarely </w:t>
            </w:r>
          </w:p>
        </w:tc>
        <w:tc>
          <w:tcPr>
            <w:tcW w:w="1698" w:type="pct"/>
          </w:tcPr>
          <w:p w14:paraId="1BC5BA8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1 = "Sometimes/ Rarely" </w:t>
            </w:r>
          </w:p>
        </w:tc>
      </w:tr>
      <w:tr w:rsidR="00E47E9F" w:rsidRPr="00C73E1C" w14:paraId="182DDA88" w14:textId="77777777" w:rsidTr="00C73E1C">
        <w:tc>
          <w:tcPr>
            <w:tcW w:w="1167" w:type="pct"/>
          </w:tcPr>
          <w:p w14:paraId="73257F6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6" w:type="pct"/>
          </w:tcPr>
          <w:p w14:paraId="0096CD9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345B0FD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Never</w:t>
            </w:r>
          </w:p>
        </w:tc>
        <w:tc>
          <w:tcPr>
            <w:tcW w:w="1698" w:type="pct"/>
          </w:tcPr>
          <w:p w14:paraId="247ADAE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 = "Never"</w:t>
            </w:r>
          </w:p>
        </w:tc>
      </w:tr>
      <w:tr w:rsidR="00E47E9F" w:rsidRPr="00C73E1C" w14:paraId="0406339F" w14:textId="77777777" w:rsidTr="00C73E1C">
        <w:tc>
          <w:tcPr>
            <w:tcW w:w="1167" w:type="pct"/>
          </w:tcPr>
          <w:p w14:paraId="32254B1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Oil used most often</w:t>
            </w:r>
          </w:p>
        </w:tc>
        <w:tc>
          <w:tcPr>
            <w:tcW w:w="636" w:type="pct"/>
          </w:tcPr>
          <w:p w14:paraId="5BBF867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dx6/d5/d8</w:t>
            </w:r>
          </w:p>
        </w:tc>
        <w:tc>
          <w:tcPr>
            <w:tcW w:w="1499" w:type="pct"/>
          </w:tcPr>
          <w:p w14:paraId="5D966D2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Coconut/groundnut/ Sunflower/Mustard</w:t>
            </w:r>
          </w:p>
        </w:tc>
        <w:tc>
          <w:tcPr>
            <w:tcW w:w="1698" w:type="pct"/>
          </w:tcPr>
          <w:p w14:paraId="6EE5E16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 = "Coconut/groundnut/ Sunflower/Mustard"</w:t>
            </w:r>
          </w:p>
        </w:tc>
      </w:tr>
      <w:tr w:rsidR="00E47E9F" w:rsidRPr="00C73E1C" w14:paraId="46B7392E" w14:textId="77777777" w:rsidTr="00C73E1C">
        <w:tc>
          <w:tcPr>
            <w:tcW w:w="1167" w:type="pct"/>
          </w:tcPr>
          <w:p w14:paraId="7CF71B9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6" w:type="pct"/>
          </w:tcPr>
          <w:p w14:paraId="2EE9B4D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56CA644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Soybean/ Vegetable/ Palm</w:t>
            </w:r>
          </w:p>
        </w:tc>
        <w:tc>
          <w:tcPr>
            <w:tcW w:w="1698" w:type="pct"/>
          </w:tcPr>
          <w:p w14:paraId="2D76EEE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 = "Soybean/ Vegetable/ Palm"</w:t>
            </w:r>
          </w:p>
        </w:tc>
      </w:tr>
      <w:tr w:rsidR="00E47E9F" w:rsidRPr="00C73E1C" w14:paraId="1FAE1720" w14:textId="77777777" w:rsidTr="00C73E1C">
        <w:tc>
          <w:tcPr>
            <w:tcW w:w="1167" w:type="pct"/>
          </w:tcPr>
          <w:p w14:paraId="7E1974D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6" w:type="pct"/>
          </w:tcPr>
          <w:p w14:paraId="31A397B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6BFF67C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Others/ Olive/ Corn / Not specific</w:t>
            </w:r>
          </w:p>
        </w:tc>
        <w:tc>
          <w:tcPr>
            <w:tcW w:w="1698" w:type="pct"/>
          </w:tcPr>
          <w:p w14:paraId="403DD8A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 = "Others/ Olive/ Corn / Not specific"</w:t>
            </w:r>
          </w:p>
        </w:tc>
      </w:tr>
      <w:tr w:rsidR="00E47E9F" w:rsidRPr="00C73E1C" w14:paraId="0EB1A93C" w14:textId="77777777" w:rsidTr="00C73E1C">
        <w:tc>
          <w:tcPr>
            <w:tcW w:w="1167" w:type="pct"/>
          </w:tcPr>
          <w:p w14:paraId="74B9FBE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Meals eaten outside in a week</w:t>
            </w:r>
          </w:p>
        </w:tc>
        <w:tc>
          <w:tcPr>
            <w:tcW w:w="636" w:type="pct"/>
          </w:tcPr>
          <w:p w14:paraId="1E014EC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dx7/d6/d9</w:t>
            </w:r>
          </w:p>
        </w:tc>
        <w:tc>
          <w:tcPr>
            <w:tcW w:w="1499" w:type="pct"/>
          </w:tcPr>
          <w:p w14:paraId="33388A0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698" w:type="pct"/>
          </w:tcPr>
          <w:p w14:paraId="1B14F96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 = "No"</w:t>
            </w:r>
          </w:p>
        </w:tc>
      </w:tr>
      <w:tr w:rsidR="00E47E9F" w:rsidRPr="00C73E1C" w14:paraId="3A442AB4" w14:textId="77777777" w:rsidTr="00C73E1C">
        <w:tc>
          <w:tcPr>
            <w:tcW w:w="1167" w:type="pct"/>
          </w:tcPr>
          <w:p w14:paraId="50B6261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6" w:type="pct"/>
          </w:tcPr>
          <w:p w14:paraId="76DFD1D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0380FEC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1698" w:type="pct"/>
          </w:tcPr>
          <w:p w14:paraId="06BA75C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1 = "Yes" </w:t>
            </w:r>
          </w:p>
        </w:tc>
      </w:tr>
      <w:tr w:rsidR="00E47E9F" w:rsidRPr="00C73E1C" w14:paraId="01EC4D2C" w14:textId="77777777" w:rsidTr="00C73E1C">
        <w:tc>
          <w:tcPr>
            <w:tcW w:w="1167" w:type="pct"/>
          </w:tcPr>
          <w:p w14:paraId="64272111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Physical activity</w:t>
            </w:r>
          </w:p>
        </w:tc>
        <w:tc>
          <w:tcPr>
            <w:tcW w:w="636" w:type="pct"/>
          </w:tcPr>
          <w:p w14:paraId="4C2C75A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60AB21E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8" w:type="pct"/>
          </w:tcPr>
          <w:p w14:paraId="20413DC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22B0EA09" w14:textId="77777777" w:rsidTr="00C73E1C">
        <w:tc>
          <w:tcPr>
            <w:tcW w:w="1167" w:type="pct"/>
          </w:tcPr>
          <w:p w14:paraId="61593BD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Vigorous activity at work</w:t>
            </w:r>
          </w:p>
        </w:tc>
        <w:tc>
          <w:tcPr>
            <w:tcW w:w="636" w:type="pct"/>
          </w:tcPr>
          <w:p w14:paraId="3759A36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p1</w:t>
            </w:r>
          </w:p>
        </w:tc>
        <w:tc>
          <w:tcPr>
            <w:tcW w:w="1499" w:type="pct"/>
          </w:tcPr>
          <w:p w14:paraId="04DEF11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698" w:type="pct"/>
          </w:tcPr>
          <w:p w14:paraId="77D432E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 = "No"</w:t>
            </w:r>
          </w:p>
        </w:tc>
      </w:tr>
      <w:tr w:rsidR="00E47E9F" w:rsidRPr="00C73E1C" w14:paraId="122CE20A" w14:textId="77777777" w:rsidTr="00C73E1C">
        <w:tc>
          <w:tcPr>
            <w:tcW w:w="1167" w:type="pct"/>
          </w:tcPr>
          <w:p w14:paraId="780F1E5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6" w:type="pct"/>
          </w:tcPr>
          <w:p w14:paraId="770B6C2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0C412D4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1698" w:type="pct"/>
          </w:tcPr>
          <w:p w14:paraId="3B71A75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1 = "Yes" </w:t>
            </w:r>
          </w:p>
        </w:tc>
      </w:tr>
      <w:tr w:rsidR="00E47E9F" w:rsidRPr="00C73E1C" w14:paraId="2A792CD3" w14:textId="77777777" w:rsidTr="00C73E1C">
        <w:tc>
          <w:tcPr>
            <w:tcW w:w="1167" w:type="pct"/>
          </w:tcPr>
          <w:p w14:paraId="5EE846A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Moderate activity at work</w:t>
            </w:r>
          </w:p>
        </w:tc>
        <w:tc>
          <w:tcPr>
            <w:tcW w:w="636" w:type="pct"/>
          </w:tcPr>
          <w:p w14:paraId="0FEBC7F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p4</w:t>
            </w:r>
          </w:p>
        </w:tc>
        <w:tc>
          <w:tcPr>
            <w:tcW w:w="1499" w:type="pct"/>
          </w:tcPr>
          <w:p w14:paraId="6363314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698" w:type="pct"/>
          </w:tcPr>
          <w:p w14:paraId="6F65ABB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 = "No"</w:t>
            </w:r>
          </w:p>
        </w:tc>
      </w:tr>
      <w:tr w:rsidR="00E47E9F" w:rsidRPr="00C73E1C" w14:paraId="4F52C1D5" w14:textId="77777777" w:rsidTr="00C73E1C">
        <w:tc>
          <w:tcPr>
            <w:tcW w:w="1167" w:type="pct"/>
          </w:tcPr>
          <w:p w14:paraId="05B96E0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6" w:type="pct"/>
          </w:tcPr>
          <w:p w14:paraId="35BFA29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13CC773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1698" w:type="pct"/>
          </w:tcPr>
          <w:p w14:paraId="260600A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1 = "Yes" </w:t>
            </w:r>
          </w:p>
        </w:tc>
      </w:tr>
      <w:tr w:rsidR="00E47E9F" w:rsidRPr="00C73E1C" w14:paraId="78F0150D" w14:textId="77777777" w:rsidTr="00C73E1C">
        <w:tc>
          <w:tcPr>
            <w:tcW w:w="1167" w:type="pct"/>
          </w:tcPr>
          <w:p w14:paraId="34E2DBB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Active transport</w:t>
            </w:r>
          </w:p>
        </w:tc>
        <w:tc>
          <w:tcPr>
            <w:tcW w:w="636" w:type="pct"/>
          </w:tcPr>
          <w:p w14:paraId="7E133B4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p7</w:t>
            </w:r>
          </w:p>
        </w:tc>
        <w:tc>
          <w:tcPr>
            <w:tcW w:w="1499" w:type="pct"/>
          </w:tcPr>
          <w:p w14:paraId="42D5865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698" w:type="pct"/>
          </w:tcPr>
          <w:p w14:paraId="1490253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 = "No"</w:t>
            </w:r>
          </w:p>
        </w:tc>
      </w:tr>
      <w:tr w:rsidR="00E47E9F" w:rsidRPr="00C73E1C" w14:paraId="5B635D2B" w14:textId="77777777" w:rsidTr="00C73E1C">
        <w:tc>
          <w:tcPr>
            <w:tcW w:w="1167" w:type="pct"/>
          </w:tcPr>
          <w:p w14:paraId="2D6499C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6" w:type="pct"/>
          </w:tcPr>
          <w:p w14:paraId="076BF2C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534CCE4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1698" w:type="pct"/>
          </w:tcPr>
          <w:p w14:paraId="449320E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1 = "Yes" </w:t>
            </w:r>
          </w:p>
        </w:tc>
      </w:tr>
      <w:tr w:rsidR="00E47E9F" w:rsidRPr="00C73E1C" w14:paraId="27537A48" w14:textId="77777777" w:rsidTr="00C73E1C">
        <w:tc>
          <w:tcPr>
            <w:tcW w:w="1167" w:type="pct"/>
          </w:tcPr>
          <w:p w14:paraId="0DFA2D7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Vigorous leisure activity</w:t>
            </w:r>
          </w:p>
        </w:tc>
        <w:tc>
          <w:tcPr>
            <w:tcW w:w="636" w:type="pct"/>
          </w:tcPr>
          <w:p w14:paraId="51AFD95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p10</w:t>
            </w:r>
          </w:p>
        </w:tc>
        <w:tc>
          <w:tcPr>
            <w:tcW w:w="1499" w:type="pct"/>
          </w:tcPr>
          <w:p w14:paraId="6231E30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698" w:type="pct"/>
          </w:tcPr>
          <w:p w14:paraId="2EDE75A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 = "No"</w:t>
            </w:r>
          </w:p>
        </w:tc>
      </w:tr>
      <w:tr w:rsidR="00E47E9F" w:rsidRPr="00C73E1C" w14:paraId="45BCE8D2" w14:textId="77777777" w:rsidTr="00C73E1C">
        <w:tc>
          <w:tcPr>
            <w:tcW w:w="1167" w:type="pct"/>
          </w:tcPr>
          <w:p w14:paraId="4886D8F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6" w:type="pct"/>
          </w:tcPr>
          <w:p w14:paraId="783F9B5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3B37E16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1698" w:type="pct"/>
          </w:tcPr>
          <w:p w14:paraId="69CF034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1 = "Yes" </w:t>
            </w:r>
          </w:p>
        </w:tc>
      </w:tr>
      <w:tr w:rsidR="00E47E9F" w:rsidRPr="00C73E1C" w14:paraId="532C3E83" w14:textId="77777777" w:rsidTr="00C73E1C">
        <w:tc>
          <w:tcPr>
            <w:tcW w:w="1167" w:type="pct"/>
          </w:tcPr>
          <w:p w14:paraId="7B3CA51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Moderate leisure activity</w:t>
            </w:r>
          </w:p>
        </w:tc>
        <w:tc>
          <w:tcPr>
            <w:tcW w:w="636" w:type="pct"/>
          </w:tcPr>
          <w:p w14:paraId="609562C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p13</w:t>
            </w:r>
          </w:p>
        </w:tc>
        <w:tc>
          <w:tcPr>
            <w:tcW w:w="1499" w:type="pct"/>
          </w:tcPr>
          <w:p w14:paraId="5DFB51D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698" w:type="pct"/>
          </w:tcPr>
          <w:p w14:paraId="0D7EC3D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 = "No"</w:t>
            </w:r>
          </w:p>
        </w:tc>
      </w:tr>
      <w:tr w:rsidR="00E47E9F" w:rsidRPr="00C73E1C" w14:paraId="5ABEE333" w14:textId="77777777" w:rsidTr="00C73E1C">
        <w:tc>
          <w:tcPr>
            <w:tcW w:w="1167" w:type="pct"/>
          </w:tcPr>
          <w:p w14:paraId="636709E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6" w:type="pct"/>
          </w:tcPr>
          <w:p w14:paraId="02F37C0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51E99FE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1698" w:type="pct"/>
          </w:tcPr>
          <w:p w14:paraId="0AA799A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1 = "Yes" </w:t>
            </w:r>
          </w:p>
        </w:tc>
      </w:tr>
      <w:tr w:rsidR="00E47E9F" w:rsidRPr="00C73E1C" w14:paraId="2724D563" w14:textId="77777777" w:rsidTr="00C73E1C">
        <w:tc>
          <w:tcPr>
            <w:tcW w:w="1167" w:type="pct"/>
          </w:tcPr>
          <w:p w14:paraId="681F109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Height</w:t>
            </w:r>
          </w:p>
        </w:tc>
        <w:tc>
          <w:tcPr>
            <w:tcW w:w="636" w:type="pct"/>
          </w:tcPr>
          <w:p w14:paraId="0ACB59E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m3/m11</w:t>
            </w:r>
          </w:p>
        </w:tc>
        <w:tc>
          <w:tcPr>
            <w:tcW w:w="1499" w:type="pct"/>
          </w:tcPr>
          <w:p w14:paraId="3643BFF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Height in Centimeter</w:t>
            </w:r>
          </w:p>
        </w:tc>
        <w:tc>
          <w:tcPr>
            <w:tcW w:w="1698" w:type="pct"/>
          </w:tcPr>
          <w:p w14:paraId="6029300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3F20E426" w14:textId="77777777" w:rsidTr="00C73E1C">
        <w:tc>
          <w:tcPr>
            <w:tcW w:w="1167" w:type="pct"/>
          </w:tcPr>
          <w:p w14:paraId="4B1B041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Weight</w:t>
            </w:r>
          </w:p>
        </w:tc>
        <w:tc>
          <w:tcPr>
            <w:tcW w:w="636" w:type="pct"/>
          </w:tcPr>
          <w:p w14:paraId="6677D67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m4/m12</w:t>
            </w:r>
          </w:p>
        </w:tc>
        <w:tc>
          <w:tcPr>
            <w:tcW w:w="1499" w:type="pct"/>
          </w:tcPr>
          <w:p w14:paraId="1E6C833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Weight in Kilograms</w:t>
            </w:r>
          </w:p>
        </w:tc>
        <w:tc>
          <w:tcPr>
            <w:tcW w:w="1698" w:type="pct"/>
          </w:tcPr>
          <w:p w14:paraId="43F23D2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3BFA7A55" w14:textId="77777777" w:rsidTr="00C73E1C">
        <w:tc>
          <w:tcPr>
            <w:tcW w:w="1167" w:type="pct"/>
          </w:tcPr>
          <w:p w14:paraId="6BDD5D9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Obesity</w:t>
            </w:r>
          </w:p>
        </w:tc>
        <w:tc>
          <w:tcPr>
            <w:tcW w:w="636" w:type="pct"/>
          </w:tcPr>
          <w:p w14:paraId="265D721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69EF4B7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 (BMI &lt; 30 kg/m2)</w:t>
            </w:r>
          </w:p>
        </w:tc>
        <w:tc>
          <w:tcPr>
            <w:tcW w:w="1698" w:type="pct"/>
          </w:tcPr>
          <w:p w14:paraId="1C2E6C3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 = "No"</w:t>
            </w:r>
          </w:p>
        </w:tc>
      </w:tr>
      <w:tr w:rsidR="00E47E9F" w:rsidRPr="00C73E1C" w14:paraId="6F23A724" w14:textId="77777777" w:rsidTr="00C73E1C">
        <w:tc>
          <w:tcPr>
            <w:tcW w:w="1167" w:type="pct"/>
          </w:tcPr>
          <w:p w14:paraId="1333EE7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6" w:type="pct"/>
          </w:tcPr>
          <w:p w14:paraId="4A51028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20DBF6E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Yes (BMI ≥ 30 kg/m2)</w:t>
            </w:r>
          </w:p>
        </w:tc>
        <w:tc>
          <w:tcPr>
            <w:tcW w:w="1698" w:type="pct"/>
          </w:tcPr>
          <w:p w14:paraId="61B81C54" w14:textId="60CD0E6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1 = "Yes" </w:t>
            </w:r>
          </w:p>
        </w:tc>
      </w:tr>
    </w:tbl>
    <w:p w14:paraId="45D00E1C" w14:textId="77777777" w:rsidR="00E47E9F" w:rsidRPr="00C73E1C" w:rsidRDefault="00E47E9F" w:rsidP="00C73E1C">
      <w:pPr>
        <w:spacing w:after="0" w:line="240" w:lineRule="auto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13904508" w14:textId="77777777" w:rsidR="00CE5AF1" w:rsidRDefault="00CE5AF1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br w:type="page"/>
      </w:r>
    </w:p>
    <w:p w14:paraId="1610A9E6" w14:textId="79C50257" w:rsidR="00E47E9F" w:rsidRPr="00C73E1C" w:rsidRDefault="00E47E9F" w:rsidP="00C73E1C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C73E1C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 xml:space="preserve">Table 3: </w:t>
      </w:r>
      <w:r w:rsidR="002B593A">
        <w:rPr>
          <w:rFonts w:ascii="Times New Roman" w:hAnsi="Times New Roman" w:cs="Times New Roman"/>
          <w:b/>
          <w:bCs/>
          <w:color w:val="000000"/>
          <w:sz w:val="24"/>
          <w:szCs w:val="24"/>
        </w:rPr>
        <w:t>Mean (</w:t>
      </w:r>
      <w:r w:rsidR="00EF4EA4">
        <w:rPr>
          <w:rFonts w:ascii="Times New Roman" w:hAnsi="Times New Roman" w:cs="Times New Roman"/>
          <w:b/>
          <w:bCs/>
          <w:color w:val="000000"/>
          <w:sz w:val="24"/>
          <w:szCs w:val="24"/>
        </w:rPr>
        <w:t>Standard Error (</w:t>
      </w:r>
      <w:r w:rsidR="00484C39" w:rsidRPr="006B325A">
        <w:rPr>
          <w:rFonts w:ascii="Times New Roman" w:hAnsi="Times New Roman" w:cs="Times New Roman"/>
          <w:b/>
          <w:bCs/>
          <w:color w:val="000000"/>
          <w:sz w:val="24"/>
          <w:szCs w:val="24"/>
          <w:highlight w:val="yellow"/>
        </w:rPr>
        <w:t>SE</w:t>
      </w:r>
      <w:r w:rsidR="00484C39">
        <w:rPr>
          <w:rFonts w:ascii="Times New Roman" w:hAnsi="Times New Roman" w:cs="Times New Roman"/>
          <w:b/>
          <w:bCs/>
          <w:color w:val="000000"/>
          <w:sz w:val="24"/>
          <w:szCs w:val="24"/>
        </w:rPr>
        <w:t>)</w:t>
      </w:r>
      <w:r w:rsidR="00EF4EA4">
        <w:rPr>
          <w:rFonts w:ascii="Times New Roman" w:hAnsi="Times New Roman" w:cs="Times New Roman"/>
          <w:b/>
          <w:bCs/>
          <w:color w:val="000000"/>
          <w:sz w:val="24"/>
          <w:szCs w:val="24"/>
        </w:rPr>
        <w:t>)</w:t>
      </w:r>
      <w:r w:rsidR="00484C39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and 9</w:t>
      </w:r>
      <w:r w:rsidR="00CD0024">
        <w:rPr>
          <w:rFonts w:ascii="Times New Roman" w:hAnsi="Times New Roman" w:cs="Times New Roman"/>
          <w:b/>
          <w:bCs/>
          <w:color w:val="000000"/>
          <w:sz w:val="24"/>
          <w:szCs w:val="24"/>
        </w:rPr>
        <w:t>5</w:t>
      </w:r>
      <w:r w:rsidR="00484C39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% </w:t>
      </w:r>
      <w:r w:rsidR="002B593A" w:rsidRPr="00484C39">
        <w:rPr>
          <w:rFonts w:ascii="Times New Roman" w:hAnsi="Times New Roman" w:cs="Times New Roman"/>
          <w:b/>
          <w:bCs/>
          <w:color w:val="0070C0"/>
          <w:sz w:val="24"/>
          <w:szCs w:val="24"/>
        </w:rPr>
        <w:t>C</w:t>
      </w:r>
      <w:r w:rsidR="00484C39" w:rsidRPr="00484C39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onfidence </w:t>
      </w:r>
      <w:r w:rsidR="002B593A" w:rsidRPr="00484C39">
        <w:rPr>
          <w:rFonts w:ascii="Times New Roman" w:hAnsi="Times New Roman" w:cs="Times New Roman"/>
          <w:b/>
          <w:bCs/>
          <w:color w:val="0070C0"/>
          <w:sz w:val="24"/>
          <w:szCs w:val="24"/>
        </w:rPr>
        <w:t>I</w:t>
      </w:r>
      <w:r w:rsidR="00484C39" w:rsidRPr="00484C39">
        <w:rPr>
          <w:rFonts w:ascii="Times New Roman" w:hAnsi="Times New Roman" w:cs="Times New Roman"/>
          <w:b/>
          <w:bCs/>
          <w:color w:val="0070C0"/>
          <w:sz w:val="24"/>
          <w:szCs w:val="24"/>
        </w:rPr>
        <w:t>nterval</w:t>
      </w:r>
      <w:r w:rsidR="00EF4EA4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(CI)</w:t>
      </w:r>
      <w:r w:rsidR="00484C39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C73E1C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of </w:t>
      </w:r>
      <w:r w:rsidR="002B593A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selected </w:t>
      </w:r>
      <w:r w:rsidR="003973D9">
        <w:rPr>
          <w:rFonts w:ascii="Times New Roman" w:hAnsi="Times New Roman" w:cs="Times New Roman"/>
          <w:b/>
          <w:bCs/>
          <w:color w:val="000000"/>
          <w:sz w:val="24"/>
          <w:szCs w:val="24"/>
        </w:rPr>
        <w:t>parameters of NCDs</w:t>
      </w:r>
      <w:r w:rsidRPr="00C73E1C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in Southeast Asian adults</w:t>
      </w:r>
    </w:p>
    <w:tbl>
      <w:tblPr>
        <w:tblStyle w:val="TableGrid"/>
        <w:tblW w:w="4994" w:type="pct"/>
        <w:tblLook w:val="04A0" w:firstRow="1" w:lastRow="0" w:firstColumn="1" w:lastColumn="0" w:noHBand="0" w:noVBand="1"/>
      </w:tblPr>
      <w:tblGrid>
        <w:gridCol w:w="1404"/>
        <w:gridCol w:w="1737"/>
        <w:gridCol w:w="1952"/>
        <w:gridCol w:w="1740"/>
        <w:gridCol w:w="1764"/>
        <w:gridCol w:w="9"/>
        <w:gridCol w:w="1494"/>
        <w:gridCol w:w="1645"/>
        <w:gridCol w:w="7"/>
        <w:gridCol w:w="9"/>
        <w:gridCol w:w="1519"/>
        <w:gridCol w:w="2078"/>
        <w:gridCol w:w="12"/>
      </w:tblGrid>
      <w:tr w:rsidR="00F73D20" w:rsidRPr="00C73E1C" w14:paraId="799902AB" w14:textId="77777777" w:rsidTr="006B325A">
        <w:tc>
          <w:tcPr>
            <w:tcW w:w="457" w:type="pct"/>
            <w:vAlign w:val="center"/>
          </w:tcPr>
          <w:p w14:paraId="1852ACA8" w14:textId="77777777" w:rsidR="00F73D20" w:rsidRPr="00C73E1C" w:rsidRDefault="00F73D20" w:rsidP="0064001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200" w:type="pct"/>
            <w:gridSpan w:val="2"/>
            <w:vAlign w:val="center"/>
          </w:tcPr>
          <w:p w14:paraId="36B6632D" w14:textId="77777777" w:rsidR="00F73D20" w:rsidRPr="00C73E1C" w:rsidRDefault="00F73D20" w:rsidP="00640010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Systolic blood pressure</w:t>
            </w:r>
          </w:p>
        </w:tc>
        <w:tc>
          <w:tcPr>
            <w:tcW w:w="1143" w:type="pct"/>
            <w:gridSpan w:val="3"/>
            <w:vAlign w:val="center"/>
          </w:tcPr>
          <w:p w14:paraId="0E078D64" w14:textId="41F5893B" w:rsidR="00F73D20" w:rsidRPr="00C73E1C" w:rsidRDefault="00F73D20" w:rsidP="00640010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Diastolic Blood pressure</w:t>
            </w:r>
          </w:p>
        </w:tc>
        <w:tc>
          <w:tcPr>
            <w:tcW w:w="1026" w:type="pct"/>
            <w:gridSpan w:val="4"/>
            <w:vAlign w:val="center"/>
          </w:tcPr>
          <w:p w14:paraId="52C7F936" w14:textId="77777777" w:rsidR="00F73D20" w:rsidRPr="00C73E1C" w:rsidRDefault="00F73D20" w:rsidP="00640010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Blood glucose</w:t>
            </w:r>
          </w:p>
        </w:tc>
        <w:tc>
          <w:tcPr>
            <w:tcW w:w="1174" w:type="pct"/>
            <w:gridSpan w:val="3"/>
            <w:vAlign w:val="center"/>
          </w:tcPr>
          <w:p w14:paraId="5CB07C2F" w14:textId="15724F6C" w:rsidR="00F73D20" w:rsidRPr="00C73E1C" w:rsidRDefault="00F73D20" w:rsidP="00640010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Total b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lood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cholesterol</w:t>
            </w:r>
          </w:p>
        </w:tc>
      </w:tr>
      <w:tr w:rsidR="00F73D20" w:rsidRPr="00C73E1C" w14:paraId="39033405" w14:textId="77777777" w:rsidTr="006B325A">
        <w:trPr>
          <w:gridAfter w:val="1"/>
          <w:wAfter w:w="3" w:type="pct"/>
        </w:trPr>
        <w:tc>
          <w:tcPr>
            <w:tcW w:w="457" w:type="pct"/>
            <w:vAlign w:val="center"/>
          </w:tcPr>
          <w:p w14:paraId="7E085407" w14:textId="77777777" w:rsidR="00F73D20" w:rsidRPr="00C73E1C" w:rsidRDefault="00F73D20" w:rsidP="0064001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565" w:type="pct"/>
            <w:vAlign w:val="center"/>
          </w:tcPr>
          <w:p w14:paraId="208C7EC4" w14:textId="77777777" w:rsidR="00F73D20" w:rsidRPr="00C73E1C" w:rsidRDefault="00F73D20" w:rsidP="00640010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Mean (SE)</w:t>
            </w:r>
          </w:p>
        </w:tc>
        <w:tc>
          <w:tcPr>
            <w:tcW w:w="635" w:type="pct"/>
            <w:vAlign w:val="center"/>
          </w:tcPr>
          <w:p w14:paraId="48E7E02C" w14:textId="77777777" w:rsidR="00F73D20" w:rsidRPr="00C73E1C" w:rsidRDefault="00F73D20" w:rsidP="00640010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95% CI</w:t>
            </w:r>
          </w:p>
        </w:tc>
        <w:tc>
          <w:tcPr>
            <w:tcW w:w="566" w:type="pct"/>
            <w:vAlign w:val="center"/>
          </w:tcPr>
          <w:p w14:paraId="028FCFF4" w14:textId="6E2F8F80" w:rsidR="00F73D20" w:rsidRPr="00C73E1C" w:rsidRDefault="00F73D20" w:rsidP="00640010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Mean (SE)</w:t>
            </w:r>
          </w:p>
        </w:tc>
        <w:tc>
          <w:tcPr>
            <w:tcW w:w="574" w:type="pct"/>
            <w:vAlign w:val="center"/>
          </w:tcPr>
          <w:p w14:paraId="6229808E" w14:textId="77777777" w:rsidR="00F73D20" w:rsidRPr="00C73E1C" w:rsidRDefault="00F73D20" w:rsidP="00640010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95% CI</w:t>
            </w:r>
          </w:p>
        </w:tc>
        <w:tc>
          <w:tcPr>
            <w:tcW w:w="489" w:type="pct"/>
            <w:gridSpan w:val="2"/>
            <w:vAlign w:val="center"/>
          </w:tcPr>
          <w:p w14:paraId="6D35BB46" w14:textId="77777777" w:rsidR="00F73D20" w:rsidRPr="00C73E1C" w:rsidRDefault="00F73D20" w:rsidP="00640010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Mean (SE)</w:t>
            </w:r>
          </w:p>
        </w:tc>
        <w:tc>
          <w:tcPr>
            <w:tcW w:w="535" w:type="pct"/>
            <w:vAlign w:val="center"/>
          </w:tcPr>
          <w:p w14:paraId="415E6EA8" w14:textId="77777777" w:rsidR="00F73D20" w:rsidRPr="00C73E1C" w:rsidRDefault="00F73D20" w:rsidP="00640010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95% CI</w:t>
            </w:r>
          </w:p>
        </w:tc>
        <w:tc>
          <w:tcPr>
            <w:tcW w:w="499" w:type="pct"/>
            <w:gridSpan w:val="3"/>
            <w:vAlign w:val="center"/>
          </w:tcPr>
          <w:p w14:paraId="5EC7F12E" w14:textId="77777777" w:rsidR="00F73D20" w:rsidRPr="00C73E1C" w:rsidRDefault="00F73D20" w:rsidP="00640010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Mean (SE)</w:t>
            </w:r>
          </w:p>
        </w:tc>
        <w:tc>
          <w:tcPr>
            <w:tcW w:w="676" w:type="pct"/>
            <w:vAlign w:val="center"/>
          </w:tcPr>
          <w:p w14:paraId="377C5CDC" w14:textId="77777777" w:rsidR="00F73D20" w:rsidRPr="00C73E1C" w:rsidRDefault="00F73D20" w:rsidP="00640010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95% CI</w:t>
            </w:r>
          </w:p>
        </w:tc>
      </w:tr>
      <w:tr w:rsidR="00F73D20" w:rsidRPr="00C73E1C" w14:paraId="3BCF7258" w14:textId="77777777" w:rsidTr="006B325A">
        <w:trPr>
          <w:trHeight w:val="70"/>
        </w:trPr>
        <w:tc>
          <w:tcPr>
            <w:tcW w:w="457" w:type="pct"/>
            <w:vAlign w:val="center"/>
          </w:tcPr>
          <w:p w14:paraId="4AEF8453" w14:textId="77777777" w:rsidR="00F73D20" w:rsidRPr="00C73E1C" w:rsidRDefault="00F73D20" w:rsidP="00C73E1C">
            <w:pP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Maldives</w:t>
            </w:r>
          </w:p>
        </w:tc>
        <w:tc>
          <w:tcPr>
            <w:tcW w:w="565" w:type="pct"/>
            <w:vAlign w:val="center"/>
          </w:tcPr>
          <w:p w14:paraId="61B43C31" w14:textId="6CA0DDA1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84C39">
              <w:rPr>
                <w:rFonts w:ascii="Times New Roman" w:hAnsi="Times New Roman" w:cs="Times New Roman"/>
                <w:color w:val="C00000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color w:val="C00000"/>
                <w:sz w:val="24"/>
                <w:szCs w:val="24"/>
              </w:rPr>
              <w:t>21.38</w:t>
            </w:r>
            <w:r w:rsidRPr="00484C39">
              <w:rPr>
                <w:rFonts w:ascii="Times New Roman" w:hAnsi="Times New Roman" w:cs="Times New Roman"/>
                <w:color w:val="C00000"/>
                <w:sz w:val="24"/>
                <w:szCs w:val="24"/>
              </w:rPr>
              <w:t xml:space="preserve"> 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0.46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635" w:type="pct"/>
            <w:vAlign w:val="center"/>
          </w:tcPr>
          <w:p w14:paraId="5A760E0C" w14:textId="50D1629C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48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– 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28</w:t>
            </w:r>
          </w:p>
        </w:tc>
        <w:tc>
          <w:tcPr>
            <w:tcW w:w="566" w:type="pct"/>
            <w:vAlign w:val="center"/>
          </w:tcPr>
          <w:p w14:paraId="7E05D1ED" w14:textId="0199A0C3" w:rsidR="00F73D20" w:rsidRPr="00C73E1C" w:rsidRDefault="00037A9B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C00000"/>
                <w:sz w:val="24"/>
                <w:szCs w:val="24"/>
              </w:rPr>
              <w:t>76.64</w:t>
            </w:r>
            <w:r w:rsidR="00F73D20" w:rsidRPr="00484C39">
              <w:rPr>
                <w:rFonts w:ascii="Times New Roman" w:hAnsi="Times New Roman" w:cs="Times New Roman"/>
                <w:color w:val="C00000"/>
                <w:sz w:val="24"/>
                <w:szCs w:val="24"/>
              </w:rPr>
              <w:t xml:space="preserve"> </w:t>
            </w:r>
            <w:r w:rsidR="00F73D20"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0.32</w:t>
            </w:r>
            <w:r w:rsidR="00F73D20"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574" w:type="pct"/>
            <w:vAlign w:val="center"/>
          </w:tcPr>
          <w:p w14:paraId="40535CB2" w14:textId="46370C16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  <w:r w:rsidR="00CC4C5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r w:rsidR="00CC4C5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00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– </w:t>
            </w:r>
            <w:r w:rsidR="00CC4C5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77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r w:rsidR="00CC4C5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27</w:t>
            </w:r>
          </w:p>
        </w:tc>
        <w:tc>
          <w:tcPr>
            <w:tcW w:w="1026" w:type="pct"/>
            <w:gridSpan w:val="4"/>
            <w:vAlign w:val="center"/>
          </w:tcPr>
          <w:p w14:paraId="5917EC35" w14:textId="3A9CE46C" w:rsidR="00F73D20" w:rsidRPr="00C73E1C" w:rsidRDefault="006F67CA" w:rsidP="006B325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self-reported</w:t>
            </w:r>
          </w:p>
        </w:tc>
        <w:tc>
          <w:tcPr>
            <w:tcW w:w="1176" w:type="pct"/>
            <w:gridSpan w:val="4"/>
            <w:vAlign w:val="center"/>
          </w:tcPr>
          <w:p w14:paraId="05CD9B67" w14:textId="2A92F93B" w:rsidR="00F73D20" w:rsidRPr="00C73E1C" w:rsidRDefault="00F73D20" w:rsidP="006B325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n</w:t>
            </w:r>
            <w:r w:rsidRPr="00484C39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ot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measured</w:t>
            </w:r>
          </w:p>
        </w:tc>
      </w:tr>
      <w:tr w:rsidR="00F73D20" w:rsidRPr="00C73E1C" w14:paraId="022AF71D" w14:textId="77777777" w:rsidTr="006B325A">
        <w:trPr>
          <w:gridAfter w:val="1"/>
          <w:wAfter w:w="3" w:type="pct"/>
        </w:trPr>
        <w:tc>
          <w:tcPr>
            <w:tcW w:w="457" w:type="pct"/>
            <w:vAlign w:val="center"/>
          </w:tcPr>
          <w:p w14:paraId="20626F17" w14:textId="77777777" w:rsidR="00F73D20" w:rsidRPr="00C73E1C" w:rsidRDefault="00F73D20" w:rsidP="00C73E1C">
            <w:pP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Sri Lanka</w:t>
            </w:r>
          </w:p>
        </w:tc>
        <w:tc>
          <w:tcPr>
            <w:tcW w:w="565" w:type="pct"/>
            <w:vAlign w:val="center"/>
          </w:tcPr>
          <w:p w14:paraId="7B4C8604" w14:textId="15D5D259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</w:t>
            </w:r>
            <w:r w:rsidR="001C3A5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r w:rsidR="001C3A5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87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(0.</w:t>
            </w:r>
            <w:r w:rsidR="001C3A5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35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635" w:type="pct"/>
            <w:vAlign w:val="center"/>
          </w:tcPr>
          <w:p w14:paraId="41BE3E4A" w14:textId="12004DC3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</w:t>
            </w:r>
            <w:r w:rsidR="001C3A5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r w:rsidR="001C3A5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– 1</w:t>
            </w:r>
            <w:r w:rsidR="001C3A5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26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r w:rsidR="001C3A5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56</w:t>
            </w:r>
          </w:p>
        </w:tc>
        <w:tc>
          <w:tcPr>
            <w:tcW w:w="566" w:type="pct"/>
            <w:vAlign w:val="center"/>
          </w:tcPr>
          <w:p w14:paraId="3A687A05" w14:textId="7383C095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84.46 (1.50)</w:t>
            </w:r>
          </w:p>
        </w:tc>
        <w:tc>
          <w:tcPr>
            <w:tcW w:w="574" w:type="pct"/>
            <w:vAlign w:val="center"/>
          </w:tcPr>
          <w:p w14:paraId="551DE330" w14:textId="77777777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81.51 – 87.42</w:t>
            </w:r>
          </w:p>
        </w:tc>
        <w:tc>
          <w:tcPr>
            <w:tcW w:w="489" w:type="pct"/>
            <w:gridSpan w:val="2"/>
            <w:vAlign w:val="center"/>
          </w:tcPr>
          <w:p w14:paraId="76A18C50" w14:textId="038C4258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  <w:r w:rsidR="00F9271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r w:rsidR="00F9271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 (</w:t>
            </w:r>
            <w:r w:rsidR="00F9271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0.96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535" w:type="pct"/>
            <w:vAlign w:val="center"/>
          </w:tcPr>
          <w:p w14:paraId="2E90DE23" w14:textId="5F3F4502" w:rsidR="00F73D20" w:rsidRPr="00C73E1C" w:rsidRDefault="00F92718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79.77</w:t>
            </w:r>
            <w:r w:rsidR="00F73D20"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– 8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3.56</w:t>
            </w:r>
          </w:p>
        </w:tc>
        <w:tc>
          <w:tcPr>
            <w:tcW w:w="499" w:type="pct"/>
            <w:gridSpan w:val="3"/>
            <w:vAlign w:val="center"/>
          </w:tcPr>
          <w:p w14:paraId="06A6AEF9" w14:textId="0C58A931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</w:t>
            </w:r>
            <w:r w:rsidR="00DE787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r w:rsidR="00DE787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 (1.</w:t>
            </w:r>
            <w:r w:rsidR="00DE787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35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676" w:type="pct"/>
            <w:vAlign w:val="center"/>
          </w:tcPr>
          <w:p w14:paraId="43933A28" w14:textId="2C9A379B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  <w:r w:rsidR="00DE787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49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r w:rsidR="00DE787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54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– 15</w:t>
            </w:r>
            <w:r w:rsidR="00DE787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r w:rsidR="00DE787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86</w:t>
            </w:r>
          </w:p>
        </w:tc>
      </w:tr>
      <w:tr w:rsidR="00F73D20" w:rsidRPr="00C73E1C" w14:paraId="20A6CA8E" w14:textId="77777777" w:rsidTr="006B325A">
        <w:trPr>
          <w:gridAfter w:val="1"/>
          <w:wAfter w:w="3" w:type="pct"/>
        </w:trPr>
        <w:tc>
          <w:tcPr>
            <w:tcW w:w="457" w:type="pct"/>
            <w:vAlign w:val="center"/>
          </w:tcPr>
          <w:p w14:paraId="4556BA33" w14:textId="77777777" w:rsidR="00F73D20" w:rsidRPr="00C73E1C" w:rsidRDefault="00F73D20" w:rsidP="00C73E1C">
            <w:pP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Myanmar</w:t>
            </w:r>
          </w:p>
        </w:tc>
        <w:tc>
          <w:tcPr>
            <w:tcW w:w="565" w:type="pct"/>
            <w:vAlign w:val="center"/>
          </w:tcPr>
          <w:p w14:paraId="2B3205E1" w14:textId="390FCAE9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126.9</w:t>
            </w:r>
            <w:r w:rsidR="007B38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(1.2</w:t>
            </w:r>
            <w:r w:rsidR="007B38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635" w:type="pct"/>
            <w:vAlign w:val="center"/>
          </w:tcPr>
          <w:p w14:paraId="391860EE" w14:textId="3DDFB74E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124.</w:t>
            </w:r>
            <w:r w:rsidR="007B38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45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– 129.4</w:t>
            </w:r>
            <w:r w:rsidR="007B38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566" w:type="pct"/>
            <w:vAlign w:val="center"/>
          </w:tcPr>
          <w:p w14:paraId="774B5C48" w14:textId="4A880A6B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82.</w:t>
            </w:r>
            <w:r w:rsidR="007B38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27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(0.70)</w:t>
            </w:r>
          </w:p>
        </w:tc>
        <w:tc>
          <w:tcPr>
            <w:tcW w:w="574" w:type="pct"/>
            <w:vAlign w:val="center"/>
          </w:tcPr>
          <w:p w14:paraId="21201D7C" w14:textId="2B46CA8E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80.</w:t>
            </w:r>
            <w:r w:rsidR="007B38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85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– 83.</w:t>
            </w:r>
            <w:r w:rsidR="007B38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69</w:t>
            </w:r>
          </w:p>
        </w:tc>
        <w:tc>
          <w:tcPr>
            <w:tcW w:w="489" w:type="pct"/>
            <w:gridSpan w:val="2"/>
            <w:vAlign w:val="center"/>
          </w:tcPr>
          <w:p w14:paraId="6817E41A" w14:textId="77777777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92.69 (1.30)</w:t>
            </w:r>
          </w:p>
        </w:tc>
        <w:tc>
          <w:tcPr>
            <w:tcW w:w="535" w:type="pct"/>
            <w:vAlign w:val="center"/>
          </w:tcPr>
          <w:p w14:paraId="7796B347" w14:textId="77777777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90.07 – 95.31</w:t>
            </w:r>
          </w:p>
        </w:tc>
        <w:tc>
          <w:tcPr>
            <w:tcW w:w="499" w:type="pct"/>
            <w:gridSpan w:val="3"/>
            <w:vAlign w:val="center"/>
          </w:tcPr>
          <w:p w14:paraId="6B6891F8" w14:textId="7EA2171D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  <w:r w:rsidR="007857D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52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r w:rsidR="007857D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(</w:t>
            </w:r>
            <w:r w:rsidR="007857D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1.35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676" w:type="pct"/>
            <w:vAlign w:val="center"/>
          </w:tcPr>
          <w:p w14:paraId="25B4B595" w14:textId="31AAE6D2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  <w:r w:rsidR="007857D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49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r w:rsidR="007857D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54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– 1</w:t>
            </w:r>
            <w:r w:rsidR="007857D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54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r w:rsidR="007857D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86</w:t>
            </w:r>
          </w:p>
        </w:tc>
      </w:tr>
      <w:tr w:rsidR="00F73D20" w:rsidRPr="00C73E1C" w14:paraId="417491A0" w14:textId="77777777" w:rsidTr="006B325A">
        <w:trPr>
          <w:gridAfter w:val="1"/>
          <w:wAfter w:w="3" w:type="pct"/>
        </w:trPr>
        <w:tc>
          <w:tcPr>
            <w:tcW w:w="457" w:type="pct"/>
            <w:vAlign w:val="center"/>
          </w:tcPr>
          <w:p w14:paraId="39B5709E" w14:textId="77777777" w:rsidR="00F73D20" w:rsidRPr="00C73E1C" w:rsidRDefault="00F73D20" w:rsidP="00C73E1C">
            <w:pP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Timor-Leste</w:t>
            </w:r>
          </w:p>
        </w:tc>
        <w:tc>
          <w:tcPr>
            <w:tcW w:w="565" w:type="pct"/>
            <w:vAlign w:val="center"/>
          </w:tcPr>
          <w:p w14:paraId="00AE3EBC" w14:textId="0465C801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129.8</w:t>
            </w:r>
            <w:r w:rsidR="00671C4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(2.62)</w:t>
            </w:r>
          </w:p>
        </w:tc>
        <w:tc>
          <w:tcPr>
            <w:tcW w:w="635" w:type="pct"/>
            <w:vAlign w:val="center"/>
          </w:tcPr>
          <w:p w14:paraId="37A963E6" w14:textId="77777777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124.68 – 135.02</w:t>
            </w:r>
          </w:p>
        </w:tc>
        <w:tc>
          <w:tcPr>
            <w:tcW w:w="566" w:type="pct"/>
            <w:vAlign w:val="center"/>
          </w:tcPr>
          <w:p w14:paraId="786A51D5" w14:textId="127EA8A6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83.32 (1.22)</w:t>
            </w:r>
          </w:p>
        </w:tc>
        <w:tc>
          <w:tcPr>
            <w:tcW w:w="574" w:type="pct"/>
            <w:vAlign w:val="center"/>
          </w:tcPr>
          <w:p w14:paraId="21D25789" w14:textId="77777777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80.92 – 85.73</w:t>
            </w:r>
          </w:p>
        </w:tc>
        <w:tc>
          <w:tcPr>
            <w:tcW w:w="489" w:type="pct"/>
            <w:gridSpan w:val="2"/>
            <w:vAlign w:val="center"/>
          </w:tcPr>
          <w:p w14:paraId="1D74DFB0" w14:textId="2957B2FE" w:rsidR="00F73D20" w:rsidRPr="00C73E1C" w:rsidRDefault="0091768E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77.59</w:t>
            </w:r>
            <w:r w:rsidR="00F73D20"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0.90</w:t>
            </w:r>
            <w:r w:rsidR="00F73D20"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535" w:type="pct"/>
            <w:vAlign w:val="center"/>
          </w:tcPr>
          <w:p w14:paraId="27B63044" w14:textId="671287AE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75.</w:t>
            </w:r>
            <w:r w:rsidR="0091768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80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– </w:t>
            </w:r>
            <w:r w:rsidR="0091768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79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r w:rsidR="0091768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37</w:t>
            </w:r>
          </w:p>
        </w:tc>
        <w:tc>
          <w:tcPr>
            <w:tcW w:w="499" w:type="pct"/>
            <w:gridSpan w:val="3"/>
            <w:vAlign w:val="center"/>
          </w:tcPr>
          <w:p w14:paraId="13666591" w14:textId="77777777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139.69 (2.47)</w:t>
            </w:r>
          </w:p>
        </w:tc>
        <w:tc>
          <w:tcPr>
            <w:tcW w:w="676" w:type="pct"/>
            <w:vAlign w:val="center"/>
          </w:tcPr>
          <w:p w14:paraId="5A531C61" w14:textId="77777777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134.80 – 144.57</w:t>
            </w:r>
          </w:p>
        </w:tc>
      </w:tr>
      <w:tr w:rsidR="00F73D20" w:rsidRPr="00C73E1C" w14:paraId="7E6F546C" w14:textId="77777777" w:rsidTr="006B325A">
        <w:trPr>
          <w:gridAfter w:val="1"/>
          <w:wAfter w:w="3" w:type="pct"/>
        </w:trPr>
        <w:tc>
          <w:tcPr>
            <w:tcW w:w="457" w:type="pct"/>
            <w:vAlign w:val="center"/>
          </w:tcPr>
          <w:p w14:paraId="30037F8B" w14:textId="77777777" w:rsidR="00F73D20" w:rsidRPr="00C73E1C" w:rsidRDefault="00F73D20" w:rsidP="00C73E1C">
            <w:pP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Bangladesh</w:t>
            </w:r>
          </w:p>
        </w:tc>
        <w:tc>
          <w:tcPr>
            <w:tcW w:w="565" w:type="pct"/>
            <w:vAlign w:val="center"/>
          </w:tcPr>
          <w:p w14:paraId="1140B7DD" w14:textId="77777777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121.44 (0.40)</w:t>
            </w:r>
          </w:p>
        </w:tc>
        <w:tc>
          <w:tcPr>
            <w:tcW w:w="635" w:type="pct"/>
            <w:vAlign w:val="center"/>
          </w:tcPr>
          <w:p w14:paraId="7ADA4DE2" w14:textId="77777777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120.66 – 122.23</w:t>
            </w:r>
          </w:p>
        </w:tc>
        <w:tc>
          <w:tcPr>
            <w:tcW w:w="566" w:type="pct"/>
            <w:vAlign w:val="center"/>
          </w:tcPr>
          <w:p w14:paraId="23EAC493" w14:textId="6A9BBF25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79.21 (0.28)</w:t>
            </w:r>
          </w:p>
        </w:tc>
        <w:tc>
          <w:tcPr>
            <w:tcW w:w="574" w:type="pct"/>
            <w:vAlign w:val="center"/>
          </w:tcPr>
          <w:p w14:paraId="0083FD6B" w14:textId="77777777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78.66 – 79.75</w:t>
            </w:r>
          </w:p>
        </w:tc>
        <w:tc>
          <w:tcPr>
            <w:tcW w:w="489" w:type="pct"/>
            <w:gridSpan w:val="2"/>
            <w:vAlign w:val="center"/>
          </w:tcPr>
          <w:p w14:paraId="629DA652" w14:textId="77777777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97.32 (0.60)</w:t>
            </w:r>
          </w:p>
        </w:tc>
        <w:tc>
          <w:tcPr>
            <w:tcW w:w="535" w:type="pct"/>
            <w:vAlign w:val="center"/>
          </w:tcPr>
          <w:p w14:paraId="55027753" w14:textId="77777777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96.15 – 98.50</w:t>
            </w:r>
          </w:p>
        </w:tc>
        <w:tc>
          <w:tcPr>
            <w:tcW w:w="499" w:type="pct"/>
            <w:gridSpan w:val="3"/>
            <w:vAlign w:val="center"/>
          </w:tcPr>
          <w:p w14:paraId="5AA880CB" w14:textId="77777777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167.64 (0.92)</w:t>
            </w:r>
          </w:p>
        </w:tc>
        <w:tc>
          <w:tcPr>
            <w:tcW w:w="676" w:type="pct"/>
            <w:vAlign w:val="center"/>
          </w:tcPr>
          <w:p w14:paraId="0D61DD31" w14:textId="77777777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165.84 – 169.45</w:t>
            </w:r>
          </w:p>
        </w:tc>
      </w:tr>
      <w:tr w:rsidR="00F73D20" w:rsidRPr="00C73E1C" w14:paraId="75047347" w14:textId="77777777" w:rsidTr="006B325A">
        <w:trPr>
          <w:gridAfter w:val="1"/>
          <w:wAfter w:w="3" w:type="pct"/>
        </w:trPr>
        <w:tc>
          <w:tcPr>
            <w:tcW w:w="457" w:type="pct"/>
            <w:vAlign w:val="center"/>
          </w:tcPr>
          <w:p w14:paraId="1006B936" w14:textId="77777777" w:rsidR="00F73D20" w:rsidRPr="00C73E1C" w:rsidRDefault="00F73D20" w:rsidP="00C73E1C">
            <w:pP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Nepal</w:t>
            </w:r>
          </w:p>
        </w:tc>
        <w:tc>
          <w:tcPr>
            <w:tcW w:w="565" w:type="pct"/>
            <w:vAlign w:val="center"/>
          </w:tcPr>
          <w:p w14:paraId="6CFBF766" w14:textId="77777777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125.65 (0.46)</w:t>
            </w:r>
          </w:p>
        </w:tc>
        <w:tc>
          <w:tcPr>
            <w:tcW w:w="635" w:type="pct"/>
            <w:vAlign w:val="center"/>
          </w:tcPr>
          <w:p w14:paraId="194EF965" w14:textId="77777777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124.74 – 126.60</w:t>
            </w:r>
          </w:p>
        </w:tc>
        <w:tc>
          <w:tcPr>
            <w:tcW w:w="566" w:type="pct"/>
            <w:vAlign w:val="center"/>
          </w:tcPr>
          <w:p w14:paraId="05C25C8E" w14:textId="61CA6D61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82.51 (0.33)</w:t>
            </w:r>
          </w:p>
        </w:tc>
        <w:tc>
          <w:tcPr>
            <w:tcW w:w="574" w:type="pct"/>
            <w:vAlign w:val="center"/>
          </w:tcPr>
          <w:p w14:paraId="0C65644B" w14:textId="6CD88646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81.</w:t>
            </w:r>
            <w:r w:rsidR="00F466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87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– 8</w:t>
            </w:r>
            <w:r w:rsidR="00F466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r w:rsidR="00F466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489" w:type="pct"/>
            <w:gridSpan w:val="2"/>
            <w:vAlign w:val="center"/>
          </w:tcPr>
          <w:p w14:paraId="28C54745" w14:textId="77777777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94.16 (0.93)</w:t>
            </w:r>
          </w:p>
        </w:tc>
        <w:tc>
          <w:tcPr>
            <w:tcW w:w="535" w:type="pct"/>
            <w:vAlign w:val="center"/>
          </w:tcPr>
          <w:p w14:paraId="334BFA7C" w14:textId="77777777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92.32 –96.00</w:t>
            </w:r>
          </w:p>
        </w:tc>
        <w:tc>
          <w:tcPr>
            <w:tcW w:w="499" w:type="pct"/>
            <w:gridSpan w:val="3"/>
            <w:vAlign w:val="center"/>
          </w:tcPr>
          <w:p w14:paraId="04D5276A" w14:textId="77777777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142.88 (1.16)</w:t>
            </w:r>
          </w:p>
        </w:tc>
        <w:tc>
          <w:tcPr>
            <w:tcW w:w="676" w:type="pct"/>
            <w:vAlign w:val="center"/>
          </w:tcPr>
          <w:p w14:paraId="0055C21D" w14:textId="77777777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140.59 – 145.17</w:t>
            </w:r>
          </w:p>
        </w:tc>
      </w:tr>
      <w:tr w:rsidR="00F73D20" w:rsidRPr="00C73E1C" w14:paraId="5B0288B7" w14:textId="77777777" w:rsidTr="006B325A">
        <w:trPr>
          <w:gridAfter w:val="1"/>
          <w:wAfter w:w="3" w:type="pct"/>
        </w:trPr>
        <w:tc>
          <w:tcPr>
            <w:tcW w:w="457" w:type="pct"/>
            <w:vAlign w:val="center"/>
          </w:tcPr>
          <w:p w14:paraId="46C75318" w14:textId="2DB730D1" w:rsidR="003D41CC" w:rsidRPr="00C73E1C" w:rsidRDefault="00F73D20" w:rsidP="00C73E1C">
            <w:pP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96CE7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Total</w:t>
            </w:r>
          </w:p>
        </w:tc>
        <w:tc>
          <w:tcPr>
            <w:tcW w:w="565" w:type="pct"/>
            <w:vAlign w:val="center"/>
          </w:tcPr>
          <w:p w14:paraId="67CBA1F3" w14:textId="1A4AF5F8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</w:t>
            </w:r>
            <w:r w:rsidR="00BE41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r w:rsidR="00BE41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82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(</w:t>
            </w:r>
            <w:r w:rsidR="00BE41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1.02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635" w:type="pct"/>
            <w:vAlign w:val="center"/>
          </w:tcPr>
          <w:p w14:paraId="0A10C624" w14:textId="5A5F690D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</w:t>
            </w:r>
            <w:r w:rsidR="00BE41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r w:rsidR="00BE41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81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– 12</w:t>
            </w:r>
            <w:r w:rsidR="00BE41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r w:rsidR="00BE41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82</w:t>
            </w:r>
          </w:p>
        </w:tc>
        <w:tc>
          <w:tcPr>
            <w:tcW w:w="566" w:type="pct"/>
            <w:vAlign w:val="center"/>
          </w:tcPr>
          <w:p w14:paraId="408E04E8" w14:textId="5F63FC89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82.</w:t>
            </w:r>
            <w:r w:rsidR="00BE41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04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(0.</w:t>
            </w:r>
            <w:r w:rsidR="00BE41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61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574" w:type="pct"/>
            <w:vAlign w:val="center"/>
          </w:tcPr>
          <w:p w14:paraId="235F0A1B" w14:textId="450321E3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  <w:r w:rsidR="00BE41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r w:rsidR="00BE41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84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– 83.</w:t>
            </w:r>
            <w:r w:rsidR="00BE41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489" w:type="pct"/>
            <w:gridSpan w:val="2"/>
            <w:vAlign w:val="center"/>
          </w:tcPr>
          <w:p w14:paraId="10136EC6" w14:textId="0B94EBA7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90.</w:t>
            </w:r>
            <w:r w:rsidR="0033657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42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(1.</w:t>
            </w:r>
            <w:r w:rsidR="0033657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535" w:type="pct"/>
            <w:vAlign w:val="center"/>
          </w:tcPr>
          <w:p w14:paraId="548D67E9" w14:textId="367D6D84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88.</w:t>
            </w:r>
            <w:r w:rsidR="0033657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01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– 9</w:t>
            </w:r>
            <w:r w:rsidR="0033657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r w:rsidR="0033657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84</w:t>
            </w:r>
          </w:p>
        </w:tc>
        <w:tc>
          <w:tcPr>
            <w:tcW w:w="499" w:type="pct"/>
            <w:gridSpan w:val="3"/>
            <w:vAlign w:val="center"/>
          </w:tcPr>
          <w:p w14:paraId="4FD84882" w14:textId="7C209511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  <w:r w:rsidR="00BB62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71.66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(1.</w:t>
            </w:r>
            <w:r w:rsidR="00BB62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21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676" w:type="pct"/>
            <w:vAlign w:val="center"/>
          </w:tcPr>
          <w:p w14:paraId="37628E86" w14:textId="7A91C8E8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  <w:r w:rsidR="00BB62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69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r w:rsidR="00BB62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29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– 1</w:t>
            </w:r>
            <w:r w:rsidR="00BB62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74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r w:rsidR="00BB62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03</w:t>
            </w:r>
          </w:p>
        </w:tc>
      </w:tr>
    </w:tbl>
    <w:p w14:paraId="0B43ACC0" w14:textId="77777777" w:rsidR="00E47E9F" w:rsidRPr="00C73E1C" w:rsidRDefault="00E47E9F" w:rsidP="00C73E1C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8E007F4" w14:textId="77777777" w:rsidR="00E47E9F" w:rsidRPr="00C73E1C" w:rsidRDefault="00E47E9F" w:rsidP="00C73E1C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85844B4" w14:textId="2F405F96" w:rsidR="00794C8B" w:rsidRPr="00C73E1C" w:rsidRDefault="00794C8B" w:rsidP="00794C8B">
      <w:pPr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C73E1C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Table 4: 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Distribution of </w:t>
      </w:r>
      <w:r w:rsidRPr="00794C8B">
        <w:rPr>
          <w:rFonts w:ascii="Times New Roman" w:hAnsi="Times New Roman" w:cs="Times New Roman"/>
          <w:b/>
          <w:bCs/>
          <w:kern w:val="0"/>
          <w:sz w:val="24"/>
          <w:szCs w:val="24"/>
        </w:rPr>
        <w:t>Hypertension</w:t>
      </w:r>
      <w:r w:rsidR="007F57AF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by </w:t>
      </w:r>
      <w:r w:rsidRPr="00C73E1C">
        <w:rPr>
          <w:rFonts w:ascii="Times New Roman" w:hAnsi="Times New Roman" w:cs="Times New Roman"/>
          <w:b/>
          <w:bCs/>
          <w:kern w:val="0"/>
          <w:sz w:val="24"/>
          <w:szCs w:val="24"/>
        </w:rPr>
        <w:t>socio-economic variables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5939"/>
        <w:gridCol w:w="1569"/>
        <w:gridCol w:w="1570"/>
        <w:gridCol w:w="1570"/>
        <w:gridCol w:w="1600"/>
        <w:gridCol w:w="1570"/>
        <w:gridCol w:w="1570"/>
      </w:tblGrid>
      <w:tr w:rsidR="005E1CEC" w:rsidRPr="00C73E1C" w14:paraId="07A236F4" w14:textId="77777777" w:rsidTr="00921644">
        <w:trPr>
          <w:jc w:val="center"/>
        </w:trPr>
        <w:tc>
          <w:tcPr>
            <w:tcW w:w="1930" w:type="pct"/>
          </w:tcPr>
          <w:p w14:paraId="3B6160C6" w14:textId="24E4EED7" w:rsidR="002C0CE4" w:rsidRPr="00C73E1C" w:rsidRDefault="002C0CE4" w:rsidP="002C0CE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Variables</w:t>
            </w:r>
          </w:p>
        </w:tc>
        <w:tc>
          <w:tcPr>
            <w:tcW w:w="510" w:type="pct"/>
          </w:tcPr>
          <w:p w14:paraId="2D2C1EEF" w14:textId="77777777" w:rsidR="006D408C" w:rsidRPr="00C73E1C" w:rsidRDefault="006D408C" w:rsidP="006D408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Maldives</w:t>
            </w:r>
          </w:p>
          <w:p w14:paraId="21CA6FE3" w14:textId="6EF72CBF" w:rsidR="002C0CE4" w:rsidRPr="00C73E1C" w:rsidRDefault="006D408C" w:rsidP="006D408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= 16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27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)</w:t>
            </w:r>
          </w:p>
        </w:tc>
        <w:tc>
          <w:tcPr>
            <w:tcW w:w="510" w:type="pct"/>
          </w:tcPr>
          <w:p w14:paraId="702B0A5F" w14:textId="77777777" w:rsidR="002C0CE4" w:rsidRDefault="002C0CE4" w:rsidP="002C0CE4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Sri Lanka</w:t>
            </w:r>
          </w:p>
          <w:p w14:paraId="6E332DC8" w14:textId="34E1DB4F" w:rsidR="00D404BB" w:rsidRPr="002C06FF" w:rsidRDefault="00D404BB" w:rsidP="002C0CE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4739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)</w:t>
            </w:r>
          </w:p>
        </w:tc>
        <w:tc>
          <w:tcPr>
            <w:tcW w:w="510" w:type="pct"/>
          </w:tcPr>
          <w:p w14:paraId="6A1B7B6E" w14:textId="77777777" w:rsidR="002C0CE4" w:rsidRDefault="002C0CE4" w:rsidP="002C0CE4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Myanmar</w:t>
            </w:r>
          </w:p>
          <w:p w14:paraId="3C703516" w14:textId="3A687A10" w:rsidR="007B38B0" w:rsidRPr="002C06FF" w:rsidRDefault="007B38B0" w:rsidP="002C0CE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7989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)</w:t>
            </w:r>
          </w:p>
        </w:tc>
        <w:tc>
          <w:tcPr>
            <w:tcW w:w="520" w:type="pct"/>
          </w:tcPr>
          <w:p w14:paraId="4F5FFEB9" w14:textId="77777777" w:rsidR="002C0CE4" w:rsidRDefault="002C0CE4" w:rsidP="002C0CE4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Timor-Leste</w:t>
            </w:r>
          </w:p>
          <w:p w14:paraId="37B16855" w14:textId="21DA07EB" w:rsidR="00AE0B1A" w:rsidRPr="002C06FF" w:rsidRDefault="00AE0B1A" w:rsidP="002C0CE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(n=2572)</w:t>
            </w:r>
          </w:p>
        </w:tc>
        <w:tc>
          <w:tcPr>
            <w:tcW w:w="510" w:type="pct"/>
          </w:tcPr>
          <w:p w14:paraId="469AD1E4" w14:textId="77777777" w:rsidR="002C0CE4" w:rsidRDefault="002C0CE4" w:rsidP="002C0CE4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Bangladesh</w:t>
            </w:r>
          </w:p>
          <w:p w14:paraId="2BFC4877" w14:textId="65ACD11D" w:rsidR="00276215" w:rsidRPr="002C06FF" w:rsidRDefault="00276215" w:rsidP="002C0CE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(n=8182)</w:t>
            </w:r>
          </w:p>
        </w:tc>
        <w:tc>
          <w:tcPr>
            <w:tcW w:w="510" w:type="pct"/>
          </w:tcPr>
          <w:p w14:paraId="4A0A0DBE" w14:textId="77777777" w:rsidR="002C0CE4" w:rsidRDefault="002C0CE4" w:rsidP="002C0CE4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Nepal</w:t>
            </w:r>
          </w:p>
          <w:p w14:paraId="0874D0EE" w14:textId="28A484D0" w:rsidR="00981955" w:rsidRPr="002C06FF" w:rsidRDefault="00981955" w:rsidP="002C0CE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(n=5364)</w:t>
            </w:r>
          </w:p>
        </w:tc>
      </w:tr>
      <w:tr w:rsidR="005E1CEC" w:rsidRPr="00C73E1C" w14:paraId="57C13A78" w14:textId="77777777" w:rsidTr="00921644">
        <w:trPr>
          <w:jc w:val="center"/>
        </w:trPr>
        <w:tc>
          <w:tcPr>
            <w:tcW w:w="1930" w:type="pct"/>
          </w:tcPr>
          <w:p w14:paraId="09A9D083" w14:textId="77777777" w:rsidR="002C0CE4" w:rsidRPr="00C73E1C" w:rsidRDefault="002C0CE4" w:rsidP="002C0CE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10" w:type="pct"/>
          </w:tcPr>
          <w:p w14:paraId="52B0E630" w14:textId="77777777" w:rsidR="002C0CE4" w:rsidRPr="00C73E1C" w:rsidRDefault="002C0CE4" w:rsidP="002C0CE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 (%)</w:t>
            </w:r>
          </w:p>
        </w:tc>
        <w:tc>
          <w:tcPr>
            <w:tcW w:w="510" w:type="pct"/>
          </w:tcPr>
          <w:p w14:paraId="677BACE8" w14:textId="12E0ECD9" w:rsidR="002C0CE4" w:rsidRPr="00C73E1C" w:rsidRDefault="002C0CE4" w:rsidP="002C0CE4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2C06F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 (%)</w:t>
            </w:r>
          </w:p>
        </w:tc>
        <w:tc>
          <w:tcPr>
            <w:tcW w:w="510" w:type="pct"/>
          </w:tcPr>
          <w:p w14:paraId="0EA52896" w14:textId="2868ACD1" w:rsidR="002C0CE4" w:rsidRPr="00C73E1C" w:rsidRDefault="002C0CE4" w:rsidP="002C0CE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C06F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 (%)</w:t>
            </w:r>
          </w:p>
        </w:tc>
        <w:tc>
          <w:tcPr>
            <w:tcW w:w="520" w:type="pct"/>
          </w:tcPr>
          <w:p w14:paraId="7112AFF9" w14:textId="5C7B2A9E" w:rsidR="002C0CE4" w:rsidRPr="00C73E1C" w:rsidRDefault="002C0CE4" w:rsidP="002C0CE4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C06F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 (%)</w:t>
            </w:r>
          </w:p>
        </w:tc>
        <w:tc>
          <w:tcPr>
            <w:tcW w:w="510" w:type="pct"/>
          </w:tcPr>
          <w:p w14:paraId="74F5C71C" w14:textId="4573EB50" w:rsidR="002C0CE4" w:rsidRPr="00C73E1C" w:rsidRDefault="002C0CE4" w:rsidP="002C0CE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C06F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 (%)</w:t>
            </w:r>
          </w:p>
        </w:tc>
        <w:tc>
          <w:tcPr>
            <w:tcW w:w="510" w:type="pct"/>
          </w:tcPr>
          <w:p w14:paraId="13E46D7E" w14:textId="151129DE" w:rsidR="002C0CE4" w:rsidRPr="00C73E1C" w:rsidRDefault="002C0CE4" w:rsidP="002C0CE4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C06F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 (%)</w:t>
            </w:r>
          </w:p>
        </w:tc>
      </w:tr>
      <w:tr w:rsidR="005E1CEC" w:rsidRPr="00C73E1C" w14:paraId="44F7894A" w14:textId="77777777" w:rsidTr="00921644">
        <w:trPr>
          <w:jc w:val="center"/>
        </w:trPr>
        <w:tc>
          <w:tcPr>
            <w:tcW w:w="1930" w:type="pct"/>
          </w:tcPr>
          <w:p w14:paraId="0F07FD96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Socio-economic background</w:t>
            </w:r>
          </w:p>
        </w:tc>
        <w:tc>
          <w:tcPr>
            <w:tcW w:w="510" w:type="pct"/>
          </w:tcPr>
          <w:p w14:paraId="40981D90" w14:textId="4B591BEA" w:rsidR="002C0CE4" w:rsidRPr="00537E31" w:rsidRDefault="002C0CE4" w:rsidP="002C0CE4">
            <w:pPr>
              <w:rPr>
                <w:rFonts w:ascii="Times New Roman" w:hAnsi="Times New Roman" w:cs="Times New Roman"/>
                <w:b/>
                <w:bCs/>
                <w:color w:val="C00000"/>
                <w:sz w:val="24"/>
                <w:szCs w:val="24"/>
              </w:rPr>
            </w:pPr>
          </w:p>
        </w:tc>
        <w:tc>
          <w:tcPr>
            <w:tcW w:w="510" w:type="pct"/>
          </w:tcPr>
          <w:p w14:paraId="26B2EE63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</w:tcPr>
          <w:p w14:paraId="397013F9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0" w:type="pct"/>
          </w:tcPr>
          <w:p w14:paraId="1BBB004A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</w:tcPr>
          <w:p w14:paraId="7006DFA3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</w:tcPr>
          <w:p w14:paraId="52BE585D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E1CEC" w:rsidRPr="00C73E1C" w14:paraId="6472C66E" w14:textId="77777777" w:rsidTr="00921644">
        <w:trPr>
          <w:jc w:val="center"/>
        </w:trPr>
        <w:tc>
          <w:tcPr>
            <w:tcW w:w="1930" w:type="pct"/>
          </w:tcPr>
          <w:p w14:paraId="4B4C7A46" w14:textId="77777777" w:rsidR="002C0CE4" w:rsidRPr="00C73E1C" w:rsidRDefault="002C0CE4" w:rsidP="002C0CE4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Age (18 years or above) </w:t>
            </w:r>
          </w:p>
        </w:tc>
        <w:tc>
          <w:tcPr>
            <w:tcW w:w="510" w:type="pct"/>
          </w:tcPr>
          <w:p w14:paraId="4FFBA838" w14:textId="77777777" w:rsidR="002C0CE4" w:rsidRPr="00C73E1C" w:rsidRDefault="002C0CE4" w:rsidP="002C0CE4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04714F8E" w14:textId="77777777" w:rsidR="002C0CE4" w:rsidRPr="00C73E1C" w:rsidRDefault="002C0CE4" w:rsidP="002C0CE4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0A059A95" w14:textId="77777777" w:rsidR="002C0CE4" w:rsidRPr="00C73E1C" w:rsidRDefault="002C0CE4" w:rsidP="002C0CE4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</w:tcPr>
          <w:p w14:paraId="14080F1D" w14:textId="77777777" w:rsidR="002C0CE4" w:rsidRPr="00C73E1C" w:rsidRDefault="002C0CE4" w:rsidP="002C0CE4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14387BDE" w14:textId="77777777" w:rsidR="002C0CE4" w:rsidRPr="00C73E1C" w:rsidRDefault="002C0CE4" w:rsidP="002C0CE4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55F4AD31" w14:textId="77777777" w:rsidR="002C0CE4" w:rsidRPr="00C73E1C" w:rsidRDefault="002C0CE4" w:rsidP="002C0CE4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5E1CEC" w:rsidRPr="00C73E1C" w14:paraId="228C0175" w14:textId="77777777" w:rsidTr="00921644">
        <w:trPr>
          <w:jc w:val="center"/>
        </w:trPr>
        <w:tc>
          <w:tcPr>
            <w:tcW w:w="1930" w:type="pct"/>
          </w:tcPr>
          <w:p w14:paraId="196F952D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18-29</w:t>
            </w:r>
          </w:p>
        </w:tc>
        <w:tc>
          <w:tcPr>
            <w:tcW w:w="510" w:type="pct"/>
          </w:tcPr>
          <w:p w14:paraId="68BAA1CF" w14:textId="221CBBE1" w:rsidR="002C0CE4" w:rsidRPr="00C73E1C" w:rsidRDefault="0064158C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568 (</w:t>
            </w:r>
            <w:r w:rsidR="0026060F">
              <w:rPr>
                <w:rFonts w:ascii="Times New Roman" w:hAnsi="Times New Roman" w:cs="Times New Roman"/>
                <w:sz w:val="24"/>
                <w:szCs w:val="24"/>
              </w:rPr>
              <w:t>50.82)</w:t>
            </w:r>
          </w:p>
        </w:tc>
        <w:tc>
          <w:tcPr>
            <w:tcW w:w="510" w:type="pct"/>
          </w:tcPr>
          <w:p w14:paraId="5ADE6075" w14:textId="27454C89" w:rsidR="002C0CE4" w:rsidRPr="00C73E1C" w:rsidRDefault="00873CFF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725 (35.18)</w:t>
            </w:r>
          </w:p>
        </w:tc>
        <w:tc>
          <w:tcPr>
            <w:tcW w:w="510" w:type="pct"/>
          </w:tcPr>
          <w:p w14:paraId="202755AD" w14:textId="6B64A868" w:rsidR="002C0CE4" w:rsidRPr="00C73E1C" w:rsidRDefault="00E949CD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764 (15.27)</w:t>
            </w:r>
          </w:p>
        </w:tc>
        <w:tc>
          <w:tcPr>
            <w:tcW w:w="520" w:type="pct"/>
          </w:tcPr>
          <w:p w14:paraId="200E9A47" w14:textId="727EAE64" w:rsidR="002C0CE4" w:rsidRPr="00C73E1C" w:rsidRDefault="008A62D8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665 (42.34)</w:t>
            </w:r>
          </w:p>
        </w:tc>
        <w:tc>
          <w:tcPr>
            <w:tcW w:w="510" w:type="pct"/>
          </w:tcPr>
          <w:p w14:paraId="6B4153C2" w14:textId="68F64256" w:rsidR="002C0CE4" w:rsidRPr="00C73E1C" w:rsidRDefault="001B61E1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1940 (28.29)</w:t>
            </w:r>
          </w:p>
        </w:tc>
        <w:tc>
          <w:tcPr>
            <w:tcW w:w="510" w:type="pct"/>
          </w:tcPr>
          <w:p w14:paraId="44371BA2" w14:textId="69C13C0A" w:rsidR="002C0CE4" w:rsidRPr="00C73E1C" w:rsidRDefault="00570A52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1241 (40.44)</w:t>
            </w:r>
          </w:p>
        </w:tc>
      </w:tr>
      <w:tr w:rsidR="005E1CEC" w:rsidRPr="00C73E1C" w14:paraId="217783EE" w14:textId="77777777" w:rsidTr="00921644">
        <w:trPr>
          <w:jc w:val="center"/>
        </w:trPr>
        <w:tc>
          <w:tcPr>
            <w:tcW w:w="1930" w:type="pct"/>
          </w:tcPr>
          <w:p w14:paraId="798A3FC5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30-44</w:t>
            </w:r>
          </w:p>
        </w:tc>
        <w:tc>
          <w:tcPr>
            <w:tcW w:w="510" w:type="pct"/>
          </w:tcPr>
          <w:p w14:paraId="47BD4F98" w14:textId="4F07E1B4" w:rsidR="002C0CE4" w:rsidRPr="00C73E1C" w:rsidRDefault="0064158C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525 (</w:t>
            </w:r>
            <w:r w:rsidR="0026060F">
              <w:rPr>
                <w:rFonts w:ascii="Times New Roman" w:hAnsi="Times New Roman" w:cs="Times New Roman"/>
                <w:sz w:val="24"/>
                <w:szCs w:val="24"/>
              </w:rPr>
              <w:t>32.67)</w:t>
            </w:r>
          </w:p>
        </w:tc>
        <w:tc>
          <w:tcPr>
            <w:tcW w:w="510" w:type="pct"/>
          </w:tcPr>
          <w:p w14:paraId="44A34AC4" w14:textId="101E48BC" w:rsidR="002C0CE4" w:rsidRPr="00C73E1C" w:rsidRDefault="00873CFF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1662 (28.56)</w:t>
            </w:r>
          </w:p>
        </w:tc>
        <w:tc>
          <w:tcPr>
            <w:tcW w:w="510" w:type="pct"/>
          </w:tcPr>
          <w:p w14:paraId="47782528" w14:textId="6CF65453" w:rsidR="002C0CE4" w:rsidRPr="00C73E1C" w:rsidRDefault="00E949CD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3042 (45.78)</w:t>
            </w:r>
          </w:p>
        </w:tc>
        <w:tc>
          <w:tcPr>
            <w:tcW w:w="520" w:type="pct"/>
          </w:tcPr>
          <w:p w14:paraId="67365535" w14:textId="3C2C670F" w:rsidR="002C0CE4" w:rsidRPr="00C73E1C" w:rsidRDefault="008A62D8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941 (29.71)</w:t>
            </w:r>
          </w:p>
        </w:tc>
        <w:tc>
          <w:tcPr>
            <w:tcW w:w="510" w:type="pct"/>
          </w:tcPr>
          <w:p w14:paraId="2A6FBEC0" w14:textId="472A1A9D" w:rsidR="002C0CE4" w:rsidRPr="00C73E1C" w:rsidRDefault="001B61E1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3504 (38.51)</w:t>
            </w:r>
          </w:p>
        </w:tc>
        <w:tc>
          <w:tcPr>
            <w:tcW w:w="510" w:type="pct"/>
          </w:tcPr>
          <w:p w14:paraId="1BF5A631" w14:textId="28B89DD5" w:rsidR="002C0CE4" w:rsidRPr="00C73E1C" w:rsidRDefault="00570A52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2035 (31.11)</w:t>
            </w:r>
          </w:p>
        </w:tc>
      </w:tr>
      <w:tr w:rsidR="005E1CEC" w:rsidRPr="00C73E1C" w14:paraId="0BE7C7D0" w14:textId="77777777" w:rsidTr="00921644">
        <w:trPr>
          <w:jc w:val="center"/>
        </w:trPr>
        <w:tc>
          <w:tcPr>
            <w:tcW w:w="1930" w:type="pct"/>
          </w:tcPr>
          <w:p w14:paraId="67F1CEF9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45-59</w:t>
            </w:r>
          </w:p>
        </w:tc>
        <w:tc>
          <w:tcPr>
            <w:tcW w:w="510" w:type="pct"/>
          </w:tcPr>
          <w:p w14:paraId="429E1294" w14:textId="04DA7D2E" w:rsidR="002C0CE4" w:rsidRPr="00C73E1C" w:rsidRDefault="0064158C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422 (</w:t>
            </w:r>
            <w:r w:rsidR="0026060F">
              <w:rPr>
                <w:rFonts w:ascii="Times New Roman" w:hAnsi="Times New Roman" w:cs="Times New Roman"/>
                <w:sz w:val="24"/>
                <w:szCs w:val="24"/>
              </w:rPr>
              <w:t>14.51)</w:t>
            </w:r>
          </w:p>
        </w:tc>
        <w:tc>
          <w:tcPr>
            <w:tcW w:w="510" w:type="pct"/>
          </w:tcPr>
          <w:p w14:paraId="453B95BA" w14:textId="7461D2C8" w:rsidR="002C0CE4" w:rsidRPr="00C73E1C" w:rsidRDefault="00873CFF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1557 (25.69)</w:t>
            </w:r>
          </w:p>
        </w:tc>
        <w:tc>
          <w:tcPr>
            <w:tcW w:w="510" w:type="pct"/>
          </w:tcPr>
          <w:p w14:paraId="19EBD1DF" w14:textId="71962FA7" w:rsidR="002C0CE4" w:rsidRPr="00C73E1C" w:rsidRDefault="00E949CD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3332 (31.78)</w:t>
            </w:r>
          </w:p>
        </w:tc>
        <w:tc>
          <w:tcPr>
            <w:tcW w:w="520" w:type="pct"/>
          </w:tcPr>
          <w:p w14:paraId="06DF0E90" w14:textId="5E4333EF" w:rsidR="002C0CE4" w:rsidRPr="00C73E1C" w:rsidRDefault="008A62D8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586 (12.11)</w:t>
            </w:r>
          </w:p>
        </w:tc>
        <w:tc>
          <w:tcPr>
            <w:tcW w:w="510" w:type="pct"/>
          </w:tcPr>
          <w:p w14:paraId="363E66C8" w14:textId="7E29C5BE" w:rsidR="002C0CE4" w:rsidRPr="00C73E1C" w:rsidRDefault="001B61E1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2152 (25.35)</w:t>
            </w:r>
          </w:p>
        </w:tc>
        <w:tc>
          <w:tcPr>
            <w:tcW w:w="510" w:type="pct"/>
          </w:tcPr>
          <w:p w14:paraId="12F9D08A" w14:textId="23FFB150" w:rsidR="002C0CE4" w:rsidRPr="00C73E1C" w:rsidRDefault="00570A52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1396 (19.51)</w:t>
            </w:r>
          </w:p>
        </w:tc>
      </w:tr>
      <w:tr w:rsidR="005E1CEC" w:rsidRPr="00C73E1C" w14:paraId="5B56E284" w14:textId="77777777" w:rsidTr="00921644">
        <w:trPr>
          <w:jc w:val="center"/>
        </w:trPr>
        <w:tc>
          <w:tcPr>
            <w:tcW w:w="1930" w:type="pct"/>
          </w:tcPr>
          <w:p w14:paraId="6118C0BA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60 or above</w:t>
            </w:r>
          </w:p>
        </w:tc>
        <w:tc>
          <w:tcPr>
            <w:tcW w:w="510" w:type="pct"/>
          </w:tcPr>
          <w:p w14:paraId="0DA67C56" w14:textId="7CCCEF3F" w:rsidR="002C0CE4" w:rsidRPr="00C73E1C" w:rsidRDefault="0064158C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112 (</w:t>
            </w:r>
            <w:r w:rsidR="0026060F">
              <w:rPr>
                <w:rFonts w:ascii="Times New Roman" w:hAnsi="Times New Roman" w:cs="Times New Roman"/>
                <w:sz w:val="24"/>
                <w:szCs w:val="24"/>
              </w:rPr>
              <w:t>2.00)</w:t>
            </w:r>
          </w:p>
        </w:tc>
        <w:tc>
          <w:tcPr>
            <w:tcW w:w="510" w:type="pct"/>
          </w:tcPr>
          <w:p w14:paraId="46FC9DC6" w14:textId="60B673EB" w:rsidR="002C0CE4" w:rsidRPr="00C73E1C" w:rsidRDefault="00873CFF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795 (10.58)</w:t>
            </w:r>
          </w:p>
        </w:tc>
        <w:tc>
          <w:tcPr>
            <w:tcW w:w="510" w:type="pct"/>
          </w:tcPr>
          <w:p w14:paraId="643D870D" w14:textId="2FB8B28D" w:rsidR="002C0CE4" w:rsidRPr="00C73E1C" w:rsidRDefault="00E949CD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851 (7.18)</w:t>
            </w:r>
          </w:p>
        </w:tc>
        <w:tc>
          <w:tcPr>
            <w:tcW w:w="520" w:type="pct"/>
          </w:tcPr>
          <w:p w14:paraId="2772DA90" w14:textId="3E3F1AFE" w:rsidR="002C0CE4" w:rsidRPr="00C73E1C" w:rsidRDefault="008A62D8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380 (15.85)</w:t>
            </w:r>
          </w:p>
        </w:tc>
        <w:tc>
          <w:tcPr>
            <w:tcW w:w="510" w:type="pct"/>
          </w:tcPr>
          <w:p w14:paraId="7C377BCF" w14:textId="49B98394" w:rsidR="002C0CE4" w:rsidRPr="00C73E1C" w:rsidRDefault="001B61E1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586 (7.85)</w:t>
            </w:r>
          </w:p>
        </w:tc>
        <w:tc>
          <w:tcPr>
            <w:tcW w:w="510" w:type="pct"/>
          </w:tcPr>
          <w:p w14:paraId="7795A88F" w14:textId="5016B7F1" w:rsidR="002C0CE4" w:rsidRPr="00C73E1C" w:rsidRDefault="00570A52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692 (8.94)</w:t>
            </w:r>
          </w:p>
        </w:tc>
      </w:tr>
      <w:tr w:rsidR="005E1CEC" w:rsidRPr="00C73E1C" w14:paraId="3145FB4B" w14:textId="77777777" w:rsidTr="00921644">
        <w:trPr>
          <w:jc w:val="center"/>
        </w:trPr>
        <w:tc>
          <w:tcPr>
            <w:tcW w:w="1930" w:type="pct"/>
          </w:tcPr>
          <w:p w14:paraId="6105BA38" w14:textId="77777777" w:rsidR="002C0CE4" w:rsidRPr="00C73E1C" w:rsidRDefault="002C0CE4" w:rsidP="002C0CE4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Sex</w:t>
            </w:r>
          </w:p>
        </w:tc>
        <w:tc>
          <w:tcPr>
            <w:tcW w:w="510" w:type="pct"/>
          </w:tcPr>
          <w:p w14:paraId="33C5F2A7" w14:textId="77777777" w:rsidR="002C0CE4" w:rsidRPr="00C73E1C" w:rsidRDefault="002C0CE4" w:rsidP="002C0CE4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4BFAB141" w14:textId="77777777" w:rsidR="002C0CE4" w:rsidRPr="00C73E1C" w:rsidRDefault="002C0CE4" w:rsidP="002C0CE4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6B6EFA7B" w14:textId="77777777" w:rsidR="002C0CE4" w:rsidRPr="00C73E1C" w:rsidRDefault="002C0CE4" w:rsidP="002C0CE4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</w:tcPr>
          <w:p w14:paraId="1B8C21CB" w14:textId="77777777" w:rsidR="002C0CE4" w:rsidRPr="00C73E1C" w:rsidRDefault="002C0CE4" w:rsidP="002C0CE4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69F92BCE" w14:textId="77777777" w:rsidR="002C0CE4" w:rsidRPr="00C73E1C" w:rsidRDefault="002C0CE4" w:rsidP="002C0CE4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17126D7B" w14:textId="77777777" w:rsidR="002C0CE4" w:rsidRPr="00C73E1C" w:rsidRDefault="002C0CE4" w:rsidP="002C0CE4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5E1CEC" w:rsidRPr="00C73E1C" w14:paraId="50A065FA" w14:textId="77777777" w:rsidTr="00921644">
        <w:trPr>
          <w:jc w:val="center"/>
        </w:trPr>
        <w:tc>
          <w:tcPr>
            <w:tcW w:w="1930" w:type="pct"/>
          </w:tcPr>
          <w:p w14:paraId="0A4C2E66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ale</w:t>
            </w:r>
          </w:p>
        </w:tc>
        <w:tc>
          <w:tcPr>
            <w:tcW w:w="510" w:type="pct"/>
          </w:tcPr>
          <w:p w14:paraId="279CC2CB" w14:textId="32C2543D" w:rsidR="002C0CE4" w:rsidRPr="00C73E1C" w:rsidRDefault="00174EFB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583 (48.85)</w:t>
            </w:r>
          </w:p>
        </w:tc>
        <w:tc>
          <w:tcPr>
            <w:tcW w:w="510" w:type="pct"/>
          </w:tcPr>
          <w:p w14:paraId="43E9A104" w14:textId="066B61D3" w:rsidR="002C0CE4" w:rsidRPr="00C73E1C" w:rsidRDefault="00566C1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1831 (51.33)</w:t>
            </w:r>
          </w:p>
        </w:tc>
        <w:tc>
          <w:tcPr>
            <w:tcW w:w="510" w:type="pct"/>
          </w:tcPr>
          <w:p w14:paraId="74D2E3ED" w14:textId="50F3E7CE" w:rsidR="002C0CE4" w:rsidRPr="00C73E1C" w:rsidRDefault="00F14FAD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2762 (49.63)</w:t>
            </w:r>
          </w:p>
        </w:tc>
        <w:tc>
          <w:tcPr>
            <w:tcW w:w="520" w:type="pct"/>
          </w:tcPr>
          <w:p w14:paraId="597EF441" w14:textId="3B646688" w:rsidR="002C0CE4" w:rsidRPr="00C73E1C" w:rsidRDefault="006051A5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1066 (34.32)</w:t>
            </w:r>
          </w:p>
        </w:tc>
        <w:tc>
          <w:tcPr>
            <w:tcW w:w="510" w:type="pct"/>
          </w:tcPr>
          <w:p w14:paraId="766D56E0" w14:textId="110535EC" w:rsidR="002C0CE4" w:rsidRPr="00C73E1C" w:rsidRDefault="00D511E1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3801 (45.43)</w:t>
            </w:r>
          </w:p>
        </w:tc>
        <w:tc>
          <w:tcPr>
            <w:tcW w:w="510" w:type="pct"/>
          </w:tcPr>
          <w:p w14:paraId="5BAAB37A" w14:textId="124CF54E" w:rsidR="002C0CE4" w:rsidRPr="00C73E1C" w:rsidRDefault="0092164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1909 (46.56)</w:t>
            </w:r>
          </w:p>
        </w:tc>
      </w:tr>
      <w:tr w:rsidR="005E1CEC" w:rsidRPr="00C73E1C" w14:paraId="467374A2" w14:textId="77777777" w:rsidTr="00921644">
        <w:trPr>
          <w:jc w:val="center"/>
        </w:trPr>
        <w:tc>
          <w:tcPr>
            <w:tcW w:w="1930" w:type="pct"/>
          </w:tcPr>
          <w:p w14:paraId="19FB9252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Female</w:t>
            </w:r>
          </w:p>
        </w:tc>
        <w:tc>
          <w:tcPr>
            <w:tcW w:w="510" w:type="pct"/>
          </w:tcPr>
          <w:p w14:paraId="632909A9" w14:textId="3AB09BF8" w:rsidR="002C0CE4" w:rsidRPr="00C73E1C" w:rsidRDefault="00174EFB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1044 (51.15)</w:t>
            </w:r>
          </w:p>
        </w:tc>
        <w:tc>
          <w:tcPr>
            <w:tcW w:w="510" w:type="pct"/>
          </w:tcPr>
          <w:p w14:paraId="3864893D" w14:textId="01238095" w:rsidR="002C0CE4" w:rsidRPr="00C73E1C" w:rsidRDefault="00566C1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2908 (48.67)</w:t>
            </w:r>
          </w:p>
        </w:tc>
        <w:tc>
          <w:tcPr>
            <w:tcW w:w="510" w:type="pct"/>
          </w:tcPr>
          <w:p w14:paraId="03F1B1C5" w14:textId="0F8675FB" w:rsidR="002C0CE4" w:rsidRPr="00C73E1C" w:rsidRDefault="00F14FAD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5227 (50.37)</w:t>
            </w:r>
          </w:p>
        </w:tc>
        <w:tc>
          <w:tcPr>
            <w:tcW w:w="520" w:type="pct"/>
          </w:tcPr>
          <w:p w14:paraId="6A3D866A" w14:textId="407EB0C3" w:rsidR="002C0CE4" w:rsidRPr="00C73E1C" w:rsidRDefault="006051A5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1506 (65.68)</w:t>
            </w:r>
          </w:p>
        </w:tc>
        <w:tc>
          <w:tcPr>
            <w:tcW w:w="510" w:type="pct"/>
          </w:tcPr>
          <w:p w14:paraId="555A8505" w14:textId="2FC9E1CE" w:rsidR="002C0CE4" w:rsidRPr="00C73E1C" w:rsidRDefault="00D511E1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4381 (54.57)</w:t>
            </w:r>
          </w:p>
        </w:tc>
        <w:tc>
          <w:tcPr>
            <w:tcW w:w="510" w:type="pct"/>
          </w:tcPr>
          <w:p w14:paraId="0CADFBF8" w14:textId="2B39BF52" w:rsidR="002C0CE4" w:rsidRPr="00C73E1C" w:rsidRDefault="0092164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3455 (53.44)</w:t>
            </w:r>
          </w:p>
        </w:tc>
      </w:tr>
      <w:tr w:rsidR="005E1CEC" w:rsidRPr="00C73E1C" w14:paraId="4280CE65" w14:textId="77777777" w:rsidTr="00921644">
        <w:trPr>
          <w:jc w:val="center"/>
        </w:trPr>
        <w:tc>
          <w:tcPr>
            <w:tcW w:w="1930" w:type="pct"/>
          </w:tcPr>
          <w:p w14:paraId="0DA47362" w14:textId="77777777" w:rsidR="002C0CE4" w:rsidRPr="00C73E1C" w:rsidRDefault="002C0CE4" w:rsidP="002C0CE4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Highest level of education</w:t>
            </w:r>
          </w:p>
        </w:tc>
        <w:tc>
          <w:tcPr>
            <w:tcW w:w="510" w:type="pct"/>
          </w:tcPr>
          <w:p w14:paraId="78EB2A86" w14:textId="77777777" w:rsidR="002C0CE4" w:rsidRPr="00C73E1C" w:rsidRDefault="002C0CE4" w:rsidP="002C0CE4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70CB5229" w14:textId="77777777" w:rsidR="002C0CE4" w:rsidRPr="00C73E1C" w:rsidRDefault="002C0CE4" w:rsidP="002C0CE4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431BD5EC" w14:textId="77777777" w:rsidR="002C0CE4" w:rsidRPr="00C73E1C" w:rsidRDefault="002C0CE4" w:rsidP="002C0CE4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</w:tcPr>
          <w:p w14:paraId="1DEA8F49" w14:textId="77777777" w:rsidR="002C0CE4" w:rsidRPr="00C73E1C" w:rsidRDefault="002C0CE4" w:rsidP="002C0CE4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4A87A11C" w14:textId="77777777" w:rsidR="002C0CE4" w:rsidRPr="00C73E1C" w:rsidRDefault="002C0CE4" w:rsidP="002C0CE4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503C94D9" w14:textId="77777777" w:rsidR="002C0CE4" w:rsidRPr="00C73E1C" w:rsidRDefault="002C0CE4" w:rsidP="002C0CE4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5E1CEC" w:rsidRPr="00C73E1C" w14:paraId="30C73290" w14:textId="77777777" w:rsidTr="00921644">
        <w:trPr>
          <w:jc w:val="center"/>
        </w:trPr>
        <w:tc>
          <w:tcPr>
            <w:tcW w:w="1930" w:type="pct"/>
          </w:tcPr>
          <w:p w14:paraId="00184B5F" w14:textId="4A7B6C0D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 formal schooling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 basic literacy</w:t>
            </w:r>
          </w:p>
        </w:tc>
        <w:tc>
          <w:tcPr>
            <w:tcW w:w="510" w:type="pct"/>
          </w:tcPr>
          <w:p w14:paraId="3F103655" w14:textId="039B5002" w:rsidR="002C0CE4" w:rsidRPr="00C73E1C" w:rsidRDefault="00D26CEE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415 (14.09)</w:t>
            </w:r>
          </w:p>
        </w:tc>
        <w:tc>
          <w:tcPr>
            <w:tcW w:w="510" w:type="pct"/>
          </w:tcPr>
          <w:p w14:paraId="6C0124E8" w14:textId="03D039F9" w:rsidR="002C0CE4" w:rsidRPr="00C73E1C" w:rsidRDefault="002B6DDD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253 (</w:t>
            </w:r>
            <w:r w:rsidR="000066E6">
              <w:rPr>
                <w:rFonts w:ascii="Times New Roman" w:hAnsi="Times New Roman" w:cs="Times New Roman"/>
                <w:sz w:val="24"/>
                <w:szCs w:val="24"/>
              </w:rPr>
              <w:t>3.80)</w:t>
            </w:r>
          </w:p>
        </w:tc>
        <w:tc>
          <w:tcPr>
            <w:tcW w:w="510" w:type="pct"/>
          </w:tcPr>
          <w:p w14:paraId="02F1D172" w14:textId="644071FA" w:rsidR="002C0CE4" w:rsidRPr="00C73E1C" w:rsidRDefault="00E831E2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1183 (13.24)</w:t>
            </w:r>
          </w:p>
        </w:tc>
        <w:tc>
          <w:tcPr>
            <w:tcW w:w="520" w:type="pct"/>
          </w:tcPr>
          <w:p w14:paraId="11FCAAF4" w14:textId="727E12ED" w:rsidR="002C0CE4" w:rsidRPr="00C73E1C" w:rsidRDefault="008C48CA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868 (35.61)</w:t>
            </w:r>
          </w:p>
        </w:tc>
        <w:tc>
          <w:tcPr>
            <w:tcW w:w="510" w:type="pct"/>
          </w:tcPr>
          <w:p w14:paraId="25371063" w14:textId="553C3D21" w:rsidR="002C0CE4" w:rsidRPr="00C73E1C" w:rsidRDefault="00ED74E0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2476 (33.63)</w:t>
            </w:r>
          </w:p>
        </w:tc>
        <w:tc>
          <w:tcPr>
            <w:tcW w:w="510" w:type="pct"/>
          </w:tcPr>
          <w:p w14:paraId="4C7C63DB" w14:textId="52DBA20E" w:rsidR="002C0CE4" w:rsidRPr="00C73E1C" w:rsidRDefault="008B30ED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 (2.18)</w:t>
            </w:r>
          </w:p>
        </w:tc>
      </w:tr>
      <w:tr w:rsidR="005E1CEC" w:rsidRPr="00C73E1C" w14:paraId="6E0B4373" w14:textId="77777777" w:rsidTr="00921644">
        <w:trPr>
          <w:jc w:val="center"/>
        </w:trPr>
        <w:tc>
          <w:tcPr>
            <w:tcW w:w="1930" w:type="pct"/>
          </w:tcPr>
          <w:p w14:paraId="69F450A3" w14:textId="51205A75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Less than primary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 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Primary school completed</w:t>
            </w:r>
          </w:p>
        </w:tc>
        <w:tc>
          <w:tcPr>
            <w:tcW w:w="510" w:type="pct"/>
          </w:tcPr>
          <w:p w14:paraId="5CC66537" w14:textId="7558C917" w:rsidR="002C0CE4" w:rsidRPr="00C73E1C" w:rsidRDefault="00D26CEE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399 (22.06)</w:t>
            </w:r>
          </w:p>
        </w:tc>
        <w:tc>
          <w:tcPr>
            <w:tcW w:w="510" w:type="pct"/>
          </w:tcPr>
          <w:p w14:paraId="4225CD51" w14:textId="306FD125" w:rsidR="002C0CE4" w:rsidRPr="00C73E1C" w:rsidRDefault="002B6DDD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677 (</w:t>
            </w:r>
            <w:r w:rsidR="000066E6">
              <w:rPr>
                <w:rFonts w:ascii="Times New Roman" w:hAnsi="Times New Roman" w:cs="Times New Roman"/>
                <w:sz w:val="24"/>
                <w:szCs w:val="24"/>
              </w:rPr>
              <w:t>11.16)</w:t>
            </w:r>
          </w:p>
        </w:tc>
        <w:tc>
          <w:tcPr>
            <w:tcW w:w="510" w:type="pct"/>
          </w:tcPr>
          <w:p w14:paraId="3F426A34" w14:textId="69B3E82C" w:rsidR="002C0CE4" w:rsidRPr="00C73E1C" w:rsidRDefault="00E831E2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4788 (57.78)</w:t>
            </w:r>
          </w:p>
        </w:tc>
        <w:tc>
          <w:tcPr>
            <w:tcW w:w="520" w:type="pct"/>
          </w:tcPr>
          <w:p w14:paraId="71F11532" w14:textId="267218E5" w:rsidR="002C0CE4" w:rsidRPr="00C73E1C" w:rsidRDefault="008C48CA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933 (37.07)</w:t>
            </w:r>
          </w:p>
        </w:tc>
        <w:tc>
          <w:tcPr>
            <w:tcW w:w="510" w:type="pct"/>
          </w:tcPr>
          <w:p w14:paraId="48C703DE" w14:textId="5054931E" w:rsidR="002C0CE4" w:rsidRPr="00C73E1C" w:rsidRDefault="00ED74E0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3734 (45.75)</w:t>
            </w:r>
          </w:p>
        </w:tc>
        <w:tc>
          <w:tcPr>
            <w:tcW w:w="510" w:type="pct"/>
          </w:tcPr>
          <w:p w14:paraId="15EC3A49" w14:textId="3F5A87B9" w:rsidR="002C0CE4" w:rsidRPr="00C73E1C" w:rsidRDefault="008B30ED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1506 (42.53)</w:t>
            </w:r>
          </w:p>
        </w:tc>
      </w:tr>
      <w:tr w:rsidR="005E1CEC" w:rsidRPr="00C73E1C" w14:paraId="49857093" w14:textId="77777777" w:rsidTr="00921644">
        <w:trPr>
          <w:jc w:val="center"/>
        </w:trPr>
        <w:tc>
          <w:tcPr>
            <w:tcW w:w="1930" w:type="pct"/>
          </w:tcPr>
          <w:p w14:paraId="57685319" w14:textId="5C6FAEDE" w:rsidR="002C0CE4" w:rsidRPr="00C73E1C" w:rsidRDefault="002C0CE4" w:rsidP="002C0C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Secondary school completed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 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High school completed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10" w:type="pct"/>
          </w:tcPr>
          <w:p w14:paraId="5848C923" w14:textId="0DC2ED5E" w:rsidR="002C0CE4" w:rsidRPr="00C73E1C" w:rsidRDefault="00D26CEE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644 (52.22)</w:t>
            </w:r>
          </w:p>
        </w:tc>
        <w:tc>
          <w:tcPr>
            <w:tcW w:w="510" w:type="pct"/>
          </w:tcPr>
          <w:p w14:paraId="7B59227F" w14:textId="594D2AB3" w:rsidR="002C0CE4" w:rsidRPr="00C73E1C" w:rsidRDefault="002B6DDD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1359 (</w:t>
            </w:r>
            <w:r w:rsidR="000066E6">
              <w:rPr>
                <w:rFonts w:ascii="Times New Roman" w:hAnsi="Times New Roman" w:cs="Times New Roman"/>
                <w:sz w:val="24"/>
                <w:szCs w:val="24"/>
              </w:rPr>
              <w:t>27.16)</w:t>
            </w:r>
          </w:p>
        </w:tc>
        <w:tc>
          <w:tcPr>
            <w:tcW w:w="510" w:type="pct"/>
          </w:tcPr>
          <w:p w14:paraId="258D59B9" w14:textId="02297100" w:rsidR="002C0CE4" w:rsidRPr="00C73E1C" w:rsidRDefault="00E831E2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1476 (20.81)</w:t>
            </w:r>
          </w:p>
        </w:tc>
        <w:tc>
          <w:tcPr>
            <w:tcW w:w="520" w:type="pct"/>
          </w:tcPr>
          <w:p w14:paraId="3AB7E427" w14:textId="492E2CF6" w:rsidR="002C0CE4" w:rsidRPr="00C73E1C" w:rsidRDefault="008C48CA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639 (25.21)</w:t>
            </w:r>
          </w:p>
        </w:tc>
        <w:tc>
          <w:tcPr>
            <w:tcW w:w="510" w:type="pct"/>
          </w:tcPr>
          <w:p w14:paraId="3BB86CC2" w14:textId="4EE54C81" w:rsidR="002C0CE4" w:rsidRPr="00C73E1C" w:rsidRDefault="00ED74E0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1396 (15.99)</w:t>
            </w:r>
          </w:p>
        </w:tc>
        <w:tc>
          <w:tcPr>
            <w:tcW w:w="510" w:type="pct"/>
          </w:tcPr>
          <w:p w14:paraId="2D3117FC" w14:textId="178E3647" w:rsidR="002C0CE4" w:rsidRPr="00C73E1C" w:rsidRDefault="008B30ED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1431 (50.12)</w:t>
            </w:r>
          </w:p>
        </w:tc>
      </w:tr>
      <w:tr w:rsidR="005E1CEC" w:rsidRPr="00C73E1C" w14:paraId="298D4333" w14:textId="77777777" w:rsidTr="00921644">
        <w:trPr>
          <w:jc w:val="center"/>
        </w:trPr>
        <w:tc>
          <w:tcPr>
            <w:tcW w:w="1930" w:type="pct"/>
          </w:tcPr>
          <w:p w14:paraId="6806C770" w14:textId="2F9C0D00" w:rsidR="002C0CE4" w:rsidRPr="00C73E1C" w:rsidRDefault="002C0CE4" w:rsidP="002C0C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College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or higher </w:t>
            </w:r>
          </w:p>
        </w:tc>
        <w:tc>
          <w:tcPr>
            <w:tcW w:w="510" w:type="pct"/>
          </w:tcPr>
          <w:p w14:paraId="671DFCA9" w14:textId="5E2BD55C" w:rsidR="002C0CE4" w:rsidRPr="00C73E1C" w:rsidRDefault="00D26CEE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162 (11.64)</w:t>
            </w:r>
          </w:p>
        </w:tc>
        <w:tc>
          <w:tcPr>
            <w:tcW w:w="510" w:type="pct"/>
          </w:tcPr>
          <w:p w14:paraId="0472CB98" w14:textId="3BF7BD76" w:rsidR="002C0CE4" w:rsidRPr="00C73E1C" w:rsidRDefault="002B6DDD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2440 (</w:t>
            </w:r>
            <w:r w:rsidR="000066E6">
              <w:rPr>
                <w:rFonts w:ascii="Times New Roman" w:hAnsi="Times New Roman" w:cs="Times New Roman"/>
                <w:sz w:val="24"/>
                <w:szCs w:val="24"/>
              </w:rPr>
              <w:t>57.89)</w:t>
            </w:r>
          </w:p>
        </w:tc>
        <w:tc>
          <w:tcPr>
            <w:tcW w:w="510" w:type="pct"/>
          </w:tcPr>
          <w:p w14:paraId="42F944C9" w14:textId="70C9CB82" w:rsidR="002C0CE4" w:rsidRPr="00C73E1C" w:rsidRDefault="00E831E2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519 (8.17)</w:t>
            </w:r>
          </w:p>
        </w:tc>
        <w:tc>
          <w:tcPr>
            <w:tcW w:w="520" w:type="pct"/>
          </w:tcPr>
          <w:p w14:paraId="6FD0A031" w14:textId="519B511A" w:rsidR="002C0CE4" w:rsidRPr="00C73E1C" w:rsidRDefault="008C48CA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86 (2.10)</w:t>
            </w:r>
          </w:p>
        </w:tc>
        <w:tc>
          <w:tcPr>
            <w:tcW w:w="510" w:type="pct"/>
          </w:tcPr>
          <w:p w14:paraId="319E7B73" w14:textId="755708C5" w:rsidR="002C0CE4" w:rsidRPr="00C73E1C" w:rsidRDefault="00ED74E0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555 (4.62)</w:t>
            </w:r>
          </w:p>
        </w:tc>
        <w:tc>
          <w:tcPr>
            <w:tcW w:w="510" w:type="pct"/>
          </w:tcPr>
          <w:p w14:paraId="27F2CA2A" w14:textId="151C475D" w:rsidR="002C0CE4" w:rsidRPr="00C73E1C" w:rsidRDefault="008B30ED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175 (5.17)</w:t>
            </w:r>
          </w:p>
        </w:tc>
      </w:tr>
      <w:tr w:rsidR="005E1CEC" w:rsidRPr="00C73E1C" w14:paraId="080F07A0" w14:textId="77777777" w:rsidTr="00921644">
        <w:trPr>
          <w:jc w:val="center"/>
        </w:trPr>
        <w:tc>
          <w:tcPr>
            <w:tcW w:w="1930" w:type="pct"/>
          </w:tcPr>
          <w:p w14:paraId="6B6628FA" w14:textId="77777777" w:rsidR="002C0CE4" w:rsidRPr="00C73E1C" w:rsidRDefault="002C0CE4" w:rsidP="002C0CE4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Marital status</w:t>
            </w:r>
          </w:p>
        </w:tc>
        <w:tc>
          <w:tcPr>
            <w:tcW w:w="510" w:type="pct"/>
          </w:tcPr>
          <w:p w14:paraId="493F00BF" w14:textId="77777777" w:rsidR="002C0CE4" w:rsidRPr="00C73E1C" w:rsidRDefault="002C0CE4" w:rsidP="002C0CE4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110C7808" w14:textId="77777777" w:rsidR="002C0CE4" w:rsidRPr="00C73E1C" w:rsidRDefault="002C0CE4" w:rsidP="002C0CE4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266579D0" w14:textId="77777777" w:rsidR="002C0CE4" w:rsidRPr="00C73E1C" w:rsidRDefault="002C0CE4" w:rsidP="002C0CE4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</w:tcPr>
          <w:p w14:paraId="1DFEEF2A" w14:textId="77777777" w:rsidR="002C0CE4" w:rsidRPr="00C73E1C" w:rsidRDefault="002C0CE4" w:rsidP="002C0CE4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5829E67D" w14:textId="77777777" w:rsidR="002C0CE4" w:rsidRPr="00C73E1C" w:rsidRDefault="002C0CE4" w:rsidP="002C0CE4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5A7C2725" w14:textId="77777777" w:rsidR="002C0CE4" w:rsidRPr="00C73E1C" w:rsidRDefault="002C0CE4" w:rsidP="002C0CE4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5E1CEC" w:rsidRPr="00C73E1C" w14:paraId="65DAA8A5" w14:textId="77777777" w:rsidTr="00921644">
        <w:trPr>
          <w:jc w:val="center"/>
        </w:trPr>
        <w:tc>
          <w:tcPr>
            <w:tcW w:w="1930" w:type="pct"/>
          </w:tcPr>
          <w:p w14:paraId="07F99D2A" w14:textId="77777777" w:rsidR="002C0CE4" w:rsidRPr="00C73E1C" w:rsidRDefault="002C0CE4" w:rsidP="002C0C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Currently Married</w:t>
            </w:r>
          </w:p>
        </w:tc>
        <w:tc>
          <w:tcPr>
            <w:tcW w:w="510" w:type="pct"/>
          </w:tcPr>
          <w:p w14:paraId="0E0F13A7" w14:textId="0DF90FBB" w:rsidR="002C0CE4" w:rsidRPr="00C73E1C" w:rsidRDefault="002E7E60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1103 (61.81)</w:t>
            </w:r>
          </w:p>
        </w:tc>
        <w:tc>
          <w:tcPr>
            <w:tcW w:w="510" w:type="pct"/>
          </w:tcPr>
          <w:p w14:paraId="73719467" w14:textId="50EC7853" w:rsidR="002C0CE4" w:rsidRPr="00C73E1C" w:rsidRDefault="00C43885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10" w:type="pct"/>
          </w:tcPr>
          <w:p w14:paraId="67573019" w14:textId="169F451D" w:rsidR="002C0CE4" w:rsidRPr="00C73E1C" w:rsidRDefault="00807906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6061 (77.29)</w:t>
            </w:r>
          </w:p>
        </w:tc>
        <w:tc>
          <w:tcPr>
            <w:tcW w:w="520" w:type="pct"/>
          </w:tcPr>
          <w:p w14:paraId="16DD1284" w14:textId="75F52E8E" w:rsidR="002C0CE4" w:rsidRPr="00C73E1C" w:rsidRDefault="008C48CA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2030 (63.26)</w:t>
            </w:r>
          </w:p>
        </w:tc>
        <w:tc>
          <w:tcPr>
            <w:tcW w:w="510" w:type="pct"/>
          </w:tcPr>
          <w:p w14:paraId="3A1C06DA" w14:textId="225EBC0A" w:rsidR="002C0CE4" w:rsidRPr="00C73E1C" w:rsidRDefault="00FC12DC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7248 (87.88)</w:t>
            </w:r>
          </w:p>
        </w:tc>
        <w:tc>
          <w:tcPr>
            <w:tcW w:w="510" w:type="pct"/>
          </w:tcPr>
          <w:p w14:paraId="603FBC2D" w14:textId="14766C02" w:rsidR="002C0CE4" w:rsidRPr="00C73E1C" w:rsidRDefault="008B30ED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4726 (83.57)</w:t>
            </w:r>
          </w:p>
        </w:tc>
      </w:tr>
      <w:tr w:rsidR="005E1CEC" w:rsidRPr="00C73E1C" w14:paraId="49815122" w14:textId="77777777" w:rsidTr="00921644">
        <w:trPr>
          <w:jc w:val="center"/>
        </w:trPr>
        <w:tc>
          <w:tcPr>
            <w:tcW w:w="1930" w:type="pct"/>
          </w:tcPr>
          <w:p w14:paraId="2690786C" w14:textId="77777777" w:rsidR="002C0CE4" w:rsidRPr="00C73E1C" w:rsidRDefault="002C0CE4" w:rsidP="002C0C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Not Married</w:t>
            </w:r>
          </w:p>
        </w:tc>
        <w:tc>
          <w:tcPr>
            <w:tcW w:w="510" w:type="pct"/>
          </w:tcPr>
          <w:p w14:paraId="0F688A13" w14:textId="62ED9A02" w:rsidR="002C0CE4" w:rsidRPr="00C73E1C" w:rsidRDefault="002E7E60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519 (38.19)</w:t>
            </w:r>
          </w:p>
        </w:tc>
        <w:tc>
          <w:tcPr>
            <w:tcW w:w="510" w:type="pct"/>
          </w:tcPr>
          <w:p w14:paraId="3885AF47" w14:textId="1AD0D81A" w:rsidR="002C0CE4" w:rsidRPr="00C73E1C" w:rsidRDefault="00C43885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10" w:type="pct"/>
          </w:tcPr>
          <w:p w14:paraId="7BA20F5B" w14:textId="26632031" w:rsidR="002C0CE4" w:rsidRPr="00C73E1C" w:rsidRDefault="00807906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1925 (22.71)</w:t>
            </w:r>
          </w:p>
        </w:tc>
        <w:tc>
          <w:tcPr>
            <w:tcW w:w="520" w:type="pct"/>
          </w:tcPr>
          <w:p w14:paraId="13340ABA" w14:textId="37B58B02" w:rsidR="002C0CE4" w:rsidRPr="00C73E1C" w:rsidRDefault="008C48CA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537 (36.74)</w:t>
            </w:r>
          </w:p>
        </w:tc>
        <w:tc>
          <w:tcPr>
            <w:tcW w:w="510" w:type="pct"/>
          </w:tcPr>
          <w:p w14:paraId="4E8C2E01" w14:textId="6DE9AE86" w:rsidR="002C0CE4" w:rsidRPr="00C73E1C" w:rsidRDefault="00FC12DC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934 (12.12</w:t>
            </w:r>
            <w:r w:rsidR="00067C61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510" w:type="pct"/>
          </w:tcPr>
          <w:p w14:paraId="72CDAB2F" w14:textId="3366B54A" w:rsidR="002C0CE4" w:rsidRPr="00C73E1C" w:rsidRDefault="008B30ED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638 (16.43)</w:t>
            </w:r>
          </w:p>
        </w:tc>
      </w:tr>
      <w:tr w:rsidR="005E1CEC" w:rsidRPr="00C73E1C" w14:paraId="53532D57" w14:textId="77777777" w:rsidTr="00921644">
        <w:trPr>
          <w:jc w:val="center"/>
        </w:trPr>
        <w:tc>
          <w:tcPr>
            <w:tcW w:w="1930" w:type="pct"/>
          </w:tcPr>
          <w:p w14:paraId="0EF01C11" w14:textId="77777777" w:rsidR="002C0CE4" w:rsidRPr="00C73E1C" w:rsidRDefault="002C0CE4" w:rsidP="002C0CE4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Work status</w:t>
            </w:r>
          </w:p>
        </w:tc>
        <w:tc>
          <w:tcPr>
            <w:tcW w:w="510" w:type="pct"/>
          </w:tcPr>
          <w:p w14:paraId="2C71735F" w14:textId="77777777" w:rsidR="002C0CE4" w:rsidRPr="00C73E1C" w:rsidRDefault="002C0CE4" w:rsidP="002C0CE4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1763CA06" w14:textId="77777777" w:rsidR="002C0CE4" w:rsidRPr="00C73E1C" w:rsidRDefault="002C0CE4" w:rsidP="002C0CE4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6A49F8BB" w14:textId="77777777" w:rsidR="002C0CE4" w:rsidRPr="00C73E1C" w:rsidRDefault="002C0CE4" w:rsidP="002C0CE4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</w:tcPr>
          <w:p w14:paraId="32D812BF" w14:textId="77777777" w:rsidR="002C0CE4" w:rsidRPr="00C73E1C" w:rsidRDefault="002C0CE4" w:rsidP="002C0CE4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26540A0C" w14:textId="77777777" w:rsidR="002C0CE4" w:rsidRPr="00C73E1C" w:rsidRDefault="002C0CE4" w:rsidP="002C0CE4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01122DFA" w14:textId="77777777" w:rsidR="002C0CE4" w:rsidRPr="00C73E1C" w:rsidRDefault="002C0CE4" w:rsidP="002C0CE4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921644" w:rsidRPr="00C73E1C" w14:paraId="451141BD" w14:textId="5EF55537" w:rsidTr="006B325A">
        <w:trPr>
          <w:jc w:val="center"/>
        </w:trPr>
        <w:tc>
          <w:tcPr>
            <w:tcW w:w="1930" w:type="pct"/>
          </w:tcPr>
          <w:p w14:paraId="65347974" w14:textId="77777777" w:rsidR="002C0CE4" w:rsidRPr="00C73E1C" w:rsidRDefault="002C0CE4" w:rsidP="002C0C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Employee/Business/Agriculture/</w:t>
            </w:r>
            <w:proofErr w:type="spellStart"/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Labour</w:t>
            </w:r>
            <w:proofErr w:type="spellEnd"/>
          </w:p>
        </w:tc>
        <w:tc>
          <w:tcPr>
            <w:tcW w:w="510" w:type="pct"/>
          </w:tcPr>
          <w:p w14:paraId="29243960" w14:textId="107450EB" w:rsidR="002C0CE4" w:rsidRPr="00C73E1C" w:rsidRDefault="005E63CF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625 (48.14)</w:t>
            </w:r>
          </w:p>
        </w:tc>
        <w:tc>
          <w:tcPr>
            <w:tcW w:w="510" w:type="pct"/>
          </w:tcPr>
          <w:p w14:paraId="6DB9D05E" w14:textId="4557B3D0" w:rsidR="002C0CE4" w:rsidRPr="00C73E1C" w:rsidRDefault="00C43885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1140 (28.17)</w:t>
            </w:r>
          </w:p>
        </w:tc>
        <w:tc>
          <w:tcPr>
            <w:tcW w:w="510" w:type="pct"/>
          </w:tcPr>
          <w:p w14:paraId="0C7BA4B5" w14:textId="437D61C7" w:rsidR="002C0CE4" w:rsidRPr="00C73E1C" w:rsidRDefault="00ED63EF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894 (12.18)</w:t>
            </w:r>
          </w:p>
        </w:tc>
        <w:tc>
          <w:tcPr>
            <w:tcW w:w="520" w:type="pct"/>
          </w:tcPr>
          <w:p w14:paraId="7E6A5F49" w14:textId="1682F949" w:rsidR="002C0CE4" w:rsidRPr="00C73E1C" w:rsidRDefault="008C48CA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426 (13.26)</w:t>
            </w:r>
          </w:p>
        </w:tc>
        <w:tc>
          <w:tcPr>
            <w:tcW w:w="510" w:type="pct"/>
          </w:tcPr>
          <w:p w14:paraId="51D661D0" w14:textId="0144DCAB" w:rsidR="002C0CE4" w:rsidRPr="00C73E1C" w:rsidRDefault="006A27FF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3592 (42.57)</w:t>
            </w:r>
          </w:p>
        </w:tc>
        <w:tc>
          <w:tcPr>
            <w:tcW w:w="510" w:type="pct"/>
          </w:tcPr>
          <w:p w14:paraId="287350CA" w14:textId="6125A9D2" w:rsidR="002C0CE4" w:rsidRPr="00C73E1C" w:rsidRDefault="00ED437E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482 (10.59)</w:t>
            </w:r>
          </w:p>
        </w:tc>
      </w:tr>
      <w:tr w:rsidR="00921644" w:rsidRPr="00C73E1C" w14:paraId="7A6EC635" w14:textId="66EFFAEE" w:rsidTr="006B325A">
        <w:trPr>
          <w:jc w:val="center"/>
        </w:trPr>
        <w:tc>
          <w:tcPr>
            <w:tcW w:w="1930" w:type="pct"/>
          </w:tcPr>
          <w:p w14:paraId="4213C288" w14:textId="77777777" w:rsidR="002C0CE4" w:rsidRPr="00C73E1C" w:rsidRDefault="002C0CE4" w:rsidP="002C0C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Home maker/Other voluntary work</w:t>
            </w:r>
          </w:p>
        </w:tc>
        <w:tc>
          <w:tcPr>
            <w:tcW w:w="510" w:type="pct"/>
          </w:tcPr>
          <w:p w14:paraId="0B1AB134" w14:textId="0C61CB67" w:rsidR="002C0CE4" w:rsidRPr="00C73E1C" w:rsidRDefault="005E63CF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677 (32.47)</w:t>
            </w:r>
          </w:p>
        </w:tc>
        <w:tc>
          <w:tcPr>
            <w:tcW w:w="510" w:type="pct"/>
          </w:tcPr>
          <w:p w14:paraId="1A0CCA8B" w14:textId="59586BFA" w:rsidR="002C0CE4" w:rsidRPr="00C73E1C" w:rsidRDefault="00C43885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2625 (48.01)</w:t>
            </w:r>
          </w:p>
        </w:tc>
        <w:tc>
          <w:tcPr>
            <w:tcW w:w="510" w:type="pct"/>
          </w:tcPr>
          <w:p w14:paraId="77C3083D" w14:textId="2CCF643E" w:rsidR="002C0CE4" w:rsidRPr="00C73E1C" w:rsidRDefault="00ED63EF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6496 (80.14)</w:t>
            </w:r>
          </w:p>
        </w:tc>
        <w:tc>
          <w:tcPr>
            <w:tcW w:w="520" w:type="pct"/>
          </w:tcPr>
          <w:p w14:paraId="102012E2" w14:textId="0DD047CB" w:rsidR="002C0CE4" w:rsidRPr="00C73E1C" w:rsidRDefault="008C48CA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1566 (70.46)</w:t>
            </w:r>
          </w:p>
        </w:tc>
        <w:tc>
          <w:tcPr>
            <w:tcW w:w="510" w:type="pct"/>
          </w:tcPr>
          <w:p w14:paraId="3981325B" w14:textId="3E0BB4BA" w:rsidR="002C0CE4" w:rsidRPr="00C73E1C" w:rsidRDefault="006A27FF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4143 (52.81)</w:t>
            </w:r>
          </w:p>
        </w:tc>
        <w:tc>
          <w:tcPr>
            <w:tcW w:w="510" w:type="pct"/>
          </w:tcPr>
          <w:p w14:paraId="2C75A720" w14:textId="458D2D7C" w:rsidR="002C0CE4" w:rsidRPr="00C73E1C" w:rsidRDefault="00ED437E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4352 (73.96)</w:t>
            </w:r>
          </w:p>
        </w:tc>
      </w:tr>
      <w:tr w:rsidR="00921644" w:rsidRPr="00C73E1C" w14:paraId="3C8B0839" w14:textId="5500575A" w:rsidTr="006B325A">
        <w:trPr>
          <w:jc w:val="center"/>
        </w:trPr>
        <w:tc>
          <w:tcPr>
            <w:tcW w:w="1930" w:type="pct"/>
          </w:tcPr>
          <w:p w14:paraId="06B6E77A" w14:textId="77777777" w:rsidR="002C0CE4" w:rsidRPr="00C73E1C" w:rsidRDefault="002C0CE4" w:rsidP="002C0C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Unemployed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510" w:type="pct"/>
          </w:tcPr>
          <w:p w14:paraId="31DAEF7D" w14:textId="32CF92C4" w:rsidR="002C0CE4" w:rsidRPr="00C73E1C" w:rsidRDefault="005E63CF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314 (19.38)</w:t>
            </w:r>
          </w:p>
        </w:tc>
        <w:tc>
          <w:tcPr>
            <w:tcW w:w="510" w:type="pct"/>
          </w:tcPr>
          <w:p w14:paraId="372262C8" w14:textId="184EAD09" w:rsidR="002C0CE4" w:rsidRPr="00C73E1C" w:rsidRDefault="00C43885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969 (23.82)</w:t>
            </w:r>
          </w:p>
        </w:tc>
        <w:tc>
          <w:tcPr>
            <w:tcW w:w="510" w:type="pct"/>
          </w:tcPr>
          <w:p w14:paraId="3D345A5D" w14:textId="4335A820" w:rsidR="002C0CE4" w:rsidRPr="00C73E1C" w:rsidRDefault="00ED63EF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593 (7.68)</w:t>
            </w:r>
          </w:p>
        </w:tc>
        <w:tc>
          <w:tcPr>
            <w:tcW w:w="520" w:type="pct"/>
          </w:tcPr>
          <w:p w14:paraId="1C7B751C" w14:textId="31C3966C" w:rsidR="002C0CE4" w:rsidRPr="00C73E1C" w:rsidRDefault="008C48CA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474 (16.28)</w:t>
            </w:r>
          </w:p>
        </w:tc>
        <w:tc>
          <w:tcPr>
            <w:tcW w:w="510" w:type="pct"/>
          </w:tcPr>
          <w:p w14:paraId="4748660C" w14:textId="5212A060" w:rsidR="002C0CE4" w:rsidRPr="00C73E1C" w:rsidRDefault="006A27FF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444 (4.62)</w:t>
            </w:r>
          </w:p>
        </w:tc>
        <w:tc>
          <w:tcPr>
            <w:tcW w:w="510" w:type="pct"/>
          </w:tcPr>
          <w:p w14:paraId="3F7FC103" w14:textId="4D63A8D7" w:rsidR="002C0CE4" w:rsidRPr="00C73E1C" w:rsidRDefault="00ED437E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524 (15.46)</w:t>
            </w:r>
          </w:p>
        </w:tc>
      </w:tr>
      <w:tr w:rsidR="00921644" w:rsidRPr="00C73E1C" w14:paraId="40FB6A64" w14:textId="4A1C27AC" w:rsidTr="006B325A">
        <w:trPr>
          <w:jc w:val="center"/>
        </w:trPr>
        <w:tc>
          <w:tcPr>
            <w:tcW w:w="1930" w:type="pct"/>
          </w:tcPr>
          <w:p w14:paraId="3CC74055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Food intake</w:t>
            </w:r>
          </w:p>
        </w:tc>
        <w:tc>
          <w:tcPr>
            <w:tcW w:w="510" w:type="pct"/>
          </w:tcPr>
          <w:p w14:paraId="42FBDD9D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</w:tcPr>
          <w:p w14:paraId="5371969E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</w:tcPr>
          <w:p w14:paraId="47AC0949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0" w:type="pct"/>
          </w:tcPr>
          <w:p w14:paraId="2DECFFDA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</w:tcPr>
          <w:p w14:paraId="782008DC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</w:tcPr>
          <w:p w14:paraId="0000E8BF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21644" w:rsidRPr="00C73E1C" w14:paraId="5409D3DE" w14:textId="55B97C47" w:rsidTr="006B325A">
        <w:trPr>
          <w:jc w:val="center"/>
        </w:trPr>
        <w:tc>
          <w:tcPr>
            <w:tcW w:w="1930" w:type="pct"/>
          </w:tcPr>
          <w:p w14:paraId="082D63EF" w14:textId="77777777" w:rsidR="002C0CE4" w:rsidRPr="00C73E1C" w:rsidRDefault="002C0CE4" w:rsidP="002C0CE4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Current smoking</w:t>
            </w:r>
          </w:p>
        </w:tc>
        <w:tc>
          <w:tcPr>
            <w:tcW w:w="510" w:type="pct"/>
          </w:tcPr>
          <w:p w14:paraId="505F86FD" w14:textId="77777777" w:rsidR="002C0CE4" w:rsidRPr="00C73E1C" w:rsidRDefault="002C0CE4" w:rsidP="002C0CE4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7BCA7677" w14:textId="77777777" w:rsidR="002C0CE4" w:rsidRPr="00C73E1C" w:rsidRDefault="002C0CE4" w:rsidP="002C0CE4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212FBC47" w14:textId="77777777" w:rsidR="002C0CE4" w:rsidRPr="00C73E1C" w:rsidRDefault="002C0CE4" w:rsidP="002C0CE4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</w:tcPr>
          <w:p w14:paraId="3F56ABD0" w14:textId="77777777" w:rsidR="002C0CE4" w:rsidRPr="00C73E1C" w:rsidRDefault="002C0CE4" w:rsidP="002C0CE4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7B0A10FE" w14:textId="77777777" w:rsidR="002C0CE4" w:rsidRPr="00C73E1C" w:rsidRDefault="002C0CE4" w:rsidP="002C0CE4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4C3AD696" w14:textId="6A3496CE" w:rsidR="002C0CE4" w:rsidRPr="00C73E1C" w:rsidRDefault="002C0CE4" w:rsidP="002C0CE4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D437E" w:rsidRPr="00C73E1C" w14:paraId="0590DCF8" w14:textId="001C1D8B" w:rsidTr="00921644">
        <w:trPr>
          <w:jc w:val="center"/>
        </w:trPr>
        <w:tc>
          <w:tcPr>
            <w:tcW w:w="1930" w:type="pct"/>
          </w:tcPr>
          <w:p w14:paraId="1811D081" w14:textId="77777777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Daily/Yes </w:t>
            </w:r>
          </w:p>
        </w:tc>
        <w:tc>
          <w:tcPr>
            <w:tcW w:w="510" w:type="pct"/>
          </w:tcPr>
          <w:p w14:paraId="7E78AB11" w14:textId="2A8C30D1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247 (19.40)</w:t>
            </w:r>
          </w:p>
        </w:tc>
        <w:tc>
          <w:tcPr>
            <w:tcW w:w="510" w:type="pct"/>
          </w:tcPr>
          <w:p w14:paraId="7647B2F1" w14:textId="470BC0E9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588 (14.90)</w:t>
            </w:r>
          </w:p>
        </w:tc>
        <w:tc>
          <w:tcPr>
            <w:tcW w:w="510" w:type="pct"/>
          </w:tcPr>
          <w:p w14:paraId="37A8CCD9" w14:textId="1745ED9C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1791 (25.99)</w:t>
            </w:r>
          </w:p>
        </w:tc>
        <w:tc>
          <w:tcPr>
            <w:tcW w:w="520" w:type="pct"/>
          </w:tcPr>
          <w:p w14:paraId="61C78010" w14:textId="387529C5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808 (48.71)</w:t>
            </w:r>
          </w:p>
        </w:tc>
        <w:tc>
          <w:tcPr>
            <w:tcW w:w="510" w:type="pct"/>
          </w:tcPr>
          <w:p w14:paraId="3D88E0D8" w14:textId="7AE2E9BA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1922 (22.99)</w:t>
            </w:r>
          </w:p>
        </w:tc>
        <w:tc>
          <w:tcPr>
            <w:tcW w:w="510" w:type="pct"/>
          </w:tcPr>
          <w:p w14:paraId="4726A20C" w14:textId="3D3C7446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1054 (18.17)</w:t>
            </w:r>
          </w:p>
        </w:tc>
      </w:tr>
      <w:tr w:rsidR="00ED437E" w:rsidRPr="00C73E1C" w14:paraId="2D562F90" w14:textId="1D4EE4EA" w:rsidTr="00921644">
        <w:trPr>
          <w:jc w:val="center"/>
        </w:trPr>
        <w:tc>
          <w:tcPr>
            <w:tcW w:w="1930" w:type="pct"/>
          </w:tcPr>
          <w:p w14:paraId="2179C7B3" w14:textId="77777777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Less than daily/No</w:t>
            </w:r>
          </w:p>
        </w:tc>
        <w:tc>
          <w:tcPr>
            <w:tcW w:w="510" w:type="pct"/>
          </w:tcPr>
          <w:p w14:paraId="57EEDAF1" w14:textId="27C6C577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1374 (80.60)</w:t>
            </w:r>
          </w:p>
        </w:tc>
        <w:tc>
          <w:tcPr>
            <w:tcW w:w="510" w:type="pct"/>
          </w:tcPr>
          <w:p w14:paraId="0152433F" w14:textId="02E6C2E5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4148 (85.10)</w:t>
            </w:r>
          </w:p>
        </w:tc>
        <w:tc>
          <w:tcPr>
            <w:tcW w:w="510" w:type="pct"/>
          </w:tcPr>
          <w:p w14:paraId="4BEA6662" w14:textId="18971A28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6196 (74.01)</w:t>
            </w:r>
          </w:p>
        </w:tc>
        <w:tc>
          <w:tcPr>
            <w:tcW w:w="520" w:type="pct"/>
          </w:tcPr>
          <w:p w14:paraId="7A6694AB" w14:textId="787B3791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1763 (51.29)</w:t>
            </w:r>
          </w:p>
        </w:tc>
        <w:tc>
          <w:tcPr>
            <w:tcW w:w="510" w:type="pct"/>
          </w:tcPr>
          <w:p w14:paraId="4C624BF9" w14:textId="2FE6D276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6260 (77.01)</w:t>
            </w:r>
          </w:p>
        </w:tc>
        <w:tc>
          <w:tcPr>
            <w:tcW w:w="510" w:type="pct"/>
          </w:tcPr>
          <w:p w14:paraId="72096001" w14:textId="263F9585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4310 (81.83)</w:t>
            </w:r>
          </w:p>
        </w:tc>
      </w:tr>
      <w:tr w:rsidR="00ED437E" w:rsidRPr="00C73E1C" w14:paraId="6BDFC281" w14:textId="26DBB0DC" w:rsidTr="00921644">
        <w:trPr>
          <w:jc w:val="center"/>
        </w:trPr>
        <w:tc>
          <w:tcPr>
            <w:tcW w:w="1930" w:type="pct"/>
          </w:tcPr>
          <w:p w14:paraId="5E6B68E0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Fruit eaten in a week</w:t>
            </w:r>
          </w:p>
        </w:tc>
        <w:tc>
          <w:tcPr>
            <w:tcW w:w="510" w:type="pct"/>
          </w:tcPr>
          <w:p w14:paraId="59A330BD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6491BAEB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45BCB7AA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</w:tcPr>
          <w:p w14:paraId="73DEDCFB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47D07C6C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24422329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D437E" w:rsidRPr="00C73E1C" w14:paraId="2910CB52" w14:textId="0D0122CD" w:rsidTr="00921644">
        <w:trPr>
          <w:jc w:val="center"/>
        </w:trPr>
        <w:tc>
          <w:tcPr>
            <w:tcW w:w="1930" w:type="pct"/>
          </w:tcPr>
          <w:p w14:paraId="0235CF5F" w14:textId="77777777" w:rsidR="00ED437E" w:rsidRPr="00C73E1C" w:rsidRDefault="00ED437E" w:rsidP="00ED437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510" w:type="pct"/>
          </w:tcPr>
          <w:p w14:paraId="65611067" w14:textId="3D6F3CFF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1252 (81.87)</w:t>
            </w:r>
          </w:p>
        </w:tc>
        <w:tc>
          <w:tcPr>
            <w:tcW w:w="510" w:type="pct"/>
          </w:tcPr>
          <w:p w14:paraId="57BF35A8" w14:textId="3BFF0829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4531 (97.03)</w:t>
            </w:r>
          </w:p>
        </w:tc>
        <w:tc>
          <w:tcPr>
            <w:tcW w:w="510" w:type="pct"/>
          </w:tcPr>
          <w:p w14:paraId="5D7A50A3" w14:textId="2669BFF4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5894 (74.45)</w:t>
            </w:r>
          </w:p>
        </w:tc>
        <w:tc>
          <w:tcPr>
            <w:tcW w:w="520" w:type="pct"/>
          </w:tcPr>
          <w:p w14:paraId="3874588E" w14:textId="0DF4F5CE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2030 (93.83)</w:t>
            </w:r>
          </w:p>
        </w:tc>
        <w:tc>
          <w:tcPr>
            <w:tcW w:w="510" w:type="pct"/>
          </w:tcPr>
          <w:p w14:paraId="6276032B" w14:textId="0557561A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5129 (62.70)</w:t>
            </w:r>
          </w:p>
        </w:tc>
        <w:tc>
          <w:tcPr>
            <w:tcW w:w="510" w:type="pct"/>
          </w:tcPr>
          <w:p w14:paraId="646482AD" w14:textId="10AA57CB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3857 (76.48)</w:t>
            </w:r>
          </w:p>
        </w:tc>
      </w:tr>
      <w:tr w:rsidR="00ED437E" w:rsidRPr="00C73E1C" w14:paraId="39D7C639" w14:textId="00515D5B" w:rsidTr="00921644">
        <w:trPr>
          <w:jc w:val="center"/>
        </w:trPr>
        <w:tc>
          <w:tcPr>
            <w:tcW w:w="1930" w:type="pct"/>
          </w:tcPr>
          <w:p w14:paraId="0454E0D5" w14:textId="77777777" w:rsidR="00ED437E" w:rsidRPr="00C73E1C" w:rsidRDefault="00ED437E" w:rsidP="00ED437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510" w:type="pct"/>
          </w:tcPr>
          <w:p w14:paraId="47420F44" w14:textId="263801F6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279 (18.13)</w:t>
            </w:r>
          </w:p>
        </w:tc>
        <w:tc>
          <w:tcPr>
            <w:tcW w:w="510" w:type="pct"/>
          </w:tcPr>
          <w:p w14:paraId="4C506CE8" w14:textId="6A7C9F74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140 (2.97)</w:t>
            </w:r>
          </w:p>
        </w:tc>
        <w:tc>
          <w:tcPr>
            <w:tcW w:w="510" w:type="pct"/>
          </w:tcPr>
          <w:p w14:paraId="446EEBE1" w14:textId="570FA6FC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1810 (25.55)</w:t>
            </w:r>
          </w:p>
        </w:tc>
        <w:tc>
          <w:tcPr>
            <w:tcW w:w="520" w:type="pct"/>
          </w:tcPr>
          <w:p w14:paraId="6E5BEA48" w14:textId="567018C1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351 (6.17)</w:t>
            </w:r>
          </w:p>
        </w:tc>
        <w:tc>
          <w:tcPr>
            <w:tcW w:w="510" w:type="pct"/>
          </w:tcPr>
          <w:p w14:paraId="5737BA4D" w14:textId="3984658C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2823 (37.30)</w:t>
            </w:r>
          </w:p>
        </w:tc>
        <w:tc>
          <w:tcPr>
            <w:tcW w:w="510" w:type="pct"/>
          </w:tcPr>
          <w:p w14:paraId="0FF2F66A" w14:textId="418415D2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1272 (23.52)</w:t>
            </w:r>
          </w:p>
        </w:tc>
      </w:tr>
      <w:tr w:rsidR="00ED437E" w:rsidRPr="00C73E1C" w14:paraId="18B3A76C" w14:textId="3D83F5BD" w:rsidTr="00921644">
        <w:trPr>
          <w:jc w:val="center"/>
        </w:trPr>
        <w:tc>
          <w:tcPr>
            <w:tcW w:w="1930" w:type="pct"/>
          </w:tcPr>
          <w:p w14:paraId="25DC4D9A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Vegetables eaten in a week</w:t>
            </w:r>
          </w:p>
        </w:tc>
        <w:tc>
          <w:tcPr>
            <w:tcW w:w="510" w:type="pct"/>
          </w:tcPr>
          <w:p w14:paraId="0F99DF12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1D0F6C04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73AF8AF3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</w:tcPr>
          <w:p w14:paraId="307280A4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33BDF0DD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18CE2D99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D437E" w:rsidRPr="00C73E1C" w14:paraId="2D0960FD" w14:textId="0824D2ED" w:rsidTr="00921644">
        <w:trPr>
          <w:jc w:val="center"/>
        </w:trPr>
        <w:tc>
          <w:tcPr>
            <w:tcW w:w="1930" w:type="pct"/>
          </w:tcPr>
          <w:p w14:paraId="3F2A87CB" w14:textId="77777777" w:rsidR="00ED437E" w:rsidRPr="00C73E1C" w:rsidRDefault="00ED437E" w:rsidP="00ED437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510" w:type="pct"/>
          </w:tcPr>
          <w:p w14:paraId="5DA83B01" w14:textId="7D13D22D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1395 (88.97)</w:t>
            </w:r>
          </w:p>
        </w:tc>
        <w:tc>
          <w:tcPr>
            <w:tcW w:w="510" w:type="pct"/>
          </w:tcPr>
          <w:p w14:paraId="19EC816A" w14:textId="427DC5DE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4716 (99.79)</w:t>
            </w:r>
          </w:p>
        </w:tc>
        <w:tc>
          <w:tcPr>
            <w:tcW w:w="510" w:type="pct"/>
          </w:tcPr>
          <w:p w14:paraId="212D7023" w14:textId="0535A37E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7862 (98.79)</w:t>
            </w:r>
          </w:p>
        </w:tc>
        <w:tc>
          <w:tcPr>
            <w:tcW w:w="520" w:type="pct"/>
          </w:tcPr>
          <w:p w14:paraId="6733C422" w14:textId="503FA6C5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2452 (99.46)</w:t>
            </w:r>
          </w:p>
        </w:tc>
        <w:tc>
          <w:tcPr>
            <w:tcW w:w="510" w:type="pct"/>
          </w:tcPr>
          <w:p w14:paraId="47F828E3" w14:textId="31B0DF54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8153 (99.86)</w:t>
            </w:r>
          </w:p>
        </w:tc>
        <w:tc>
          <w:tcPr>
            <w:tcW w:w="510" w:type="pct"/>
          </w:tcPr>
          <w:p w14:paraId="164572D2" w14:textId="0927ED64" w:rsidR="00ED437E" w:rsidRPr="00C73E1C" w:rsidRDefault="00194149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5317 (99.68)</w:t>
            </w:r>
          </w:p>
        </w:tc>
      </w:tr>
      <w:tr w:rsidR="00ED437E" w:rsidRPr="00C73E1C" w14:paraId="7165E74A" w14:textId="15D42350" w:rsidTr="00921644">
        <w:trPr>
          <w:jc w:val="center"/>
        </w:trPr>
        <w:tc>
          <w:tcPr>
            <w:tcW w:w="1930" w:type="pct"/>
          </w:tcPr>
          <w:p w14:paraId="5BDA8B2C" w14:textId="77777777" w:rsidR="00ED437E" w:rsidRPr="00C73E1C" w:rsidRDefault="00ED437E" w:rsidP="00ED437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510" w:type="pct"/>
          </w:tcPr>
          <w:p w14:paraId="6A19F8D7" w14:textId="68EF47A9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172 (11.03)</w:t>
            </w:r>
          </w:p>
        </w:tc>
        <w:tc>
          <w:tcPr>
            <w:tcW w:w="510" w:type="pct"/>
          </w:tcPr>
          <w:p w14:paraId="016C327E" w14:textId="7E0B2FEA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 (0.21)</w:t>
            </w:r>
          </w:p>
        </w:tc>
        <w:tc>
          <w:tcPr>
            <w:tcW w:w="510" w:type="pct"/>
          </w:tcPr>
          <w:p w14:paraId="2ED9ABD8" w14:textId="0E9562B1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110 (1.21)</w:t>
            </w:r>
          </w:p>
        </w:tc>
        <w:tc>
          <w:tcPr>
            <w:tcW w:w="520" w:type="pct"/>
          </w:tcPr>
          <w:p w14:paraId="6FA24D6A" w14:textId="60113C69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28 (0.54)</w:t>
            </w:r>
          </w:p>
        </w:tc>
        <w:tc>
          <w:tcPr>
            <w:tcW w:w="510" w:type="pct"/>
          </w:tcPr>
          <w:p w14:paraId="4080DFF2" w14:textId="1A01D2AC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 (0.14)</w:t>
            </w:r>
          </w:p>
        </w:tc>
        <w:tc>
          <w:tcPr>
            <w:tcW w:w="510" w:type="pct"/>
          </w:tcPr>
          <w:p w14:paraId="2B1C0F85" w14:textId="638A393E" w:rsidR="00ED437E" w:rsidRPr="00C73E1C" w:rsidRDefault="00194149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 (0.32)</w:t>
            </w:r>
          </w:p>
        </w:tc>
      </w:tr>
      <w:tr w:rsidR="00ED437E" w:rsidRPr="00C73E1C" w14:paraId="01E37668" w14:textId="5CC398ED" w:rsidTr="00921644">
        <w:trPr>
          <w:jc w:val="center"/>
        </w:trPr>
        <w:tc>
          <w:tcPr>
            <w:tcW w:w="1930" w:type="pct"/>
          </w:tcPr>
          <w:p w14:paraId="6D670348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Adding salt when eating</w:t>
            </w:r>
          </w:p>
        </w:tc>
        <w:tc>
          <w:tcPr>
            <w:tcW w:w="510" w:type="pct"/>
          </w:tcPr>
          <w:p w14:paraId="23F5D5AC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2912EC58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5601C309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</w:tcPr>
          <w:p w14:paraId="1CA40CA9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5C866172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2A553924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D437E" w:rsidRPr="00C73E1C" w14:paraId="14BC7014" w14:textId="42EAA7E4" w:rsidTr="00921644">
        <w:trPr>
          <w:jc w:val="center"/>
        </w:trPr>
        <w:tc>
          <w:tcPr>
            <w:tcW w:w="1930" w:type="pct"/>
          </w:tcPr>
          <w:p w14:paraId="0E4226D0" w14:textId="77777777" w:rsidR="00ED437E" w:rsidRPr="00C73E1C" w:rsidRDefault="00ED437E" w:rsidP="00ED437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Always/Often</w:t>
            </w:r>
          </w:p>
        </w:tc>
        <w:tc>
          <w:tcPr>
            <w:tcW w:w="510" w:type="pct"/>
          </w:tcPr>
          <w:p w14:paraId="1AD7A16E" w14:textId="4F8371BB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10" w:type="pct"/>
          </w:tcPr>
          <w:p w14:paraId="5D58B55A" w14:textId="47898250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10" w:type="pct"/>
          </w:tcPr>
          <w:p w14:paraId="2F3226F9" w14:textId="72472CC1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0" w:type="pct"/>
          </w:tcPr>
          <w:p w14:paraId="320DD9CD" w14:textId="200396D1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2187 (78.17)</w:t>
            </w:r>
          </w:p>
        </w:tc>
        <w:tc>
          <w:tcPr>
            <w:tcW w:w="510" w:type="pct"/>
          </w:tcPr>
          <w:p w14:paraId="586961EA" w14:textId="28139F10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3859 (49.21)</w:t>
            </w:r>
          </w:p>
        </w:tc>
        <w:tc>
          <w:tcPr>
            <w:tcW w:w="510" w:type="pct"/>
          </w:tcPr>
          <w:p w14:paraId="5DDE430B" w14:textId="3A71D4D6" w:rsidR="00ED437E" w:rsidRPr="00C73E1C" w:rsidRDefault="00045E2B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369 (</w:t>
            </w:r>
            <w:r w:rsidR="006A70AB">
              <w:rPr>
                <w:rFonts w:ascii="Times New Roman" w:hAnsi="Times New Roman" w:cs="Times New Roman"/>
                <w:sz w:val="24"/>
                <w:szCs w:val="24"/>
              </w:rPr>
              <w:t>5.85)</w:t>
            </w:r>
          </w:p>
        </w:tc>
      </w:tr>
      <w:tr w:rsidR="00ED437E" w:rsidRPr="00C73E1C" w14:paraId="6B0A5A67" w14:textId="7C2F58FE" w:rsidTr="00921644">
        <w:trPr>
          <w:jc w:val="center"/>
        </w:trPr>
        <w:tc>
          <w:tcPr>
            <w:tcW w:w="1930" w:type="pct"/>
          </w:tcPr>
          <w:p w14:paraId="1C2464FE" w14:textId="77777777" w:rsidR="00ED437E" w:rsidRPr="00C73E1C" w:rsidRDefault="00ED437E" w:rsidP="00ED437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Sometimes/Rarely </w:t>
            </w:r>
          </w:p>
        </w:tc>
        <w:tc>
          <w:tcPr>
            <w:tcW w:w="510" w:type="pct"/>
          </w:tcPr>
          <w:p w14:paraId="3B4320D1" w14:textId="00AF01E8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10" w:type="pct"/>
          </w:tcPr>
          <w:p w14:paraId="194EC2C7" w14:textId="015918FF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10" w:type="pct"/>
          </w:tcPr>
          <w:p w14:paraId="7D92FF64" w14:textId="2F8CDDAD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0" w:type="pct"/>
          </w:tcPr>
          <w:p w14:paraId="0B5C9AE3" w14:textId="016CDDAB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301 (20.60)</w:t>
            </w:r>
          </w:p>
        </w:tc>
        <w:tc>
          <w:tcPr>
            <w:tcW w:w="510" w:type="pct"/>
          </w:tcPr>
          <w:p w14:paraId="7AAEBE2B" w14:textId="0E0780BA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1474 (19.64)</w:t>
            </w:r>
          </w:p>
        </w:tc>
        <w:tc>
          <w:tcPr>
            <w:tcW w:w="510" w:type="pct"/>
          </w:tcPr>
          <w:p w14:paraId="1CC2714F" w14:textId="5E32D1CC" w:rsidR="00ED437E" w:rsidRPr="00C73E1C" w:rsidRDefault="00045E2B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2903 (</w:t>
            </w:r>
            <w:r w:rsidR="006A70AB">
              <w:rPr>
                <w:rFonts w:ascii="Times New Roman" w:hAnsi="Times New Roman" w:cs="Times New Roman"/>
                <w:sz w:val="24"/>
                <w:szCs w:val="24"/>
              </w:rPr>
              <w:t>54.36)</w:t>
            </w:r>
          </w:p>
        </w:tc>
      </w:tr>
      <w:tr w:rsidR="00ED437E" w:rsidRPr="00C73E1C" w14:paraId="3FD5E922" w14:textId="70EB18C2" w:rsidTr="00921644">
        <w:trPr>
          <w:jc w:val="center"/>
        </w:trPr>
        <w:tc>
          <w:tcPr>
            <w:tcW w:w="1930" w:type="pct"/>
          </w:tcPr>
          <w:p w14:paraId="073B0FB7" w14:textId="77777777" w:rsidR="00ED437E" w:rsidRPr="00C73E1C" w:rsidRDefault="00ED437E" w:rsidP="00ED437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Never</w:t>
            </w:r>
          </w:p>
        </w:tc>
        <w:tc>
          <w:tcPr>
            <w:tcW w:w="510" w:type="pct"/>
          </w:tcPr>
          <w:p w14:paraId="7FD6A157" w14:textId="54E8D521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10" w:type="pct"/>
          </w:tcPr>
          <w:p w14:paraId="67F879D8" w14:textId="5220B19F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10" w:type="pct"/>
          </w:tcPr>
          <w:p w14:paraId="42673B65" w14:textId="4A210F89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0" w:type="pct"/>
          </w:tcPr>
          <w:p w14:paraId="0D5E6910" w14:textId="4FC334BF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76 (1.23)</w:t>
            </w:r>
          </w:p>
        </w:tc>
        <w:tc>
          <w:tcPr>
            <w:tcW w:w="510" w:type="pct"/>
          </w:tcPr>
          <w:p w14:paraId="79F13658" w14:textId="529F1000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2846 (31.14)</w:t>
            </w:r>
          </w:p>
        </w:tc>
        <w:tc>
          <w:tcPr>
            <w:tcW w:w="510" w:type="pct"/>
          </w:tcPr>
          <w:p w14:paraId="35BEBC44" w14:textId="5C8C1DAC" w:rsidR="00ED437E" w:rsidRPr="00C73E1C" w:rsidRDefault="00045E2B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2079 (</w:t>
            </w:r>
            <w:r w:rsidR="006A70AB">
              <w:rPr>
                <w:rFonts w:ascii="Times New Roman" w:hAnsi="Times New Roman" w:cs="Times New Roman"/>
                <w:sz w:val="24"/>
                <w:szCs w:val="24"/>
              </w:rPr>
              <w:t>39.78)</w:t>
            </w:r>
          </w:p>
        </w:tc>
      </w:tr>
      <w:tr w:rsidR="00ED437E" w:rsidRPr="00C73E1C" w14:paraId="7BB4D404" w14:textId="7FE661C1" w:rsidTr="00921644">
        <w:trPr>
          <w:jc w:val="center"/>
        </w:trPr>
        <w:tc>
          <w:tcPr>
            <w:tcW w:w="1930" w:type="pct"/>
          </w:tcPr>
          <w:p w14:paraId="0C5D8A3B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Oil used most often</w:t>
            </w:r>
          </w:p>
        </w:tc>
        <w:tc>
          <w:tcPr>
            <w:tcW w:w="510" w:type="pct"/>
          </w:tcPr>
          <w:p w14:paraId="7B8CBAD8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60E8E043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60F0447A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</w:tcPr>
          <w:p w14:paraId="7C7FE9DD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523BB28E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573DC162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D437E" w:rsidRPr="00C73E1C" w14:paraId="554906DF" w14:textId="7E7CFC85" w:rsidTr="00921644">
        <w:trPr>
          <w:jc w:val="center"/>
        </w:trPr>
        <w:tc>
          <w:tcPr>
            <w:tcW w:w="1930" w:type="pct"/>
          </w:tcPr>
          <w:p w14:paraId="6336A5F8" w14:textId="77777777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Coconut/groundnut/ Sunflower/Mustard</w:t>
            </w:r>
          </w:p>
        </w:tc>
        <w:tc>
          <w:tcPr>
            <w:tcW w:w="510" w:type="pct"/>
          </w:tcPr>
          <w:p w14:paraId="428A197F" w14:textId="24799AA1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399 (25.13)</w:t>
            </w:r>
          </w:p>
        </w:tc>
        <w:tc>
          <w:tcPr>
            <w:tcW w:w="510" w:type="pct"/>
          </w:tcPr>
          <w:p w14:paraId="47010763" w14:textId="14820727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4106 (87.85)</w:t>
            </w:r>
          </w:p>
        </w:tc>
        <w:tc>
          <w:tcPr>
            <w:tcW w:w="510" w:type="pct"/>
          </w:tcPr>
          <w:p w14:paraId="0D852A2C" w14:textId="2B4DEB10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3649 (53.18)</w:t>
            </w:r>
          </w:p>
        </w:tc>
        <w:tc>
          <w:tcPr>
            <w:tcW w:w="520" w:type="pct"/>
          </w:tcPr>
          <w:p w14:paraId="48AF9F38" w14:textId="3EE609E2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10" w:type="pct"/>
          </w:tcPr>
          <w:p w14:paraId="147BFAE4" w14:textId="49752954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652 (9.61)</w:t>
            </w:r>
          </w:p>
        </w:tc>
        <w:tc>
          <w:tcPr>
            <w:tcW w:w="510" w:type="pct"/>
          </w:tcPr>
          <w:p w14:paraId="7354C49B" w14:textId="7FB0B840" w:rsidR="00ED437E" w:rsidRPr="00C73E1C" w:rsidRDefault="002D0F98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2137 (43.14)</w:t>
            </w:r>
          </w:p>
        </w:tc>
      </w:tr>
      <w:tr w:rsidR="00ED437E" w:rsidRPr="00C73E1C" w14:paraId="2EC2A7AB" w14:textId="02DFA393" w:rsidTr="00921644">
        <w:trPr>
          <w:jc w:val="center"/>
        </w:trPr>
        <w:tc>
          <w:tcPr>
            <w:tcW w:w="1930" w:type="pct"/>
          </w:tcPr>
          <w:p w14:paraId="6D9978D8" w14:textId="77777777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Soybean/Vegetable/ Palm</w:t>
            </w:r>
          </w:p>
        </w:tc>
        <w:tc>
          <w:tcPr>
            <w:tcW w:w="510" w:type="pct"/>
          </w:tcPr>
          <w:p w14:paraId="33BDDC86" w14:textId="4A0AF920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972 (62.25)</w:t>
            </w:r>
          </w:p>
        </w:tc>
        <w:tc>
          <w:tcPr>
            <w:tcW w:w="510" w:type="pct"/>
          </w:tcPr>
          <w:p w14:paraId="15C1C372" w14:textId="037F39A9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529 (10.80)</w:t>
            </w:r>
          </w:p>
        </w:tc>
        <w:tc>
          <w:tcPr>
            <w:tcW w:w="510" w:type="pct"/>
          </w:tcPr>
          <w:p w14:paraId="457399D2" w14:textId="3120DCC8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3507 (39.73)</w:t>
            </w:r>
          </w:p>
        </w:tc>
        <w:tc>
          <w:tcPr>
            <w:tcW w:w="520" w:type="pct"/>
          </w:tcPr>
          <w:p w14:paraId="7EE0E9F9" w14:textId="52810544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2416 (97.63)</w:t>
            </w:r>
          </w:p>
        </w:tc>
        <w:tc>
          <w:tcPr>
            <w:tcW w:w="510" w:type="pct"/>
          </w:tcPr>
          <w:p w14:paraId="157CE9C0" w14:textId="42AF62B1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7337 (88.92)</w:t>
            </w:r>
          </w:p>
        </w:tc>
        <w:tc>
          <w:tcPr>
            <w:tcW w:w="510" w:type="pct"/>
          </w:tcPr>
          <w:p w14:paraId="74201AA0" w14:textId="0CD3E707" w:rsidR="00ED437E" w:rsidRPr="00C73E1C" w:rsidRDefault="002D0F98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2849 (51.88)</w:t>
            </w:r>
          </w:p>
        </w:tc>
      </w:tr>
      <w:tr w:rsidR="00ED437E" w:rsidRPr="00C73E1C" w14:paraId="20845450" w14:textId="01522656" w:rsidTr="00921644">
        <w:trPr>
          <w:jc w:val="center"/>
        </w:trPr>
        <w:tc>
          <w:tcPr>
            <w:tcW w:w="1930" w:type="pct"/>
          </w:tcPr>
          <w:p w14:paraId="7CA720E9" w14:textId="77777777" w:rsidR="00ED437E" w:rsidRPr="00C73E1C" w:rsidRDefault="00ED437E" w:rsidP="00ED437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Others/ Olive/Corn /Not specific</w:t>
            </w:r>
          </w:p>
        </w:tc>
        <w:tc>
          <w:tcPr>
            <w:tcW w:w="510" w:type="pct"/>
          </w:tcPr>
          <w:p w14:paraId="32A69586" w14:textId="24EA8219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224 (12.63)</w:t>
            </w:r>
          </w:p>
        </w:tc>
        <w:tc>
          <w:tcPr>
            <w:tcW w:w="510" w:type="pct"/>
          </w:tcPr>
          <w:p w14:paraId="3BC3161D" w14:textId="73D099DB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83 (1.34)</w:t>
            </w:r>
          </w:p>
        </w:tc>
        <w:tc>
          <w:tcPr>
            <w:tcW w:w="510" w:type="pct"/>
          </w:tcPr>
          <w:p w14:paraId="4634279C" w14:textId="2BD3CFBB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693 (7.08)</w:t>
            </w:r>
          </w:p>
        </w:tc>
        <w:tc>
          <w:tcPr>
            <w:tcW w:w="520" w:type="pct"/>
          </w:tcPr>
          <w:p w14:paraId="59E053AD" w14:textId="57FE6AD9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148 (2.37)</w:t>
            </w:r>
          </w:p>
        </w:tc>
        <w:tc>
          <w:tcPr>
            <w:tcW w:w="510" w:type="pct"/>
          </w:tcPr>
          <w:p w14:paraId="0DF7030B" w14:textId="52C381CD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193 (1.46)</w:t>
            </w:r>
          </w:p>
        </w:tc>
        <w:tc>
          <w:tcPr>
            <w:tcW w:w="510" w:type="pct"/>
          </w:tcPr>
          <w:p w14:paraId="583C85C0" w14:textId="7627CFBF" w:rsidR="00ED437E" w:rsidRPr="00C73E1C" w:rsidRDefault="002D0F98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378 (4.99)</w:t>
            </w:r>
          </w:p>
        </w:tc>
      </w:tr>
      <w:tr w:rsidR="00ED437E" w:rsidRPr="00C73E1C" w14:paraId="419CA5B0" w14:textId="43598727" w:rsidTr="00921644">
        <w:trPr>
          <w:jc w:val="center"/>
        </w:trPr>
        <w:tc>
          <w:tcPr>
            <w:tcW w:w="1930" w:type="pct"/>
          </w:tcPr>
          <w:p w14:paraId="0FA33AC3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Meals eaten outside in a week</w:t>
            </w:r>
          </w:p>
        </w:tc>
        <w:tc>
          <w:tcPr>
            <w:tcW w:w="510" w:type="pct"/>
          </w:tcPr>
          <w:p w14:paraId="0411F913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408D0427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7CE5131F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</w:tcPr>
          <w:p w14:paraId="7B1B8CFC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6AFCA225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78E5565B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D437E" w:rsidRPr="00C73E1C" w14:paraId="544758C0" w14:textId="6C310FD9" w:rsidTr="00921644">
        <w:trPr>
          <w:jc w:val="center"/>
        </w:trPr>
        <w:tc>
          <w:tcPr>
            <w:tcW w:w="1930" w:type="pct"/>
          </w:tcPr>
          <w:p w14:paraId="318D3784" w14:textId="77777777" w:rsidR="00ED437E" w:rsidRPr="00C73E1C" w:rsidRDefault="00ED437E" w:rsidP="00ED437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510" w:type="pct"/>
          </w:tcPr>
          <w:p w14:paraId="11978FFC" w14:textId="35F08319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576 (48.87)</w:t>
            </w:r>
          </w:p>
        </w:tc>
        <w:tc>
          <w:tcPr>
            <w:tcW w:w="510" w:type="pct"/>
          </w:tcPr>
          <w:p w14:paraId="7E7B5F87" w14:textId="66B58AC9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1322 (34.64)</w:t>
            </w:r>
          </w:p>
        </w:tc>
        <w:tc>
          <w:tcPr>
            <w:tcW w:w="510" w:type="pct"/>
          </w:tcPr>
          <w:p w14:paraId="5E0CCBF5" w14:textId="5CDB4B38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1201 (16.08)</w:t>
            </w:r>
          </w:p>
        </w:tc>
        <w:tc>
          <w:tcPr>
            <w:tcW w:w="520" w:type="pct"/>
          </w:tcPr>
          <w:p w14:paraId="2BF9510B" w14:textId="089FF439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259 (17.13)</w:t>
            </w:r>
          </w:p>
        </w:tc>
        <w:tc>
          <w:tcPr>
            <w:tcW w:w="510" w:type="pct"/>
          </w:tcPr>
          <w:p w14:paraId="16A6E113" w14:textId="42D78B5F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2158 (24.35)</w:t>
            </w:r>
          </w:p>
        </w:tc>
        <w:tc>
          <w:tcPr>
            <w:tcW w:w="510" w:type="pct"/>
          </w:tcPr>
          <w:p w14:paraId="1B1553B9" w14:textId="48C3C873" w:rsidR="00ED437E" w:rsidRPr="00C73E1C" w:rsidRDefault="00E20C0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1395 (32.94)</w:t>
            </w:r>
          </w:p>
        </w:tc>
      </w:tr>
      <w:tr w:rsidR="00ED437E" w:rsidRPr="00C73E1C" w14:paraId="77A2EFEE" w14:textId="78A52CF8" w:rsidTr="00921644">
        <w:trPr>
          <w:jc w:val="center"/>
        </w:trPr>
        <w:tc>
          <w:tcPr>
            <w:tcW w:w="1930" w:type="pct"/>
          </w:tcPr>
          <w:p w14:paraId="5024A287" w14:textId="77777777" w:rsidR="00ED437E" w:rsidRPr="00C73E1C" w:rsidRDefault="00ED437E" w:rsidP="00ED437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510" w:type="pct"/>
          </w:tcPr>
          <w:p w14:paraId="287BFAA6" w14:textId="5A8F2288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889 (51.13)</w:t>
            </w:r>
          </w:p>
        </w:tc>
        <w:tc>
          <w:tcPr>
            <w:tcW w:w="510" w:type="pct"/>
          </w:tcPr>
          <w:p w14:paraId="374B7178" w14:textId="543B50DD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3360 (65.36)</w:t>
            </w:r>
          </w:p>
        </w:tc>
        <w:tc>
          <w:tcPr>
            <w:tcW w:w="510" w:type="pct"/>
          </w:tcPr>
          <w:p w14:paraId="644CE727" w14:textId="1513BB0C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6680 (83.92)</w:t>
            </w:r>
          </w:p>
        </w:tc>
        <w:tc>
          <w:tcPr>
            <w:tcW w:w="520" w:type="pct"/>
          </w:tcPr>
          <w:p w14:paraId="754CA5D8" w14:textId="6F8C1980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1820 (82.87)</w:t>
            </w:r>
          </w:p>
        </w:tc>
        <w:tc>
          <w:tcPr>
            <w:tcW w:w="510" w:type="pct"/>
          </w:tcPr>
          <w:p w14:paraId="18835824" w14:textId="086F1A50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5745 (75.65)</w:t>
            </w:r>
          </w:p>
        </w:tc>
        <w:tc>
          <w:tcPr>
            <w:tcW w:w="510" w:type="pct"/>
          </w:tcPr>
          <w:p w14:paraId="01D91C8C" w14:textId="453588FA" w:rsidR="00ED437E" w:rsidRPr="00C73E1C" w:rsidRDefault="00E20C0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3720 (67.06)</w:t>
            </w:r>
          </w:p>
        </w:tc>
      </w:tr>
      <w:tr w:rsidR="00ED437E" w:rsidRPr="00C73E1C" w14:paraId="3AEC40C3" w14:textId="4317EEDB" w:rsidTr="00921644">
        <w:trPr>
          <w:jc w:val="center"/>
        </w:trPr>
        <w:tc>
          <w:tcPr>
            <w:tcW w:w="1930" w:type="pct"/>
          </w:tcPr>
          <w:p w14:paraId="40DB73D9" w14:textId="77777777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Physical activity</w:t>
            </w:r>
          </w:p>
        </w:tc>
        <w:tc>
          <w:tcPr>
            <w:tcW w:w="510" w:type="pct"/>
          </w:tcPr>
          <w:p w14:paraId="3DF8255F" w14:textId="77777777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</w:tcPr>
          <w:p w14:paraId="73BE89AC" w14:textId="77777777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</w:tcPr>
          <w:p w14:paraId="6FB4755B" w14:textId="77777777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0" w:type="pct"/>
          </w:tcPr>
          <w:p w14:paraId="79071738" w14:textId="77777777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</w:tcPr>
          <w:p w14:paraId="2012C697" w14:textId="77777777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</w:tcPr>
          <w:p w14:paraId="0B596374" w14:textId="77777777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D437E" w:rsidRPr="00C73E1C" w14:paraId="4A21C0E0" w14:textId="7C27C0C0" w:rsidTr="00921644">
        <w:trPr>
          <w:jc w:val="center"/>
        </w:trPr>
        <w:tc>
          <w:tcPr>
            <w:tcW w:w="1930" w:type="pct"/>
          </w:tcPr>
          <w:p w14:paraId="147D396E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Vigorous activity at work</w:t>
            </w:r>
          </w:p>
        </w:tc>
        <w:tc>
          <w:tcPr>
            <w:tcW w:w="510" w:type="pct"/>
          </w:tcPr>
          <w:p w14:paraId="2310FA78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5D658856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1B2C34AB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</w:tcPr>
          <w:p w14:paraId="09ED4D68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6FBF349E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15528730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D437E" w:rsidRPr="00C73E1C" w14:paraId="0D724D78" w14:textId="0D285EEF" w:rsidTr="00921644">
        <w:trPr>
          <w:jc w:val="center"/>
        </w:trPr>
        <w:tc>
          <w:tcPr>
            <w:tcW w:w="1930" w:type="pct"/>
          </w:tcPr>
          <w:p w14:paraId="0BF1401F" w14:textId="77777777" w:rsidR="00ED437E" w:rsidRPr="00C73E1C" w:rsidRDefault="00ED437E" w:rsidP="00ED437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510" w:type="pct"/>
          </w:tcPr>
          <w:p w14:paraId="4135AA92" w14:textId="178A0646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93 (6.82)</w:t>
            </w:r>
          </w:p>
        </w:tc>
        <w:tc>
          <w:tcPr>
            <w:tcW w:w="510" w:type="pct"/>
          </w:tcPr>
          <w:p w14:paraId="42DD7D8D" w14:textId="650E0825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1001 (23.39)</w:t>
            </w:r>
          </w:p>
        </w:tc>
        <w:tc>
          <w:tcPr>
            <w:tcW w:w="510" w:type="pct"/>
          </w:tcPr>
          <w:p w14:paraId="4626743F" w14:textId="0E4D6F5E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1388 (22.81)</w:t>
            </w:r>
          </w:p>
        </w:tc>
        <w:tc>
          <w:tcPr>
            <w:tcW w:w="520" w:type="pct"/>
          </w:tcPr>
          <w:p w14:paraId="4C466F8D" w14:textId="062485BB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1107 (49.44)</w:t>
            </w:r>
          </w:p>
        </w:tc>
        <w:tc>
          <w:tcPr>
            <w:tcW w:w="510" w:type="pct"/>
          </w:tcPr>
          <w:p w14:paraId="453245D2" w14:textId="0103A3F0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2173 (30.13)</w:t>
            </w:r>
          </w:p>
        </w:tc>
        <w:tc>
          <w:tcPr>
            <w:tcW w:w="510" w:type="pct"/>
          </w:tcPr>
          <w:p w14:paraId="34AD5BB6" w14:textId="64D53AA0" w:rsidR="00ED437E" w:rsidRPr="00C73E1C" w:rsidRDefault="00F27461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2577 (44.80)</w:t>
            </w:r>
          </w:p>
        </w:tc>
      </w:tr>
      <w:tr w:rsidR="00ED437E" w:rsidRPr="00C73E1C" w14:paraId="4CEFA0F9" w14:textId="4F74C31A" w:rsidTr="00921644">
        <w:trPr>
          <w:jc w:val="center"/>
        </w:trPr>
        <w:tc>
          <w:tcPr>
            <w:tcW w:w="1930" w:type="pct"/>
          </w:tcPr>
          <w:p w14:paraId="75129C14" w14:textId="77777777" w:rsidR="00ED437E" w:rsidRPr="00C73E1C" w:rsidRDefault="00ED437E" w:rsidP="00ED437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510" w:type="pct"/>
          </w:tcPr>
          <w:p w14:paraId="65FAA0E7" w14:textId="14503740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1526 (93.18)</w:t>
            </w:r>
          </w:p>
        </w:tc>
        <w:tc>
          <w:tcPr>
            <w:tcW w:w="510" w:type="pct"/>
          </w:tcPr>
          <w:p w14:paraId="5AFB9EA6" w14:textId="34368268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3730 (76.61)</w:t>
            </w:r>
          </w:p>
        </w:tc>
        <w:tc>
          <w:tcPr>
            <w:tcW w:w="510" w:type="pct"/>
          </w:tcPr>
          <w:p w14:paraId="02023341" w14:textId="6A0BAF9E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6597 (77.19)</w:t>
            </w:r>
          </w:p>
        </w:tc>
        <w:tc>
          <w:tcPr>
            <w:tcW w:w="520" w:type="pct"/>
          </w:tcPr>
          <w:p w14:paraId="2974FC23" w14:textId="43A21FED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1461 (50.56)</w:t>
            </w:r>
          </w:p>
        </w:tc>
        <w:tc>
          <w:tcPr>
            <w:tcW w:w="510" w:type="pct"/>
          </w:tcPr>
          <w:p w14:paraId="07F9950D" w14:textId="03E8AE2E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6009 (69.87)</w:t>
            </w:r>
          </w:p>
        </w:tc>
        <w:tc>
          <w:tcPr>
            <w:tcW w:w="510" w:type="pct"/>
          </w:tcPr>
          <w:p w14:paraId="0CD7BF09" w14:textId="4B0DE253" w:rsidR="00ED437E" w:rsidRPr="00C73E1C" w:rsidRDefault="00F27461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2787 (55.20)</w:t>
            </w:r>
          </w:p>
        </w:tc>
      </w:tr>
      <w:tr w:rsidR="00ED437E" w:rsidRPr="00C73E1C" w14:paraId="50BF8451" w14:textId="65DCBC3E" w:rsidTr="00921644">
        <w:trPr>
          <w:jc w:val="center"/>
        </w:trPr>
        <w:tc>
          <w:tcPr>
            <w:tcW w:w="1930" w:type="pct"/>
          </w:tcPr>
          <w:p w14:paraId="1FFF3B9D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Moderate activity at work</w:t>
            </w:r>
          </w:p>
        </w:tc>
        <w:tc>
          <w:tcPr>
            <w:tcW w:w="510" w:type="pct"/>
          </w:tcPr>
          <w:p w14:paraId="1D9EB0A2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6BEAEBF9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2E6BA758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</w:tcPr>
          <w:p w14:paraId="72FFA66B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54A053B3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25B7EB8C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D437E" w:rsidRPr="00C73E1C" w14:paraId="1711D549" w14:textId="2432DAC1" w:rsidTr="00921644">
        <w:trPr>
          <w:jc w:val="center"/>
        </w:trPr>
        <w:tc>
          <w:tcPr>
            <w:tcW w:w="1930" w:type="pct"/>
          </w:tcPr>
          <w:p w14:paraId="5E43FB27" w14:textId="77777777" w:rsidR="00ED437E" w:rsidRPr="00C73E1C" w:rsidRDefault="00ED437E" w:rsidP="00ED437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510" w:type="pct"/>
          </w:tcPr>
          <w:p w14:paraId="7106FE4D" w14:textId="0668E782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269 (17.41)</w:t>
            </w:r>
          </w:p>
        </w:tc>
        <w:tc>
          <w:tcPr>
            <w:tcW w:w="510" w:type="pct"/>
          </w:tcPr>
          <w:p w14:paraId="3456C8D5" w14:textId="4F6E61C5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2708 (56.72)</w:t>
            </w:r>
          </w:p>
        </w:tc>
        <w:tc>
          <w:tcPr>
            <w:tcW w:w="510" w:type="pct"/>
          </w:tcPr>
          <w:p w14:paraId="00636CC6" w14:textId="575DC5B4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4932 (62.54)</w:t>
            </w:r>
          </w:p>
        </w:tc>
        <w:tc>
          <w:tcPr>
            <w:tcW w:w="520" w:type="pct"/>
          </w:tcPr>
          <w:p w14:paraId="01508FCC" w14:textId="47F079F8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1842 (86.79)</w:t>
            </w:r>
          </w:p>
        </w:tc>
        <w:tc>
          <w:tcPr>
            <w:tcW w:w="510" w:type="pct"/>
          </w:tcPr>
          <w:p w14:paraId="0AA92A81" w14:textId="4D1C742F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6381 (81.64)</w:t>
            </w:r>
          </w:p>
        </w:tc>
        <w:tc>
          <w:tcPr>
            <w:tcW w:w="510" w:type="pct"/>
          </w:tcPr>
          <w:p w14:paraId="16D04ADA" w14:textId="4A7F6E2E" w:rsidR="00ED437E" w:rsidRPr="00C73E1C" w:rsidRDefault="00F27461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4418 (80.93)</w:t>
            </w:r>
          </w:p>
        </w:tc>
      </w:tr>
      <w:tr w:rsidR="00ED437E" w:rsidRPr="00C73E1C" w14:paraId="219BC87F" w14:textId="69D6A7FD" w:rsidTr="00921644">
        <w:trPr>
          <w:jc w:val="center"/>
        </w:trPr>
        <w:tc>
          <w:tcPr>
            <w:tcW w:w="1930" w:type="pct"/>
          </w:tcPr>
          <w:p w14:paraId="222FFF87" w14:textId="77777777" w:rsidR="00ED437E" w:rsidRPr="00C73E1C" w:rsidRDefault="00ED437E" w:rsidP="00ED437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510" w:type="pct"/>
          </w:tcPr>
          <w:p w14:paraId="266AA5C0" w14:textId="2C2B74D5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1350 (82.59)</w:t>
            </w:r>
          </w:p>
        </w:tc>
        <w:tc>
          <w:tcPr>
            <w:tcW w:w="510" w:type="pct"/>
          </w:tcPr>
          <w:p w14:paraId="64658A12" w14:textId="09E82415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2023 (43.28)</w:t>
            </w:r>
          </w:p>
        </w:tc>
        <w:tc>
          <w:tcPr>
            <w:tcW w:w="510" w:type="pct"/>
          </w:tcPr>
          <w:p w14:paraId="266EADC8" w14:textId="32F27304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3053 (37.46)</w:t>
            </w:r>
          </w:p>
        </w:tc>
        <w:tc>
          <w:tcPr>
            <w:tcW w:w="520" w:type="pct"/>
          </w:tcPr>
          <w:p w14:paraId="7F0D91F1" w14:textId="1597353E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726 (13.21)</w:t>
            </w:r>
          </w:p>
        </w:tc>
        <w:tc>
          <w:tcPr>
            <w:tcW w:w="510" w:type="pct"/>
          </w:tcPr>
          <w:p w14:paraId="46A4C4E9" w14:textId="0BA2B305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1801 (18.36)</w:t>
            </w:r>
          </w:p>
        </w:tc>
        <w:tc>
          <w:tcPr>
            <w:tcW w:w="510" w:type="pct"/>
          </w:tcPr>
          <w:p w14:paraId="3A22E9F3" w14:textId="068FDA9D" w:rsidR="00ED437E" w:rsidRPr="00C73E1C" w:rsidRDefault="00F27461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946 (19.07)</w:t>
            </w:r>
          </w:p>
        </w:tc>
      </w:tr>
      <w:tr w:rsidR="00ED437E" w:rsidRPr="00C73E1C" w14:paraId="2AE2F1EA" w14:textId="3188250B" w:rsidTr="00921644">
        <w:trPr>
          <w:jc w:val="center"/>
        </w:trPr>
        <w:tc>
          <w:tcPr>
            <w:tcW w:w="1930" w:type="pct"/>
          </w:tcPr>
          <w:p w14:paraId="706785A1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Active transport</w:t>
            </w:r>
          </w:p>
        </w:tc>
        <w:tc>
          <w:tcPr>
            <w:tcW w:w="510" w:type="pct"/>
          </w:tcPr>
          <w:p w14:paraId="4E7E54FE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5F8F7681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1DC211BA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</w:tcPr>
          <w:p w14:paraId="392EBE66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514B20E0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4A3918B3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D437E" w:rsidRPr="00C73E1C" w14:paraId="57C1BB53" w14:textId="699B9419" w:rsidTr="00921644">
        <w:trPr>
          <w:jc w:val="center"/>
        </w:trPr>
        <w:tc>
          <w:tcPr>
            <w:tcW w:w="1930" w:type="pct"/>
          </w:tcPr>
          <w:p w14:paraId="5F6767A9" w14:textId="77777777" w:rsidR="00ED437E" w:rsidRPr="00C73E1C" w:rsidRDefault="00ED437E" w:rsidP="00ED437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510" w:type="pct"/>
          </w:tcPr>
          <w:p w14:paraId="1D00AD71" w14:textId="5E56F899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882 (50.02)</w:t>
            </w:r>
          </w:p>
        </w:tc>
        <w:tc>
          <w:tcPr>
            <w:tcW w:w="510" w:type="pct"/>
          </w:tcPr>
          <w:p w14:paraId="3E0A82DF" w14:textId="57A7784B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2698 (56.37)</w:t>
            </w:r>
          </w:p>
        </w:tc>
        <w:tc>
          <w:tcPr>
            <w:tcW w:w="510" w:type="pct"/>
          </w:tcPr>
          <w:p w14:paraId="344B6F0B" w14:textId="414B75DF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6082 (73.10)</w:t>
            </w:r>
          </w:p>
        </w:tc>
        <w:tc>
          <w:tcPr>
            <w:tcW w:w="520" w:type="pct"/>
          </w:tcPr>
          <w:p w14:paraId="4CEFBE28" w14:textId="49FF5AA4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1078 (40.51)</w:t>
            </w:r>
          </w:p>
        </w:tc>
        <w:tc>
          <w:tcPr>
            <w:tcW w:w="510" w:type="pct"/>
          </w:tcPr>
          <w:p w14:paraId="245ED11C" w14:textId="0868DD26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5104 (62.04)</w:t>
            </w:r>
          </w:p>
        </w:tc>
        <w:tc>
          <w:tcPr>
            <w:tcW w:w="510" w:type="pct"/>
          </w:tcPr>
          <w:p w14:paraId="6488EB13" w14:textId="5AC9EE90" w:rsidR="00ED437E" w:rsidRPr="00C73E1C" w:rsidRDefault="00F27461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4470 (83.82)</w:t>
            </w:r>
          </w:p>
        </w:tc>
      </w:tr>
      <w:tr w:rsidR="00ED437E" w:rsidRPr="00C73E1C" w14:paraId="1A13795D" w14:textId="520A6059" w:rsidTr="00921644">
        <w:trPr>
          <w:jc w:val="center"/>
        </w:trPr>
        <w:tc>
          <w:tcPr>
            <w:tcW w:w="1930" w:type="pct"/>
          </w:tcPr>
          <w:p w14:paraId="3E3C33D2" w14:textId="77777777" w:rsidR="00ED437E" w:rsidRPr="00C73E1C" w:rsidRDefault="00ED437E" w:rsidP="00ED437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510" w:type="pct"/>
          </w:tcPr>
          <w:p w14:paraId="269CE2DF" w14:textId="249290BE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742 (49.98)</w:t>
            </w:r>
          </w:p>
        </w:tc>
        <w:tc>
          <w:tcPr>
            <w:tcW w:w="510" w:type="pct"/>
          </w:tcPr>
          <w:p w14:paraId="6BB847D8" w14:textId="4076C7F6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2033 (43.63)</w:t>
            </w:r>
          </w:p>
        </w:tc>
        <w:tc>
          <w:tcPr>
            <w:tcW w:w="510" w:type="pct"/>
          </w:tcPr>
          <w:p w14:paraId="17A92A93" w14:textId="41AD8147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1903 (26.90)</w:t>
            </w:r>
          </w:p>
        </w:tc>
        <w:tc>
          <w:tcPr>
            <w:tcW w:w="520" w:type="pct"/>
          </w:tcPr>
          <w:p w14:paraId="4FD2FBAE" w14:textId="30B5A568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1490 (59.49)</w:t>
            </w:r>
          </w:p>
        </w:tc>
        <w:tc>
          <w:tcPr>
            <w:tcW w:w="510" w:type="pct"/>
          </w:tcPr>
          <w:p w14:paraId="6C0E177A" w14:textId="70324771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3078 (37.96)</w:t>
            </w:r>
          </w:p>
        </w:tc>
        <w:tc>
          <w:tcPr>
            <w:tcW w:w="510" w:type="pct"/>
          </w:tcPr>
          <w:p w14:paraId="73A79848" w14:textId="07F74275" w:rsidR="00ED437E" w:rsidRPr="00C73E1C" w:rsidRDefault="00F27461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894 (16.18)</w:t>
            </w:r>
          </w:p>
        </w:tc>
      </w:tr>
      <w:tr w:rsidR="00ED437E" w:rsidRPr="00C73E1C" w14:paraId="46DE7DD2" w14:textId="165F8C79" w:rsidTr="00921644">
        <w:trPr>
          <w:jc w:val="center"/>
        </w:trPr>
        <w:tc>
          <w:tcPr>
            <w:tcW w:w="1930" w:type="pct"/>
          </w:tcPr>
          <w:p w14:paraId="7823B601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Vigorous leisure activity</w:t>
            </w:r>
          </w:p>
        </w:tc>
        <w:tc>
          <w:tcPr>
            <w:tcW w:w="510" w:type="pct"/>
          </w:tcPr>
          <w:p w14:paraId="0D0A40AC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5D5FC725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3E67CD47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</w:tcPr>
          <w:p w14:paraId="2F3AF9C8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048D3118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37A12B7A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D437E" w:rsidRPr="00C73E1C" w14:paraId="2593ABBC" w14:textId="214E676D" w:rsidTr="00921644">
        <w:trPr>
          <w:jc w:val="center"/>
        </w:trPr>
        <w:tc>
          <w:tcPr>
            <w:tcW w:w="1930" w:type="pct"/>
          </w:tcPr>
          <w:p w14:paraId="608DB369" w14:textId="77777777" w:rsidR="00ED437E" w:rsidRPr="00C73E1C" w:rsidRDefault="00ED437E" w:rsidP="00ED437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510" w:type="pct"/>
          </w:tcPr>
          <w:p w14:paraId="37289FFB" w14:textId="09CA69D3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273 (21.53)</w:t>
            </w:r>
          </w:p>
        </w:tc>
        <w:tc>
          <w:tcPr>
            <w:tcW w:w="510" w:type="pct"/>
          </w:tcPr>
          <w:p w14:paraId="2C8E3C0C" w14:textId="7CF5F0D7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158 (5.98)</w:t>
            </w:r>
          </w:p>
        </w:tc>
        <w:tc>
          <w:tcPr>
            <w:tcW w:w="510" w:type="pct"/>
          </w:tcPr>
          <w:p w14:paraId="67A2665C" w14:textId="671CFEBF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151 (3.00)</w:t>
            </w:r>
          </w:p>
        </w:tc>
        <w:tc>
          <w:tcPr>
            <w:tcW w:w="520" w:type="pct"/>
          </w:tcPr>
          <w:p w14:paraId="5C3DB4A2" w14:textId="714530BA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162 (13.12)</w:t>
            </w:r>
          </w:p>
        </w:tc>
        <w:tc>
          <w:tcPr>
            <w:tcW w:w="510" w:type="pct"/>
          </w:tcPr>
          <w:p w14:paraId="46478331" w14:textId="161C43B8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415 (5.42)</w:t>
            </w:r>
          </w:p>
        </w:tc>
        <w:tc>
          <w:tcPr>
            <w:tcW w:w="510" w:type="pct"/>
          </w:tcPr>
          <w:p w14:paraId="4080CE8F" w14:textId="37FE7DDE" w:rsidR="00ED437E" w:rsidRPr="00C73E1C" w:rsidRDefault="00F27461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243 (7.53)</w:t>
            </w:r>
          </w:p>
        </w:tc>
      </w:tr>
      <w:tr w:rsidR="00ED437E" w:rsidRPr="00C73E1C" w14:paraId="38DFBF16" w14:textId="0B0EFF88" w:rsidTr="00921644">
        <w:trPr>
          <w:jc w:val="center"/>
        </w:trPr>
        <w:tc>
          <w:tcPr>
            <w:tcW w:w="1930" w:type="pct"/>
          </w:tcPr>
          <w:p w14:paraId="2D2FFFD3" w14:textId="77777777" w:rsidR="00ED437E" w:rsidRPr="00C73E1C" w:rsidRDefault="00ED437E" w:rsidP="00ED437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510" w:type="pct"/>
          </w:tcPr>
          <w:p w14:paraId="257601CB" w14:textId="676E497E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1345 (78.47)</w:t>
            </w:r>
          </w:p>
        </w:tc>
        <w:tc>
          <w:tcPr>
            <w:tcW w:w="510" w:type="pct"/>
          </w:tcPr>
          <w:p w14:paraId="3B2F8ECE" w14:textId="42CB61E0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4573 (94.02)</w:t>
            </w:r>
          </w:p>
        </w:tc>
        <w:tc>
          <w:tcPr>
            <w:tcW w:w="510" w:type="pct"/>
          </w:tcPr>
          <w:p w14:paraId="2A86484F" w14:textId="2A0D0994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7834 (97.0)</w:t>
            </w:r>
          </w:p>
        </w:tc>
        <w:tc>
          <w:tcPr>
            <w:tcW w:w="520" w:type="pct"/>
          </w:tcPr>
          <w:p w14:paraId="7C90BF82" w14:textId="6E755A20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2406 (86.88)</w:t>
            </w:r>
          </w:p>
        </w:tc>
        <w:tc>
          <w:tcPr>
            <w:tcW w:w="510" w:type="pct"/>
          </w:tcPr>
          <w:p w14:paraId="580FE300" w14:textId="2C3D8668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7767 (94.58)</w:t>
            </w:r>
          </w:p>
        </w:tc>
        <w:tc>
          <w:tcPr>
            <w:tcW w:w="510" w:type="pct"/>
          </w:tcPr>
          <w:p w14:paraId="74844BBE" w14:textId="2BEE40C2" w:rsidR="00ED437E" w:rsidRPr="00C73E1C" w:rsidRDefault="00F27461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5121 (92.47)</w:t>
            </w:r>
          </w:p>
        </w:tc>
      </w:tr>
      <w:tr w:rsidR="00ED437E" w:rsidRPr="00C73E1C" w14:paraId="65D69E86" w14:textId="4FCA5C3C" w:rsidTr="00921644">
        <w:trPr>
          <w:jc w:val="center"/>
        </w:trPr>
        <w:tc>
          <w:tcPr>
            <w:tcW w:w="1930" w:type="pct"/>
          </w:tcPr>
          <w:p w14:paraId="7AB279B1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lastRenderedPageBreak/>
              <w:t>Moderate leisure activity</w:t>
            </w:r>
          </w:p>
        </w:tc>
        <w:tc>
          <w:tcPr>
            <w:tcW w:w="510" w:type="pct"/>
          </w:tcPr>
          <w:p w14:paraId="2BF37F2D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3762AF33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5FE806CD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</w:tcPr>
          <w:p w14:paraId="6359C70E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06364319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6AB8D5D8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D437E" w:rsidRPr="00C73E1C" w14:paraId="6D395C04" w14:textId="3EEA9909" w:rsidTr="00921644">
        <w:trPr>
          <w:jc w:val="center"/>
        </w:trPr>
        <w:tc>
          <w:tcPr>
            <w:tcW w:w="1930" w:type="pct"/>
          </w:tcPr>
          <w:p w14:paraId="758C6633" w14:textId="77777777" w:rsidR="00ED437E" w:rsidRPr="00C73E1C" w:rsidRDefault="00ED437E" w:rsidP="00ED437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510" w:type="pct"/>
          </w:tcPr>
          <w:p w14:paraId="2639A578" w14:textId="54597685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376 (24.20)</w:t>
            </w:r>
          </w:p>
        </w:tc>
        <w:tc>
          <w:tcPr>
            <w:tcW w:w="510" w:type="pct"/>
          </w:tcPr>
          <w:p w14:paraId="0C8DB8A6" w14:textId="41D74A37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310 (10.81)</w:t>
            </w:r>
          </w:p>
        </w:tc>
        <w:tc>
          <w:tcPr>
            <w:tcW w:w="510" w:type="pct"/>
          </w:tcPr>
          <w:p w14:paraId="33F179CB" w14:textId="34926A4C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786 (11.44)</w:t>
            </w:r>
          </w:p>
        </w:tc>
        <w:tc>
          <w:tcPr>
            <w:tcW w:w="520" w:type="pct"/>
          </w:tcPr>
          <w:p w14:paraId="51DA3125" w14:textId="7833C64F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233 (12.78)</w:t>
            </w:r>
          </w:p>
        </w:tc>
        <w:tc>
          <w:tcPr>
            <w:tcW w:w="510" w:type="pct"/>
          </w:tcPr>
          <w:p w14:paraId="3A9C2E76" w14:textId="2D3F31BC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551 (7.09)</w:t>
            </w:r>
          </w:p>
        </w:tc>
        <w:tc>
          <w:tcPr>
            <w:tcW w:w="510" w:type="pct"/>
          </w:tcPr>
          <w:p w14:paraId="14AF2C6D" w14:textId="76F147EB" w:rsidR="00ED437E" w:rsidRPr="00C73E1C" w:rsidRDefault="00815B64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692 (16.58)</w:t>
            </w:r>
          </w:p>
        </w:tc>
      </w:tr>
      <w:tr w:rsidR="00ED437E" w:rsidRPr="00C73E1C" w14:paraId="7A8ABB42" w14:textId="68F4AEDE" w:rsidTr="00921644">
        <w:trPr>
          <w:jc w:val="center"/>
        </w:trPr>
        <w:tc>
          <w:tcPr>
            <w:tcW w:w="1930" w:type="pct"/>
          </w:tcPr>
          <w:p w14:paraId="4C8BE596" w14:textId="77777777" w:rsidR="00ED437E" w:rsidRPr="00C73E1C" w:rsidRDefault="00ED437E" w:rsidP="00ED437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510" w:type="pct"/>
          </w:tcPr>
          <w:p w14:paraId="2DF38722" w14:textId="1427A187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1242 (75.80)</w:t>
            </w:r>
          </w:p>
        </w:tc>
        <w:tc>
          <w:tcPr>
            <w:tcW w:w="510" w:type="pct"/>
          </w:tcPr>
          <w:p w14:paraId="7293DC72" w14:textId="53CEEF22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4421 (89.19)</w:t>
            </w:r>
          </w:p>
        </w:tc>
        <w:tc>
          <w:tcPr>
            <w:tcW w:w="510" w:type="pct"/>
          </w:tcPr>
          <w:p w14:paraId="2D7CEAFD" w14:textId="43EA8D0C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7199 (88.56)</w:t>
            </w:r>
          </w:p>
        </w:tc>
        <w:tc>
          <w:tcPr>
            <w:tcW w:w="520" w:type="pct"/>
          </w:tcPr>
          <w:p w14:paraId="2C4FC334" w14:textId="3D636AA8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2335 (87.22)</w:t>
            </w:r>
          </w:p>
        </w:tc>
        <w:tc>
          <w:tcPr>
            <w:tcW w:w="510" w:type="pct"/>
          </w:tcPr>
          <w:p w14:paraId="0B006CD3" w14:textId="4F69BCD1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7631 (92.91)</w:t>
            </w:r>
          </w:p>
        </w:tc>
        <w:tc>
          <w:tcPr>
            <w:tcW w:w="510" w:type="pct"/>
          </w:tcPr>
          <w:p w14:paraId="2A5B8058" w14:textId="656F2B5C" w:rsidR="00ED437E" w:rsidRPr="00C73E1C" w:rsidRDefault="00815B64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4672 (83.42)</w:t>
            </w:r>
          </w:p>
        </w:tc>
      </w:tr>
      <w:tr w:rsidR="00ED437E" w:rsidRPr="00C73E1C" w14:paraId="6E01A1F8" w14:textId="045FDF41" w:rsidTr="00921644">
        <w:trPr>
          <w:jc w:val="center"/>
        </w:trPr>
        <w:tc>
          <w:tcPr>
            <w:tcW w:w="1930" w:type="pct"/>
          </w:tcPr>
          <w:p w14:paraId="373ED461" w14:textId="77777777" w:rsidR="00ED437E" w:rsidRPr="00C73E1C" w:rsidRDefault="00ED437E" w:rsidP="00ED437E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Obesity</w:t>
            </w:r>
          </w:p>
        </w:tc>
        <w:tc>
          <w:tcPr>
            <w:tcW w:w="510" w:type="pct"/>
          </w:tcPr>
          <w:p w14:paraId="00665B65" w14:textId="77777777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</w:tcPr>
          <w:p w14:paraId="71CCD01C" w14:textId="77777777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</w:tcPr>
          <w:p w14:paraId="5958B8A2" w14:textId="77777777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0" w:type="pct"/>
          </w:tcPr>
          <w:p w14:paraId="3BB00DD2" w14:textId="77777777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</w:tcPr>
          <w:p w14:paraId="6C0F0B80" w14:textId="77777777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</w:tcPr>
          <w:p w14:paraId="18392204" w14:textId="77777777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D437E" w:rsidRPr="00C73E1C" w14:paraId="621A8E9E" w14:textId="634C96F3" w:rsidTr="00921644">
        <w:trPr>
          <w:jc w:val="center"/>
        </w:trPr>
        <w:tc>
          <w:tcPr>
            <w:tcW w:w="1930" w:type="pct"/>
          </w:tcPr>
          <w:p w14:paraId="4FAF9AA2" w14:textId="77777777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510" w:type="pct"/>
          </w:tcPr>
          <w:p w14:paraId="1ECC164A" w14:textId="4EC8E45D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257 (12.06)</w:t>
            </w:r>
          </w:p>
        </w:tc>
        <w:tc>
          <w:tcPr>
            <w:tcW w:w="510" w:type="pct"/>
          </w:tcPr>
          <w:p w14:paraId="167FDBC5" w14:textId="72D2D6E0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325 (5.72)</w:t>
            </w:r>
          </w:p>
        </w:tc>
        <w:tc>
          <w:tcPr>
            <w:tcW w:w="510" w:type="pct"/>
          </w:tcPr>
          <w:p w14:paraId="421EC199" w14:textId="34294082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524 (5.91)</w:t>
            </w:r>
          </w:p>
        </w:tc>
        <w:tc>
          <w:tcPr>
            <w:tcW w:w="520" w:type="pct"/>
          </w:tcPr>
          <w:p w14:paraId="30F5EACB" w14:textId="47E1F512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56 (0.94)</w:t>
            </w:r>
          </w:p>
        </w:tc>
        <w:tc>
          <w:tcPr>
            <w:tcW w:w="510" w:type="pct"/>
          </w:tcPr>
          <w:p w14:paraId="653D29E9" w14:textId="346BBFEC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552 (5.70)</w:t>
            </w:r>
          </w:p>
        </w:tc>
        <w:tc>
          <w:tcPr>
            <w:tcW w:w="510" w:type="pct"/>
          </w:tcPr>
          <w:p w14:paraId="767DCA60" w14:textId="0F9B37D9" w:rsidR="00ED437E" w:rsidRPr="00C73E1C" w:rsidRDefault="00BE33B7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311 (4.65)</w:t>
            </w:r>
          </w:p>
        </w:tc>
      </w:tr>
      <w:tr w:rsidR="00ED437E" w:rsidRPr="00C73E1C" w14:paraId="14646C87" w14:textId="023E6CA0" w:rsidTr="00921644">
        <w:trPr>
          <w:jc w:val="center"/>
        </w:trPr>
        <w:tc>
          <w:tcPr>
            <w:tcW w:w="1930" w:type="pct"/>
          </w:tcPr>
          <w:p w14:paraId="2FDE1D04" w14:textId="77777777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510" w:type="pct"/>
          </w:tcPr>
          <w:p w14:paraId="770BDF38" w14:textId="03AA72DA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1360 (87.94)</w:t>
            </w:r>
          </w:p>
        </w:tc>
        <w:tc>
          <w:tcPr>
            <w:tcW w:w="510" w:type="pct"/>
          </w:tcPr>
          <w:p w14:paraId="1D7F4D19" w14:textId="6BD10636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4244 (94.28)</w:t>
            </w:r>
          </w:p>
        </w:tc>
        <w:tc>
          <w:tcPr>
            <w:tcW w:w="510" w:type="pct"/>
          </w:tcPr>
          <w:p w14:paraId="37BD8555" w14:textId="789EA3B5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7377 (94.09)</w:t>
            </w:r>
          </w:p>
        </w:tc>
        <w:tc>
          <w:tcPr>
            <w:tcW w:w="520" w:type="pct"/>
          </w:tcPr>
          <w:p w14:paraId="7CB0F221" w14:textId="0606D7BF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2428 (99.06)</w:t>
            </w:r>
          </w:p>
        </w:tc>
        <w:tc>
          <w:tcPr>
            <w:tcW w:w="510" w:type="pct"/>
          </w:tcPr>
          <w:p w14:paraId="2B45DD8A" w14:textId="1C130E1D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7458 (94.30)</w:t>
            </w:r>
          </w:p>
        </w:tc>
        <w:tc>
          <w:tcPr>
            <w:tcW w:w="510" w:type="pct"/>
          </w:tcPr>
          <w:p w14:paraId="3250D339" w14:textId="067766C3" w:rsidR="00ED437E" w:rsidRPr="00C73E1C" w:rsidRDefault="00BE33B7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4991 (95.35)</w:t>
            </w:r>
          </w:p>
        </w:tc>
      </w:tr>
    </w:tbl>
    <w:p w14:paraId="6BA436F4" w14:textId="77777777" w:rsidR="00794C8B" w:rsidRPr="00C73E1C" w:rsidRDefault="00794C8B" w:rsidP="00794C8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447941F" w14:textId="0770CD8D" w:rsidR="007F57AF" w:rsidRPr="00C73E1C" w:rsidRDefault="007F57AF" w:rsidP="007F57AF">
      <w:pPr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C73E1C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Table </w:t>
      </w:r>
      <w:r w:rsidR="005E1CEC">
        <w:rPr>
          <w:rFonts w:ascii="Times New Roman" w:hAnsi="Times New Roman" w:cs="Times New Roman"/>
          <w:b/>
          <w:bCs/>
          <w:kern w:val="0"/>
          <w:sz w:val="24"/>
          <w:szCs w:val="24"/>
        </w:rPr>
        <w:t>5</w:t>
      </w:r>
      <w:r w:rsidRPr="00C73E1C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Distribution of </w:t>
      </w:r>
      <w:r w:rsidRPr="00794C8B">
        <w:rPr>
          <w:rFonts w:ascii="Times New Roman" w:hAnsi="Times New Roman" w:cs="Times New Roman"/>
          <w:b/>
          <w:bCs/>
          <w:kern w:val="0"/>
          <w:sz w:val="24"/>
          <w:szCs w:val="24"/>
        </w:rPr>
        <w:t>Hyperglycemia</w:t>
      </w:r>
      <w:r w:rsidR="00211C5E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by </w:t>
      </w:r>
      <w:r w:rsidRPr="00C73E1C">
        <w:rPr>
          <w:rFonts w:ascii="Times New Roman" w:hAnsi="Times New Roman" w:cs="Times New Roman"/>
          <w:b/>
          <w:bCs/>
          <w:kern w:val="0"/>
          <w:sz w:val="24"/>
          <w:szCs w:val="24"/>
        </w:rPr>
        <w:t>socio-economic variables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5939"/>
        <w:gridCol w:w="1569"/>
        <w:gridCol w:w="1570"/>
        <w:gridCol w:w="1570"/>
        <w:gridCol w:w="1600"/>
        <w:gridCol w:w="1570"/>
        <w:gridCol w:w="1570"/>
      </w:tblGrid>
      <w:tr w:rsidR="00FE711E" w:rsidRPr="00C73E1C" w14:paraId="066878F3" w14:textId="77777777" w:rsidTr="006B325A">
        <w:trPr>
          <w:jc w:val="center"/>
        </w:trPr>
        <w:tc>
          <w:tcPr>
            <w:tcW w:w="1930" w:type="pct"/>
          </w:tcPr>
          <w:p w14:paraId="290A6498" w14:textId="77777777" w:rsidR="007F57AF" w:rsidRPr="00C73E1C" w:rsidRDefault="007F57AF" w:rsidP="00537E3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Variables</w:t>
            </w:r>
          </w:p>
        </w:tc>
        <w:tc>
          <w:tcPr>
            <w:tcW w:w="510" w:type="pct"/>
          </w:tcPr>
          <w:p w14:paraId="666D707A" w14:textId="77777777" w:rsidR="007F57AF" w:rsidRDefault="007F57AF" w:rsidP="00537E31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Maldives</w:t>
            </w:r>
          </w:p>
          <w:p w14:paraId="0EC1F450" w14:textId="0EFA2C24" w:rsidR="005E1CEC" w:rsidRPr="00C73E1C" w:rsidRDefault="005E1CEC" w:rsidP="00537E3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1635)</w:t>
            </w:r>
          </w:p>
        </w:tc>
        <w:tc>
          <w:tcPr>
            <w:tcW w:w="510" w:type="pct"/>
          </w:tcPr>
          <w:p w14:paraId="62349A6F" w14:textId="77777777" w:rsidR="007F57AF" w:rsidRDefault="007F57AF" w:rsidP="00537E31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Sri Lanka</w:t>
            </w:r>
          </w:p>
          <w:p w14:paraId="41C6536A" w14:textId="47972D69" w:rsidR="00326F35" w:rsidRPr="002C06FF" w:rsidRDefault="00326F35" w:rsidP="00537E3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4394)</w:t>
            </w:r>
          </w:p>
        </w:tc>
        <w:tc>
          <w:tcPr>
            <w:tcW w:w="510" w:type="pct"/>
          </w:tcPr>
          <w:p w14:paraId="35C755AC" w14:textId="77777777" w:rsidR="007F57AF" w:rsidRDefault="007F57AF" w:rsidP="00537E31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Myanmar</w:t>
            </w:r>
          </w:p>
          <w:p w14:paraId="707AE5BE" w14:textId="213CA01D" w:rsidR="00AA5399" w:rsidRPr="002C06FF" w:rsidRDefault="00AA5399" w:rsidP="00537E3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7844)</w:t>
            </w:r>
          </w:p>
        </w:tc>
        <w:tc>
          <w:tcPr>
            <w:tcW w:w="520" w:type="pct"/>
          </w:tcPr>
          <w:p w14:paraId="5A14F945" w14:textId="77777777" w:rsidR="007F57AF" w:rsidRDefault="007F57AF" w:rsidP="00537E31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Timor-Leste</w:t>
            </w:r>
          </w:p>
          <w:p w14:paraId="35CC9ADE" w14:textId="07DA99E2" w:rsidR="009B76E1" w:rsidRPr="002C06FF" w:rsidRDefault="009B76E1" w:rsidP="00537E3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2429)</w:t>
            </w:r>
          </w:p>
        </w:tc>
        <w:tc>
          <w:tcPr>
            <w:tcW w:w="510" w:type="pct"/>
          </w:tcPr>
          <w:p w14:paraId="2B92371F" w14:textId="77777777" w:rsidR="007F57AF" w:rsidRDefault="007F57AF" w:rsidP="00537E31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Bangladesh</w:t>
            </w:r>
          </w:p>
          <w:p w14:paraId="055DFF68" w14:textId="740009AC" w:rsidR="00E212E1" w:rsidRPr="002C06FF" w:rsidRDefault="00E212E1" w:rsidP="00537E3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8185)</w:t>
            </w:r>
          </w:p>
        </w:tc>
        <w:tc>
          <w:tcPr>
            <w:tcW w:w="510" w:type="pct"/>
          </w:tcPr>
          <w:p w14:paraId="0D3514D9" w14:textId="77777777" w:rsidR="007F57AF" w:rsidRDefault="007F57AF" w:rsidP="00537E31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Nepal</w:t>
            </w:r>
          </w:p>
          <w:p w14:paraId="021BFA93" w14:textId="174B6F9A" w:rsidR="001546EB" w:rsidRPr="002C06FF" w:rsidRDefault="001546EB" w:rsidP="00537E3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4989)</w:t>
            </w:r>
          </w:p>
        </w:tc>
      </w:tr>
      <w:tr w:rsidR="00FE711E" w:rsidRPr="00C73E1C" w14:paraId="7C224B32" w14:textId="77777777" w:rsidTr="006B325A">
        <w:trPr>
          <w:jc w:val="center"/>
        </w:trPr>
        <w:tc>
          <w:tcPr>
            <w:tcW w:w="1930" w:type="pct"/>
          </w:tcPr>
          <w:p w14:paraId="70F4C7CF" w14:textId="77777777" w:rsidR="007F57AF" w:rsidRPr="00C73E1C" w:rsidRDefault="007F57AF" w:rsidP="00537E3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10" w:type="pct"/>
          </w:tcPr>
          <w:p w14:paraId="79A2569C" w14:textId="77777777" w:rsidR="007F57AF" w:rsidRPr="00C73E1C" w:rsidRDefault="007F57AF" w:rsidP="00537E3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 (%)</w:t>
            </w:r>
          </w:p>
        </w:tc>
        <w:tc>
          <w:tcPr>
            <w:tcW w:w="510" w:type="pct"/>
          </w:tcPr>
          <w:p w14:paraId="63E18A7E" w14:textId="77777777" w:rsidR="007F57AF" w:rsidRPr="00C73E1C" w:rsidRDefault="007F57AF" w:rsidP="00537E31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2C06F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 (%)</w:t>
            </w:r>
          </w:p>
        </w:tc>
        <w:tc>
          <w:tcPr>
            <w:tcW w:w="510" w:type="pct"/>
          </w:tcPr>
          <w:p w14:paraId="5E8AEC4C" w14:textId="77777777" w:rsidR="007F57AF" w:rsidRPr="00C73E1C" w:rsidRDefault="007F57AF" w:rsidP="00537E3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C06F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 (%)</w:t>
            </w:r>
          </w:p>
        </w:tc>
        <w:tc>
          <w:tcPr>
            <w:tcW w:w="520" w:type="pct"/>
          </w:tcPr>
          <w:p w14:paraId="1298085D" w14:textId="77777777" w:rsidR="007F57AF" w:rsidRPr="00C73E1C" w:rsidRDefault="007F57AF" w:rsidP="00537E31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C06F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 (%)</w:t>
            </w:r>
          </w:p>
        </w:tc>
        <w:tc>
          <w:tcPr>
            <w:tcW w:w="510" w:type="pct"/>
          </w:tcPr>
          <w:p w14:paraId="6D8588B6" w14:textId="77777777" w:rsidR="007F57AF" w:rsidRPr="00C73E1C" w:rsidRDefault="007F57AF" w:rsidP="00537E3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C06F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 (%)</w:t>
            </w:r>
          </w:p>
        </w:tc>
        <w:tc>
          <w:tcPr>
            <w:tcW w:w="510" w:type="pct"/>
          </w:tcPr>
          <w:p w14:paraId="36DA9F69" w14:textId="77777777" w:rsidR="007F57AF" w:rsidRPr="00C73E1C" w:rsidRDefault="007F57AF" w:rsidP="00537E31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C06F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 (%)</w:t>
            </w:r>
          </w:p>
        </w:tc>
      </w:tr>
      <w:tr w:rsidR="00FE711E" w:rsidRPr="00C73E1C" w14:paraId="61BC9049" w14:textId="77777777" w:rsidTr="006B325A">
        <w:trPr>
          <w:jc w:val="center"/>
        </w:trPr>
        <w:tc>
          <w:tcPr>
            <w:tcW w:w="1930" w:type="pct"/>
          </w:tcPr>
          <w:p w14:paraId="4AABA504" w14:textId="77777777" w:rsidR="007F57AF" w:rsidRPr="00C73E1C" w:rsidRDefault="007F57AF" w:rsidP="00537E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Socio-economic background</w:t>
            </w:r>
          </w:p>
        </w:tc>
        <w:tc>
          <w:tcPr>
            <w:tcW w:w="510" w:type="pct"/>
          </w:tcPr>
          <w:p w14:paraId="35E65B01" w14:textId="77777777" w:rsidR="007F57AF" w:rsidRPr="00537E31" w:rsidRDefault="007F57AF" w:rsidP="00537E31">
            <w:pPr>
              <w:rPr>
                <w:rFonts w:ascii="Times New Roman" w:hAnsi="Times New Roman" w:cs="Times New Roman"/>
                <w:b/>
                <w:bCs/>
                <w:color w:val="C00000"/>
                <w:sz w:val="24"/>
                <w:szCs w:val="24"/>
              </w:rPr>
            </w:pPr>
          </w:p>
        </w:tc>
        <w:tc>
          <w:tcPr>
            <w:tcW w:w="510" w:type="pct"/>
          </w:tcPr>
          <w:p w14:paraId="613DF2F4" w14:textId="77777777" w:rsidR="007F57AF" w:rsidRPr="00C73E1C" w:rsidRDefault="007F57AF" w:rsidP="00537E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</w:tcPr>
          <w:p w14:paraId="209E6052" w14:textId="77777777" w:rsidR="007F57AF" w:rsidRPr="00C73E1C" w:rsidRDefault="007F57AF" w:rsidP="00537E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0" w:type="pct"/>
          </w:tcPr>
          <w:p w14:paraId="76E1EFEB" w14:textId="77777777" w:rsidR="007F57AF" w:rsidRPr="00C73E1C" w:rsidRDefault="007F57AF" w:rsidP="00537E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</w:tcPr>
          <w:p w14:paraId="54BE0B2C" w14:textId="77777777" w:rsidR="007F57AF" w:rsidRPr="00C73E1C" w:rsidRDefault="007F57AF" w:rsidP="00537E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</w:tcPr>
          <w:p w14:paraId="19BF7A1E" w14:textId="77777777" w:rsidR="007F57AF" w:rsidRPr="00C73E1C" w:rsidRDefault="007F57AF" w:rsidP="00537E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E711E" w:rsidRPr="00C73E1C" w14:paraId="3C5DBEA8" w14:textId="77777777" w:rsidTr="006B325A">
        <w:trPr>
          <w:jc w:val="center"/>
        </w:trPr>
        <w:tc>
          <w:tcPr>
            <w:tcW w:w="1930" w:type="pct"/>
          </w:tcPr>
          <w:p w14:paraId="19F833FD" w14:textId="77777777" w:rsidR="007F57AF" w:rsidRPr="00C73E1C" w:rsidRDefault="007F57AF" w:rsidP="00537E3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Age (18 years or above) </w:t>
            </w:r>
          </w:p>
        </w:tc>
        <w:tc>
          <w:tcPr>
            <w:tcW w:w="510" w:type="pct"/>
          </w:tcPr>
          <w:p w14:paraId="61EF20DD" w14:textId="7ED48ADB" w:rsidR="007F57AF" w:rsidRPr="006B325A" w:rsidRDefault="002C144A" w:rsidP="00537E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B325A">
              <w:rPr>
                <w:rFonts w:ascii="Times New Roman" w:hAnsi="Times New Roman" w:cs="Times New Roman"/>
                <w:sz w:val="24"/>
                <w:szCs w:val="24"/>
              </w:rPr>
              <w:t>577 (50.98)</w:t>
            </w:r>
          </w:p>
        </w:tc>
        <w:tc>
          <w:tcPr>
            <w:tcW w:w="510" w:type="pct"/>
          </w:tcPr>
          <w:p w14:paraId="2DCCA1B7" w14:textId="2E10130F" w:rsidR="007F57AF" w:rsidRPr="006B325A" w:rsidRDefault="00E66842" w:rsidP="00537E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646 (</w:t>
            </w:r>
            <w:r w:rsidR="003039F1">
              <w:rPr>
                <w:rFonts w:ascii="Times New Roman" w:hAnsi="Times New Roman" w:cs="Times New Roman"/>
                <w:sz w:val="24"/>
                <w:szCs w:val="24"/>
              </w:rPr>
              <w:t>33.97)</w:t>
            </w:r>
          </w:p>
        </w:tc>
        <w:tc>
          <w:tcPr>
            <w:tcW w:w="510" w:type="pct"/>
          </w:tcPr>
          <w:p w14:paraId="1E64C4BF" w14:textId="2E88D132" w:rsidR="007F57AF" w:rsidRPr="006B325A" w:rsidRDefault="003331C4" w:rsidP="00537E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748 (15.19)</w:t>
            </w:r>
          </w:p>
        </w:tc>
        <w:tc>
          <w:tcPr>
            <w:tcW w:w="520" w:type="pct"/>
          </w:tcPr>
          <w:p w14:paraId="1ADC9002" w14:textId="71D2AB1C" w:rsidR="007F57AF" w:rsidRPr="006B325A" w:rsidRDefault="006A24C9" w:rsidP="00537E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622 (43.96)</w:t>
            </w:r>
          </w:p>
        </w:tc>
        <w:tc>
          <w:tcPr>
            <w:tcW w:w="510" w:type="pct"/>
          </w:tcPr>
          <w:p w14:paraId="1A8D4E2F" w14:textId="0243FA44" w:rsidR="007F57AF" w:rsidRPr="006B325A" w:rsidRDefault="005B7F4F" w:rsidP="00537E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1942 (28.33)</w:t>
            </w:r>
          </w:p>
        </w:tc>
        <w:tc>
          <w:tcPr>
            <w:tcW w:w="510" w:type="pct"/>
          </w:tcPr>
          <w:p w14:paraId="39FD100E" w14:textId="3AD8393D" w:rsidR="007F57AF" w:rsidRPr="006B325A" w:rsidRDefault="00C35E78" w:rsidP="00537E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1154 (40.67)</w:t>
            </w:r>
          </w:p>
        </w:tc>
      </w:tr>
      <w:tr w:rsidR="00FE711E" w:rsidRPr="00C73E1C" w14:paraId="12D1005F" w14:textId="77777777" w:rsidTr="006B325A">
        <w:trPr>
          <w:jc w:val="center"/>
        </w:trPr>
        <w:tc>
          <w:tcPr>
            <w:tcW w:w="1930" w:type="pct"/>
          </w:tcPr>
          <w:p w14:paraId="7367F723" w14:textId="77777777" w:rsidR="007F57AF" w:rsidRPr="00C73E1C" w:rsidRDefault="007F57AF" w:rsidP="00537E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18-29</w:t>
            </w:r>
          </w:p>
        </w:tc>
        <w:tc>
          <w:tcPr>
            <w:tcW w:w="510" w:type="pct"/>
          </w:tcPr>
          <w:p w14:paraId="7680FE2F" w14:textId="729EB551" w:rsidR="007F57AF" w:rsidRPr="00C73E1C" w:rsidRDefault="002C144A" w:rsidP="00537E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532 (32.66)</w:t>
            </w:r>
          </w:p>
        </w:tc>
        <w:tc>
          <w:tcPr>
            <w:tcW w:w="510" w:type="pct"/>
          </w:tcPr>
          <w:p w14:paraId="4DA456AC" w14:textId="3F458ED8" w:rsidR="007F57AF" w:rsidRPr="00C73E1C" w:rsidRDefault="00E66842" w:rsidP="00537E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1546 (</w:t>
            </w:r>
            <w:r w:rsidR="003039F1">
              <w:rPr>
                <w:rFonts w:ascii="Times New Roman" w:hAnsi="Times New Roman" w:cs="Times New Roman"/>
                <w:sz w:val="24"/>
                <w:szCs w:val="24"/>
              </w:rPr>
              <w:t>29.06)</w:t>
            </w:r>
          </w:p>
        </w:tc>
        <w:tc>
          <w:tcPr>
            <w:tcW w:w="510" w:type="pct"/>
          </w:tcPr>
          <w:p w14:paraId="349DD93B" w14:textId="44738051" w:rsidR="007F57AF" w:rsidRPr="00C73E1C" w:rsidRDefault="003331C4" w:rsidP="00537E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2984 (45.59)</w:t>
            </w:r>
          </w:p>
        </w:tc>
        <w:tc>
          <w:tcPr>
            <w:tcW w:w="520" w:type="pct"/>
          </w:tcPr>
          <w:p w14:paraId="26A3709F" w14:textId="6D3208FA" w:rsidR="007F57AF" w:rsidRPr="00C73E1C" w:rsidRDefault="006A24C9" w:rsidP="00537E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893 (32.04)</w:t>
            </w:r>
          </w:p>
        </w:tc>
        <w:tc>
          <w:tcPr>
            <w:tcW w:w="510" w:type="pct"/>
          </w:tcPr>
          <w:p w14:paraId="6724427A" w14:textId="1137E169" w:rsidR="007F57AF" w:rsidRPr="00C73E1C" w:rsidRDefault="005B7F4F" w:rsidP="00537E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3505 (38.48)</w:t>
            </w:r>
          </w:p>
        </w:tc>
        <w:tc>
          <w:tcPr>
            <w:tcW w:w="510" w:type="pct"/>
          </w:tcPr>
          <w:p w14:paraId="75171D6E" w14:textId="4FE16F16" w:rsidR="007F57AF" w:rsidRPr="00C73E1C" w:rsidRDefault="00C35E78" w:rsidP="00537E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1876 (30.95)</w:t>
            </w:r>
          </w:p>
        </w:tc>
      </w:tr>
      <w:tr w:rsidR="00FE711E" w:rsidRPr="00C73E1C" w14:paraId="46173383" w14:textId="77777777" w:rsidTr="006B325A">
        <w:trPr>
          <w:jc w:val="center"/>
        </w:trPr>
        <w:tc>
          <w:tcPr>
            <w:tcW w:w="1930" w:type="pct"/>
          </w:tcPr>
          <w:p w14:paraId="7707F647" w14:textId="77777777" w:rsidR="007F57AF" w:rsidRPr="00C73E1C" w:rsidRDefault="007F57AF" w:rsidP="00537E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30-44</w:t>
            </w:r>
          </w:p>
        </w:tc>
        <w:tc>
          <w:tcPr>
            <w:tcW w:w="510" w:type="pct"/>
          </w:tcPr>
          <w:p w14:paraId="078003B9" w14:textId="0E38DFC6" w:rsidR="007F57AF" w:rsidRPr="00C73E1C" w:rsidRDefault="002C144A" w:rsidP="00537E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423 (14.35)</w:t>
            </w:r>
          </w:p>
        </w:tc>
        <w:tc>
          <w:tcPr>
            <w:tcW w:w="510" w:type="pct"/>
          </w:tcPr>
          <w:p w14:paraId="551B827C" w14:textId="2AE58584" w:rsidR="007F57AF" w:rsidRPr="00C73E1C" w:rsidRDefault="00E66842" w:rsidP="00537E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1461 (</w:t>
            </w:r>
            <w:r w:rsidR="003039F1">
              <w:rPr>
                <w:rFonts w:ascii="Times New Roman" w:hAnsi="Times New Roman" w:cs="Times New Roman"/>
                <w:sz w:val="24"/>
                <w:szCs w:val="24"/>
              </w:rPr>
              <w:t>26.30)</w:t>
            </w:r>
          </w:p>
        </w:tc>
        <w:tc>
          <w:tcPr>
            <w:tcW w:w="510" w:type="pct"/>
          </w:tcPr>
          <w:p w14:paraId="1B69A451" w14:textId="4D4B0ECA" w:rsidR="007F57AF" w:rsidRPr="00C73E1C" w:rsidRDefault="003331C4" w:rsidP="00537E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3277 (31.99)</w:t>
            </w:r>
          </w:p>
        </w:tc>
        <w:tc>
          <w:tcPr>
            <w:tcW w:w="520" w:type="pct"/>
          </w:tcPr>
          <w:p w14:paraId="3ED18607" w14:textId="445C0ED1" w:rsidR="007F57AF" w:rsidRPr="00C73E1C" w:rsidRDefault="006A24C9" w:rsidP="00537E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552 (12.65)</w:t>
            </w:r>
          </w:p>
        </w:tc>
        <w:tc>
          <w:tcPr>
            <w:tcW w:w="510" w:type="pct"/>
          </w:tcPr>
          <w:p w14:paraId="070F82C7" w14:textId="468B6A6A" w:rsidR="007F57AF" w:rsidRPr="00C73E1C" w:rsidRDefault="005B7F4F" w:rsidP="00537E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2152 (25.34)</w:t>
            </w:r>
          </w:p>
        </w:tc>
        <w:tc>
          <w:tcPr>
            <w:tcW w:w="510" w:type="pct"/>
          </w:tcPr>
          <w:p w14:paraId="7918C3A9" w14:textId="0D3C69A4" w:rsidR="007F57AF" w:rsidRPr="00C73E1C" w:rsidRDefault="00C35E78" w:rsidP="00537E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1310 (19.56)</w:t>
            </w:r>
          </w:p>
        </w:tc>
      </w:tr>
      <w:tr w:rsidR="00FE711E" w:rsidRPr="00C73E1C" w14:paraId="6337554E" w14:textId="77777777" w:rsidTr="006B325A">
        <w:trPr>
          <w:jc w:val="center"/>
        </w:trPr>
        <w:tc>
          <w:tcPr>
            <w:tcW w:w="1930" w:type="pct"/>
          </w:tcPr>
          <w:p w14:paraId="03201205" w14:textId="77777777" w:rsidR="007F57AF" w:rsidRPr="00C73E1C" w:rsidRDefault="007F57AF" w:rsidP="00537E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45-59</w:t>
            </w:r>
          </w:p>
        </w:tc>
        <w:tc>
          <w:tcPr>
            <w:tcW w:w="510" w:type="pct"/>
          </w:tcPr>
          <w:p w14:paraId="005FECBD" w14:textId="44DB245D" w:rsidR="007F57AF" w:rsidRPr="00C73E1C" w:rsidRDefault="002C144A" w:rsidP="00537E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114 (2.00)</w:t>
            </w:r>
          </w:p>
        </w:tc>
        <w:tc>
          <w:tcPr>
            <w:tcW w:w="510" w:type="pct"/>
          </w:tcPr>
          <w:p w14:paraId="7B09B47F" w14:textId="23156243" w:rsidR="007F57AF" w:rsidRPr="00C73E1C" w:rsidRDefault="00E66842" w:rsidP="00537E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741 (</w:t>
            </w:r>
            <w:r w:rsidR="003039F1">
              <w:rPr>
                <w:rFonts w:ascii="Times New Roman" w:hAnsi="Times New Roman" w:cs="Times New Roman"/>
                <w:sz w:val="24"/>
                <w:szCs w:val="24"/>
              </w:rPr>
              <w:t>10.68)</w:t>
            </w:r>
          </w:p>
        </w:tc>
        <w:tc>
          <w:tcPr>
            <w:tcW w:w="510" w:type="pct"/>
          </w:tcPr>
          <w:p w14:paraId="3E5E78EC" w14:textId="156B6040" w:rsidR="007F57AF" w:rsidRPr="00C73E1C" w:rsidRDefault="003331C4" w:rsidP="00537E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835 (7.22)</w:t>
            </w:r>
          </w:p>
        </w:tc>
        <w:tc>
          <w:tcPr>
            <w:tcW w:w="520" w:type="pct"/>
          </w:tcPr>
          <w:p w14:paraId="4951CB14" w14:textId="4F4DD569" w:rsidR="007F57AF" w:rsidRPr="00C73E1C" w:rsidRDefault="006A24C9" w:rsidP="00537E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362 (11.34)</w:t>
            </w:r>
          </w:p>
        </w:tc>
        <w:tc>
          <w:tcPr>
            <w:tcW w:w="510" w:type="pct"/>
          </w:tcPr>
          <w:p w14:paraId="61E893D5" w14:textId="3367AB28" w:rsidR="007F57AF" w:rsidRPr="00C73E1C" w:rsidRDefault="005B7F4F" w:rsidP="00537E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586 (7.84)</w:t>
            </w:r>
          </w:p>
        </w:tc>
        <w:tc>
          <w:tcPr>
            <w:tcW w:w="510" w:type="pct"/>
          </w:tcPr>
          <w:p w14:paraId="327C3CDA" w14:textId="582DA921" w:rsidR="007F57AF" w:rsidRPr="00C73E1C" w:rsidRDefault="00C35E78" w:rsidP="00537E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649 (8.81)</w:t>
            </w:r>
          </w:p>
        </w:tc>
      </w:tr>
      <w:tr w:rsidR="00FE711E" w:rsidRPr="00C73E1C" w14:paraId="30047DA3" w14:textId="77777777" w:rsidTr="006B325A">
        <w:trPr>
          <w:jc w:val="center"/>
        </w:trPr>
        <w:tc>
          <w:tcPr>
            <w:tcW w:w="1930" w:type="pct"/>
          </w:tcPr>
          <w:p w14:paraId="5CD07092" w14:textId="77777777" w:rsidR="007F57AF" w:rsidRPr="00C73E1C" w:rsidRDefault="007F57AF" w:rsidP="00537E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60 or above</w:t>
            </w:r>
          </w:p>
        </w:tc>
        <w:tc>
          <w:tcPr>
            <w:tcW w:w="510" w:type="pct"/>
          </w:tcPr>
          <w:p w14:paraId="437B65B5" w14:textId="77777777" w:rsidR="007F57AF" w:rsidRPr="00C73E1C" w:rsidRDefault="007F57AF" w:rsidP="00537E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</w:tcPr>
          <w:p w14:paraId="6FF9B455" w14:textId="77777777" w:rsidR="007F57AF" w:rsidRPr="00C73E1C" w:rsidRDefault="007F57AF" w:rsidP="00537E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</w:tcPr>
          <w:p w14:paraId="59880A14" w14:textId="77777777" w:rsidR="007F57AF" w:rsidRPr="00C73E1C" w:rsidRDefault="007F57AF" w:rsidP="00537E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0" w:type="pct"/>
          </w:tcPr>
          <w:p w14:paraId="52F77C01" w14:textId="77777777" w:rsidR="007F57AF" w:rsidRPr="00C73E1C" w:rsidRDefault="007F57AF" w:rsidP="00537E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</w:tcPr>
          <w:p w14:paraId="7B5D0AED" w14:textId="77777777" w:rsidR="007F57AF" w:rsidRPr="00C73E1C" w:rsidRDefault="007F57AF" w:rsidP="00537E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</w:tcPr>
          <w:p w14:paraId="3B791AC3" w14:textId="77777777" w:rsidR="007F57AF" w:rsidRPr="00C73E1C" w:rsidRDefault="007F57AF" w:rsidP="00537E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E711E" w:rsidRPr="00C73E1C" w14:paraId="3136A502" w14:textId="77777777" w:rsidTr="006B325A">
        <w:trPr>
          <w:jc w:val="center"/>
        </w:trPr>
        <w:tc>
          <w:tcPr>
            <w:tcW w:w="1930" w:type="pct"/>
          </w:tcPr>
          <w:p w14:paraId="3754A50A" w14:textId="77777777" w:rsidR="007F57AF" w:rsidRPr="00C73E1C" w:rsidRDefault="007F57AF" w:rsidP="00537E3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Sex</w:t>
            </w:r>
          </w:p>
        </w:tc>
        <w:tc>
          <w:tcPr>
            <w:tcW w:w="510" w:type="pct"/>
          </w:tcPr>
          <w:p w14:paraId="454C4DC5" w14:textId="77777777" w:rsidR="007F57AF" w:rsidRPr="00C73E1C" w:rsidRDefault="007F57AF" w:rsidP="00537E3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1B504FF1" w14:textId="77777777" w:rsidR="007F57AF" w:rsidRPr="00C73E1C" w:rsidRDefault="007F57AF" w:rsidP="00537E3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73178E10" w14:textId="77777777" w:rsidR="007F57AF" w:rsidRPr="00C73E1C" w:rsidRDefault="007F57AF" w:rsidP="00537E3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</w:tcPr>
          <w:p w14:paraId="69B200E2" w14:textId="77777777" w:rsidR="007F57AF" w:rsidRPr="00C73E1C" w:rsidRDefault="007F57AF" w:rsidP="00537E3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6CD8CEB7" w14:textId="7CFB7F7D" w:rsidR="007F57AF" w:rsidRPr="00C73E1C" w:rsidRDefault="007F57AF" w:rsidP="00537E3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547F42E8" w14:textId="77777777" w:rsidR="007F57AF" w:rsidRPr="00C73E1C" w:rsidRDefault="007F57AF" w:rsidP="00537E3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FE711E" w:rsidRPr="00C73E1C" w14:paraId="773E0D17" w14:textId="77777777" w:rsidTr="006B325A">
        <w:trPr>
          <w:jc w:val="center"/>
        </w:trPr>
        <w:tc>
          <w:tcPr>
            <w:tcW w:w="1930" w:type="pct"/>
          </w:tcPr>
          <w:p w14:paraId="186518B1" w14:textId="77777777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ale</w:t>
            </w:r>
          </w:p>
        </w:tc>
        <w:tc>
          <w:tcPr>
            <w:tcW w:w="510" w:type="pct"/>
          </w:tcPr>
          <w:p w14:paraId="79710568" w14:textId="5462402B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591 (48.95)</w:t>
            </w:r>
          </w:p>
        </w:tc>
        <w:tc>
          <w:tcPr>
            <w:tcW w:w="510" w:type="pct"/>
          </w:tcPr>
          <w:p w14:paraId="7FE94F14" w14:textId="20A0C317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1686 (48.99)</w:t>
            </w:r>
          </w:p>
        </w:tc>
        <w:tc>
          <w:tcPr>
            <w:tcW w:w="510" w:type="pct"/>
          </w:tcPr>
          <w:p w14:paraId="348BAC7A" w14:textId="1CC7629B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2711 (49.86)</w:t>
            </w:r>
          </w:p>
        </w:tc>
        <w:tc>
          <w:tcPr>
            <w:tcW w:w="520" w:type="pct"/>
          </w:tcPr>
          <w:p w14:paraId="6D6481AF" w14:textId="5D155240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996 (36.72)</w:t>
            </w:r>
          </w:p>
        </w:tc>
        <w:tc>
          <w:tcPr>
            <w:tcW w:w="510" w:type="pct"/>
          </w:tcPr>
          <w:p w14:paraId="43D00DB6" w14:textId="2219A655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3804 (45.46)</w:t>
            </w:r>
          </w:p>
        </w:tc>
        <w:tc>
          <w:tcPr>
            <w:tcW w:w="510" w:type="pct"/>
          </w:tcPr>
          <w:p w14:paraId="1FAAD1C4" w14:textId="19B70DF8" w:rsidR="005B7F4F" w:rsidRPr="00C73E1C" w:rsidRDefault="00FE711E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1754 (46.48)</w:t>
            </w:r>
          </w:p>
        </w:tc>
      </w:tr>
      <w:tr w:rsidR="00FE711E" w:rsidRPr="00C73E1C" w14:paraId="354ACED2" w14:textId="77777777" w:rsidTr="006B325A">
        <w:trPr>
          <w:jc w:val="center"/>
        </w:trPr>
        <w:tc>
          <w:tcPr>
            <w:tcW w:w="1930" w:type="pct"/>
          </w:tcPr>
          <w:p w14:paraId="228910BC" w14:textId="77777777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Female</w:t>
            </w:r>
          </w:p>
        </w:tc>
        <w:tc>
          <w:tcPr>
            <w:tcW w:w="510" w:type="pct"/>
          </w:tcPr>
          <w:p w14:paraId="7F53CCFE" w14:textId="380BB851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1055 (51.05)</w:t>
            </w:r>
          </w:p>
        </w:tc>
        <w:tc>
          <w:tcPr>
            <w:tcW w:w="510" w:type="pct"/>
          </w:tcPr>
          <w:p w14:paraId="4CEC1E2A" w14:textId="38197FF1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2708 (51.01)</w:t>
            </w:r>
          </w:p>
        </w:tc>
        <w:tc>
          <w:tcPr>
            <w:tcW w:w="510" w:type="pct"/>
          </w:tcPr>
          <w:p w14:paraId="194E0EB2" w14:textId="72BC2281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5133 (50.14)</w:t>
            </w:r>
          </w:p>
        </w:tc>
        <w:tc>
          <w:tcPr>
            <w:tcW w:w="520" w:type="pct"/>
          </w:tcPr>
          <w:p w14:paraId="6296898B" w14:textId="3D4D7504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1433 (63.28)</w:t>
            </w:r>
          </w:p>
        </w:tc>
        <w:tc>
          <w:tcPr>
            <w:tcW w:w="510" w:type="pct"/>
          </w:tcPr>
          <w:p w14:paraId="44279341" w14:textId="7B9AA5CF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4381 (54.54)</w:t>
            </w:r>
          </w:p>
        </w:tc>
        <w:tc>
          <w:tcPr>
            <w:tcW w:w="510" w:type="pct"/>
          </w:tcPr>
          <w:p w14:paraId="3D4904D2" w14:textId="1C31BD70" w:rsidR="005B7F4F" w:rsidRPr="00C73E1C" w:rsidRDefault="00FE711E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3235 (53.52)</w:t>
            </w:r>
          </w:p>
        </w:tc>
      </w:tr>
      <w:tr w:rsidR="00FE711E" w:rsidRPr="00C73E1C" w14:paraId="73D13798" w14:textId="77777777" w:rsidTr="006B325A">
        <w:trPr>
          <w:jc w:val="center"/>
        </w:trPr>
        <w:tc>
          <w:tcPr>
            <w:tcW w:w="1930" w:type="pct"/>
          </w:tcPr>
          <w:p w14:paraId="11ED22A9" w14:textId="77777777" w:rsidR="005B7F4F" w:rsidRPr="00C73E1C" w:rsidRDefault="005B7F4F" w:rsidP="005B7F4F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Highest level of education</w:t>
            </w:r>
          </w:p>
        </w:tc>
        <w:tc>
          <w:tcPr>
            <w:tcW w:w="510" w:type="pct"/>
          </w:tcPr>
          <w:p w14:paraId="5157751A" w14:textId="77777777" w:rsidR="005B7F4F" w:rsidRPr="00C73E1C" w:rsidRDefault="005B7F4F" w:rsidP="005B7F4F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233439C5" w14:textId="77777777" w:rsidR="005B7F4F" w:rsidRPr="00C73E1C" w:rsidRDefault="005B7F4F" w:rsidP="005B7F4F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2598ED72" w14:textId="77777777" w:rsidR="005B7F4F" w:rsidRPr="00C73E1C" w:rsidRDefault="005B7F4F" w:rsidP="005B7F4F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</w:tcPr>
          <w:p w14:paraId="76D9EEB3" w14:textId="77777777" w:rsidR="005B7F4F" w:rsidRPr="00C73E1C" w:rsidRDefault="005B7F4F" w:rsidP="005B7F4F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21A74363" w14:textId="77777777" w:rsidR="005B7F4F" w:rsidRPr="00C73E1C" w:rsidRDefault="005B7F4F" w:rsidP="005B7F4F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28D0F845" w14:textId="77777777" w:rsidR="005B7F4F" w:rsidRPr="00C73E1C" w:rsidRDefault="005B7F4F" w:rsidP="005B7F4F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FE711E" w:rsidRPr="00C73E1C" w14:paraId="4A19A30F" w14:textId="77777777" w:rsidTr="006B325A">
        <w:trPr>
          <w:jc w:val="center"/>
        </w:trPr>
        <w:tc>
          <w:tcPr>
            <w:tcW w:w="1930" w:type="pct"/>
          </w:tcPr>
          <w:p w14:paraId="3C4EBBD4" w14:textId="77777777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 formal schooling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 basic literacy</w:t>
            </w:r>
          </w:p>
        </w:tc>
        <w:tc>
          <w:tcPr>
            <w:tcW w:w="510" w:type="pct"/>
          </w:tcPr>
          <w:p w14:paraId="3388865D" w14:textId="1FDD8DA3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420 (14.13)</w:t>
            </w:r>
          </w:p>
        </w:tc>
        <w:tc>
          <w:tcPr>
            <w:tcW w:w="510" w:type="pct"/>
          </w:tcPr>
          <w:p w14:paraId="1797692A" w14:textId="720F7EE3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219 (3.61)</w:t>
            </w:r>
          </w:p>
        </w:tc>
        <w:tc>
          <w:tcPr>
            <w:tcW w:w="510" w:type="pct"/>
          </w:tcPr>
          <w:p w14:paraId="26AA3FC2" w14:textId="402ED0A6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1167 (13.36)</w:t>
            </w:r>
          </w:p>
        </w:tc>
        <w:tc>
          <w:tcPr>
            <w:tcW w:w="520" w:type="pct"/>
          </w:tcPr>
          <w:p w14:paraId="6C5CC499" w14:textId="22A36C0B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821 (32.17)</w:t>
            </w:r>
          </w:p>
        </w:tc>
        <w:tc>
          <w:tcPr>
            <w:tcW w:w="510" w:type="pct"/>
          </w:tcPr>
          <w:p w14:paraId="3DEF1A97" w14:textId="5DB03DFB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2476 (33.61)</w:t>
            </w:r>
          </w:p>
        </w:tc>
        <w:tc>
          <w:tcPr>
            <w:tcW w:w="510" w:type="pct"/>
          </w:tcPr>
          <w:p w14:paraId="18DBFA2F" w14:textId="19536531" w:rsidR="005B7F4F" w:rsidRPr="00C73E1C" w:rsidRDefault="00C056A3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77 (2.30)</w:t>
            </w:r>
          </w:p>
        </w:tc>
      </w:tr>
      <w:tr w:rsidR="00FE711E" w:rsidRPr="00C73E1C" w14:paraId="6FBC5D29" w14:textId="77777777" w:rsidTr="006B325A">
        <w:trPr>
          <w:jc w:val="center"/>
        </w:trPr>
        <w:tc>
          <w:tcPr>
            <w:tcW w:w="1930" w:type="pct"/>
          </w:tcPr>
          <w:p w14:paraId="549142F3" w14:textId="77777777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Less than primary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 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Primary school completed</w:t>
            </w:r>
          </w:p>
        </w:tc>
        <w:tc>
          <w:tcPr>
            <w:tcW w:w="510" w:type="pct"/>
          </w:tcPr>
          <w:p w14:paraId="63C24F93" w14:textId="2310BCE5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404 (21.98)</w:t>
            </w:r>
          </w:p>
        </w:tc>
        <w:tc>
          <w:tcPr>
            <w:tcW w:w="510" w:type="pct"/>
          </w:tcPr>
          <w:p w14:paraId="30739870" w14:textId="6FAC07B1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619 (10.90)</w:t>
            </w:r>
          </w:p>
        </w:tc>
        <w:tc>
          <w:tcPr>
            <w:tcW w:w="510" w:type="pct"/>
          </w:tcPr>
          <w:p w14:paraId="5DABD8F4" w14:textId="50304129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4700 (57.64)</w:t>
            </w:r>
          </w:p>
        </w:tc>
        <w:tc>
          <w:tcPr>
            <w:tcW w:w="520" w:type="pct"/>
          </w:tcPr>
          <w:p w14:paraId="24AEE16F" w14:textId="0FE0B639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879 (39.03)</w:t>
            </w:r>
          </w:p>
        </w:tc>
        <w:tc>
          <w:tcPr>
            <w:tcW w:w="510" w:type="pct"/>
          </w:tcPr>
          <w:p w14:paraId="640B1C2A" w14:textId="5A0F2DF8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3735 (45.77)</w:t>
            </w:r>
          </w:p>
        </w:tc>
        <w:tc>
          <w:tcPr>
            <w:tcW w:w="510" w:type="pct"/>
          </w:tcPr>
          <w:p w14:paraId="194463FB" w14:textId="15214E4D" w:rsidR="005B7F4F" w:rsidRPr="00C73E1C" w:rsidRDefault="00C056A3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1404 (42.56)</w:t>
            </w:r>
          </w:p>
        </w:tc>
      </w:tr>
      <w:tr w:rsidR="00FE711E" w:rsidRPr="00C73E1C" w14:paraId="3BE5CDD7" w14:textId="77777777" w:rsidTr="006B325A">
        <w:trPr>
          <w:jc w:val="center"/>
        </w:trPr>
        <w:tc>
          <w:tcPr>
            <w:tcW w:w="1930" w:type="pct"/>
          </w:tcPr>
          <w:p w14:paraId="284EEAF4" w14:textId="77777777" w:rsidR="005B7F4F" w:rsidRPr="00C73E1C" w:rsidRDefault="005B7F4F" w:rsidP="005B7F4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Secondary school completed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 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High school completed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10" w:type="pct"/>
          </w:tcPr>
          <w:p w14:paraId="76984C42" w14:textId="34E62D61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652 (52.30)</w:t>
            </w:r>
          </w:p>
        </w:tc>
        <w:tc>
          <w:tcPr>
            <w:tcW w:w="510" w:type="pct"/>
          </w:tcPr>
          <w:p w14:paraId="4BB273F7" w14:textId="7B6A001D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1253 (26.73)</w:t>
            </w:r>
          </w:p>
        </w:tc>
        <w:tc>
          <w:tcPr>
            <w:tcW w:w="510" w:type="pct"/>
          </w:tcPr>
          <w:p w14:paraId="1817AB77" w14:textId="1C625162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1446 (20.78)</w:t>
            </w:r>
          </w:p>
        </w:tc>
        <w:tc>
          <w:tcPr>
            <w:tcW w:w="520" w:type="pct"/>
          </w:tcPr>
          <w:p w14:paraId="5F19BAD0" w14:textId="10F4EE24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607 (26.78)</w:t>
            </w:r>
          </w:p>
        </w:tc>
        <w:tc>
          <w:tcPr>
            <w:tcW w:w="510" w:type="pct"/>
          </w:tcPr>
          <w:p w14:paraId="79209B72" w14:textId="23D684BA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1397 (15.98)</w:t>
            </w:r>
          </w:p>
        </w:tc>
        <w:tc>
          <w:tcPr>
            <w:tcW w:w="510" w:type="pct"/>
          </w:tcPr>
          <w:p w14:paraId="72F8551A" w14:textId="619E1123" w:rsidR="005B7F4F" w:rsidRPr="00C73E1C" w:rsidRDefault="00C056A3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1330 (50.23)</w:t>
            </w:r>
          </w:p>
        </w:tc>
      </w:tr>
      <w:tr w:rsidR="00FE711E" w:rsidRPr="00C73E1C" w14:paraId="21912227" w14:textId="77777777" w:rsidTr="006B325A">
        <w:trPr>
          <w:jc w:val="center"/>
        </w:trPr>
        <w:tc>
          <w:tcPr>
            <w:tcW w:w="1930" w:type="pct"/>
          </w:tcPr>
          <w:p w14:paraId="7A1693A2" w14:textId="77777777" w:rsidR="005B7F4F" w:rsidRPr="00C73E1C" w:rsidRDefault="005B7F4F" w:rsidP="005B7F4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College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or higher </w:t>
            </w:r>
          </w:p>
        </w:tc>
        <w:tc>
          <w:tcPr>
            <w:tcW w:w="510" w:type="pct"/>
          </w:tcPr>
          <w:p w14:paraId="4F2AA895" w14:textId="12982213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163 (11.59)</w:t>
            </w:r>
          </w:p>
        </w:tc>
        <w:tc>
          <w:tcPr>
            <w:tcW w:w="510" w:type="pct"/>
          </w:tcPr>
          <w:p w14:paraId="32924A59" w14:textId="4E38D4A0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2295 (58.77)</w:t>
            </w:r>
          </w:p>
        </w:tc>
        <w:tc>
          <w:tcPr>
            <w:tcW w:w="510" w:type="pct"/>
          </w:tcPr>
          <w:p w14:paraId="313B1997" w14:textId="3DC80DCC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508 (8.22)</w:t>
            </w:r>
          </w:p>
        </w:tc>
        <w:tc>
          <w:tcPr>
            <w:tcW w:w="520" w:type="pct"/>
          </w:tcPr>
          <w:p w14:paraId="435186DA" w14:textId="37269C15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77 (2.03)</w:t>
            </w:r>
          </w:p>
        </w:tc>
        <w:tc>
          <w:tcPr>
            <w:tcW w:w="510" w:type="pct"/>
          </w:tcPr>
          <w:p w14:paraId="29AF4099" w14:textId="0BD17135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556 (4.63)</w:t>
            </w:r>
          </w:p>
        </w:tc>
        <w:tc>
          <w:tcPr>
            <w:tcW w:w="510" w:type="pct"/>
          </w:tcPr>
          <w:p w14:paraId="434DFA89" w14:textId="785B2C6C" w:rsidR="005B7F4F" w:rsidRPr="00C73E1C" w:rsidRDefault="00C056A3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161 (4.92)</w:t>
            </w:r>
          </w:p>
        </w:tc>
      </w:tr>
      <w:tr w:rsidR="00FE711E" w:rsidRPr="00C73E1C" w14:paraId="3696B2A4" w14:textId="77777777" w:rsidTr="006B325A">
        <w:trPr>
          <w:jc w:val="center"/>
        </w:trPr>
        <w:tc>
          <w:tcPr>
            <w:tcW w:w="1930" w:type="pct"/>
          </w:tcPr>
          <w:p w14:paraId="57D7F77A" w14:textId="77777777" w:rsidR="005B7F4F" w:rsidRPr="00C73E1C" w:rsidRDefault="005B7F4F" w:rsidP="005B7F4F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Marital status</w:t>
            </w:r>
          </w:p>
        </w:tc>
        <w:tc>
          <w:tcPr>
            <w:tcW w:w="510" w:type="pct"/>
          </w:tcPr>
          <w:p w14:paraId="133DDDD6" w14:textId="77777777" w:rsidR="005B7F4F" w:rsidRPr="00C73E1C" w:rsidRDefault="005B7F4F" w:rsidP="005B7F4F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47741E67" w14:textId="77777777" w:rsidR="005B7F4F" w:rsidRPr="00C73E1C" w:rsidRDefault="005B7F4F" w:rsidP="005B7F4F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4CBF3015" w14:textId="77777777" w:rsidR="005B7F4F" w:rsidRPr="00C73E1C" w:rsidRDefault="005B7F4F" w:rsidP="005B7F4F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</w:tcPr>
          <w:p w14:paraId="5DA46739" w14:textId="77777777" w:rsidR="005B7F4F" w:rsidRPr="00C73E1C" w:rsidRDefault="005B7F4F" w:rsidP="005B7F4F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0718EE7F" w14:textId="77777777" w:rsidR="005B7F4F" w:rsidRPr="00C73E1C" w:rsidRDefault="005B7F4F" w:rsidP="005B7F4F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62822A1E" w14:textId="77777777" w:rsidR="005B7F4F" w:rsidRPr="00C73E1C" w:rsidRDefault="005B7F4F" w:rsidP="005B7F4F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FE711E" w:rsidRPr="00C73E1C" w14:paraId="42F691F2" w14:textId="77777777" w:rsidTr="006B325A">
        <w:trPr>
          <w:jc w:val="center"/>
        </w:trPr>
        <w:tc>
          <w:tcPr>
            <w:tcW w:w="1930" w:type="pct"/>
          </w:tcPr>
          <w:p w14:paraId="4E500D14" w14:textId="77777777" w:rsidR="005B7F4F" w:rsidRPr="00C73E1C" w:rsidRDefault="005B7F4F" w:rsidP="005B7F4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Currently Married</w:t>
            </w:r>
          </w:p>
        </w:tc>
        <w:tc>
          <w:tcPr>
            <w:tcW w:w="510" w:type="pct"/>
          </w:tcPr>
          <w:p w14:paraId="70128763" w14:textId="4E01709B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1116 (61.82)</w:t>
            </w:r>
          </w:p>
        </w:tc>
        <w:tc>
          <w:tcPr>
            <w:tcW w:w="510" w:type="pct"/>
          </w:tcPr>
          <w:p w14:paraId="11E0D9FA" w14:textId="11A29ADB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10" w:type="pct"/>
          </w:tcPr>
          <w:p w14:paraId="7A170CC8" w14:textId="041ED693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5956 (77.30)</w:t>
            </w:r>
          </w:p>
        </w:tc>
        <w:tc>
          <w:tcPr>
            <w:tcW w:w="520" w:type="pct"/>
          </w:tcPr>
          <w:p w14:paraId="61524100" w14:textId="174A0F03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1920 (67.40)</w:t>
            </w:r>
          </w:p>
        </w:tc>
        <w:tc>
          <w:tcPr>
            <w:tcW w:w="510" w:type="pct"/>
          </w:tcPr>
          <w:p w14:paraId="2B949004" w14:textId="30040743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7250 (87.84)</w:t>
            </w:r>
          </w:p>
        </w:tc>
        <w:tc>
          <w:tcPr>
            <w:tcW w:w="510" w:type="pct"/>
          </w:tcPr>
          <w:p w14:paraId="7D65BC52" w14:textId="63222D6A" w:rsidR="005B7F4F" w:rsidRPr="00C73E1C" w:rsidRDefault="00B96B74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4395 (83.77)</w:t>
            </w:r>
          </w:p>
        </w:tc>
      </w:tr>
      <w:tr w:rsidR="00FE711E" w:rsidRPr="00C73E1C" w14:paraId="28729D02" w14:textId="77777777" w:rsidTr="006B325A">
        <w:trPr>
          <w:jc w:val="center"/>
        </w:trPr>
        <w:tc>
          <w:tcPr>
            <w:tcW w:w="1930" w:type="pct"/>
          </w:tcPr>
          <w:p w14:paraId="0849CA02" w14:textId="77777777" w:rsidR="005B7F4F" w:rsidRPr="00C73E1C" w:rsidRDefault="005B7F4F" w:rsidP="005B7F4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Not Married</w:t>
            </w:r>
          </w:p>
        </w:tc>
        <w:tc>
          <w:tcPr>
            <w:tcW w:w="510" w:type="pct"/>
          </w:tcPr>
          <w:p w14:paraId="11D76115" w14:textId="4C2CF344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525 (38.18)</w:t>
            </w:r>
          </w:p>
        </w:tc>
        <w:tc>
          <w:tcPr>
            <w:tcW w:w="510" w:type="pct"/>
          </w:tcPr>
          <w:p w14:paraId="0EB41881" w14:textId="261B7038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10" w:type="pct"/>
          </w:tcPr>
          <w:p w14:paraId="2E1CD758" w14:textId="0016BBE9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1885 (22.70)</w:t>
            </w:r>
          </w:p>
        </w:tc>
        <w:tc>
          <w:tcPr>
            <w:tcW w:w="520" w:type="pct"/>
          </w:tcPr>
          <w:p w14:paraId="237E1394" w14:textId="5BC4AA7B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502 (32.60)</w:t>
            </w:r>
          </w:p>
        </w:tc>
        <w:tc>
          <w:tcPr>
            <w:tcW w:w="510" w:type="pct"/>
          </w:tcPr>
          <w:p w14:paraId="36C1C89E" w14:textId="75A4882B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935 (12.16)</w:t>
            </w:r>
          </w:p>
        </w:tc>
        <w:tc>
          <w:tcPr>
            <w:tcW w:w="510" w:type="pct"/>
          </w:tcPr>
          <w:p w14:paraId="433A238C" w14:textId="011A86ED" w:rsidR="005B7F4F" w:rsidRPr="00C73E1C" w:rsidRDefault="00B96B74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594 (16.23)</w:t>
            </w:r>
          </w:p>
        </w:tc>
      </w:tr>
      <w:tr w:rsidR="00FE711E" w:rsidRPr="00C73E1C" w14:paraId="3E02035F" w14:textId="77777777" w:rsidTr="006B325A">
        <w:trPr>
          <w:jc w:val="center"/>
        </w:trPr>
        <w:tc>
          <w:tcPr>
            <w:tcW w:w="1930" w:type="pct"/>
          </w:tcPr>
          <w:p w14:paraId="4FFE25D3" w14:textId="77777777" w:rsidR="005B7F4F" w:rsidRPr="00C73E1C" w:rsidRDefault="005B7F4F" w:rsidP="005B7F4F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Work status</w:t>
            </w:r>
          </w:p>
        </w:tc>
        <w:tc>
          <w:tcPr>
            <w:tcW w:w="510" w:type="pct"/>
          </w:tcPr>
          <w:p w14:paraId="63FDF028" w14:textId="77777777" w:rsidR="005B7F4F" w:rsidRPr="00C73E1C" w:rsidRDefault="005B7F4F" w:rsidP="005B7F4F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1FF32CF0" w14:textId="77777777" w:rsidR="005B7F4F" w:rsidRPr="00C73E1C" w:rsidRDefault="005B7F4F" w:rsidP="005B7F4F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4F0FB712" w14:textId="77777777" w:rsidR="005B7F4F" w:rsidRPr="00C73E1C" w:rsidRDefault="005B7F4F" w:rsidP="005B7F4F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</w:tcPr>
          <w:p w14:paraId="28EF1D1C" w14:textId="77777777" w:rsidR="005B7F4F" w:rsidRPr="00C73E1C" w:rsidRDefault="005B7F4F" w:rsidP="005B7F4F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783C8067" w14:textId="77777777" w:rsidR="005B7F4F" w:rsidRPr="00C73E1C" w:rsidRDefault="005B7F4F" w:rsidP="005B7F4F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4416E954" w14:textId="77777777" w:rsidR="005B7F4F" w:rsidRPr="00C73E1C" w:rsidRDefault="005B7F4F" w:rsidP="005B7F4F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FE711E" w:rsidRPr="00C73E1C" w14:paraId="12568DD4" w14:textId="77777777" w:rsidTr="006B325A">
        <w:trPr>
          <w:jc w:val="center"/>
        </w:trPr>
        <w:tc>
          <w:tcPr>
            <w:tcW w:w="1930" w:type="pct"/>
          </w:tcPr>
          <w:p w14:paraId="6E4834C4" w14:textId="77777777" w:rsidR="005B7F4F" w:rsidRPr="00C73E1C" w:rsidRDefault="005B7F4F" w:rsidP="005B7F4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Employee/Business/Agriculture/</w:t>
            </w:r>
            <w:proofErr w:type="spellStart"/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Labour</w:t>
            </w:r>
            <w:proofErr w:type="spellEnd"/>
          </w:p>
        </w:tc>
        <w:tc>
          <w:tcPr>
            <w:tcW w:w="510" w:type="pct"/>
          </w:tcPr>
          <w:p w14:paraId="631D3A90" w14:textId="5B8B04CC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628 (47.82)</w:t>
            </w:r>
          </w:p>
        </w:tc>
        <w:tc>
          <w:tcPr>
            <w:tcW w:w="510" w:type="pct"/>
          </w:tcPr>
          <w:p w14:paraId="735C8DC9" w14:textId="7B0461E3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1066 (28.48)</w:t>
            </w:r>
          </w:p>
        </w:tc>
        <w:tc>
          <w:tcPr>
            <w:tcW w:w="510" w:type="pct"/>
          </w:tcPr>
          <w:p w14:paraId="40B8524E" w14:textId="2E9403E6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873 (12.17)</w:t>
            </w:r>
          </w:p>
        </w:tc>
        <w:tc>
          <w:tcPr>
            <w:tcW w:w="520" w:type="pct"/>
          </w:tcPr>
          <w:p w14:paraId="7A3A3E98" w14:textId="70D01DB5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392 (13.60)</w:t>
            </w:r>
          </w:p>
        </w:tc>
        <w:tc>
          <w:tcPr>
            <w:tcW w:w="510" w:type="pct"/>
          </w:tcPr>
          <w:p w14:paraId="27803944" w14:textId="19956E2C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3593 (42.59)</w:t>
            </w:r>
          </w:p>
        </w:tc>
        <w:tc>
          <w:tcPr>
            <w:tcW w:w="510" w:type="pct"/>
          </w:tcPr>
          <w:p w14:paraId="7D21BCD7" w14:textId="5E82D99B" w:rsidR="005B7F4F" w:rsidRPr="00C73E1C" w:rsidRDefault="000523B8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438 (10.09)</w:t>
            </w:r>
          </w:p>
        </w:tc>
      </w:tr>
      <w:tr w:rsidR="00FE711E" w:rsidRPr="00C73E1C" w14:paraId="32C2FC48" w14:textId="77777777" w:rsidTr="006B325A">
        <w:trPr>
          <w:jc w:val="center"/>
        </w:trPr>
        <w:tc>
          <w:tcPr>
            <w:tcW w:w="1930" w:type="pct"/>
          </w:tcPr>
          <w:p w14:paraId="1D8BAC19" w14:textId="77777777" w:rsidR="005B7F4F" w:rsidRPr="00C73E1C" w:rsidRDefault="005B7F4F" w:rsidP="005B7F4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Home maker/Other voluntary work</w:t>
            </w:r>
          </w:p>
        </w:tc>
        <w:tc>
          <w:tcPr>
            <w:tcW w:w="510" w:type="pct"/>
          </w:tcPr>
          <w:p w14:paraId="125609C3" w14:textId="02E63F52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686 (32.45)</w:t>
            </w:r>
          </w:p>
        </w:tc>
        <w:tc>
          <w:tcPr>
            <w:tcW w:w="510" w:type="pct"/>
          </w:tcPr>
          <w:p w14:paraId="09C126AE" w14:textId="670FDF45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2403 (47.64)</w:t>
            </w:r>
          </w:p>
        </w:tc>
        <w:tc>
          <w:tcPr>
            <w:tcW w:w="510" w:type="pct"/>
          </w:tcPr>
          <w:p w14:paraId="51F59476" w14:textId="21E806F1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6378 (80.17)</w:t>
            </w:r>
          </w:p>
        </w:tc>
        <w:tc>
          <w:tcPr>
            <w:tcW w:w="520" w:type="pct"/>
          </w:tcPr>
          <w:p w14:paraId="554D55FF" w14:textId="636BB5E5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1496 (69.74)</w:t>
            </w:r>
          </w:p>
        </w:tc>
        <w:tc>
          <w:tcPr>
            <w:tcW w:w="510" w:type="pct"/>
          </w:tcPr>
          <w:p w14:paraId="12E8FD64" w14:textId="57D6537E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4144 (52.79)</w:t>
            </w:r>
          </w:p>
        </w:tc>
        <w:tc>
          <w:tcPr>
            <w:tcW w:w="510" w:type="pct"/>
          </w:tcPr>
          <w:p w14:paraId="0F4DB26F" w14:textId="6AF46916" w:rsidR="005B7F4F" w:rsidRPr="00C73E1C" w:rsidRDefault="000523B8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4051 (74.12)</w:t>
            </w:r>
          </w:p>
        </w:tc>
      </w:tr>
      <w:tr w:rsidR="00FE711E" w:rsidRPr="00C73E1C" w14:paraId="79F6EE18" w14:textId="77777777" w:rsidTr="006B325A">
        <w:trPr>
          <w:jc w:val="center"/>
        </w:trPr>
        <w:tc>
          <w:tcPr>
            <w:tcW w:w="1930" w:type="pct"/>
          </w:tcPr>
          <w:p w14:paraId="7D551338" w14:textId="77777777" w:rsidR="005B7F4F" w:rsidRPr="00C73E1C" w:rsidRDefault="005B7F4F" w:rsidP="005B7F4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Unemployed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510" w:type="pct"/>
          </w:tcPr>
          <w:p w14:paraId="43CF4CF8" w14:textId="6767EBDB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321 (19.73)</w:t>
            </w:r>
          </w:p>
        </w:tc>
        <w:tc>
          <w:tcPr>
            <w:tcW w:w="510" w:type="pct"/>
          </w:tcPr>
          <w:p w14:paraId="02C8A93A" w14:textId="44F7B2C7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919 (23.88)</w:t>
            </w:r>
          </w:p>
        </w:tc>
        <w:tc>
          <w:tcPr>
            <w:tcW w:w="510" w:type="pct"/>
          </w:tcPr>
          <w:p w14:paraId="6710D575" w14:textId="162115D4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587 (7.66)</w:t>
            </w:r>
          </w:p>
        </w:tc>
        <w:tc>
          <w:tcPr>
            <w:tcW w:w="520" w:type="pct"/>
          </w:tcPr>
          <w:p w14:paraId="0BD9DCF9" w14:textId="69F870B4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438 (16.67)</w:t>
            </w:r>
          </w:p>
        </w:tc>
        <w:tc>
          <w:tcPr>
            <w:tcW w:w="510" w:type="pct"/>
          </w:tcPr>
          <w:p w14:paraId="3FFF036A" w14:textId="6DFCA8AE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445 (4.61)</w:t>
            </w:r>
          </w:p>
        </w:tc>
        <w:tc>
          <w:tcPr>
            <w:tcW w:w="510" w:type="pct"/>
          </w:tcPr>
          <w:p w14:paraId="3532D3DF" w14:textId="6FA72152" w:rsidR="005B7F4F" w:rsidRPr="00C73E1C" w:rsidRDefault="000523B8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494 (15.79)</w:t>
            </w:r>
          </w:p>
        </w:tc>
      </w:tr>
      <w:tr w:rsidR="00FE711E" w:rsidRPr="00C73E1C" w14:paraId="3901F676" w14:textId="77777777" w:rsidTr="006B325A">
        <w:trPr>
          <w:jc w:val="center"/>
        </w:trPr>
        <w:tc>
          <w:tcPr>
            <w:tcW w:w="1930" w:type="pct"/>
          </w:tcPr>
          <w:p w14:paraId="111917FE" w14:textId="77777777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Food intake</w:t>
            </w:r>
          </w:p>
        </w:tc>
        <w:tc>
          <w:tcPr>
            <w:tcW w:w="510" w:type="pct"/>
          </w:tcPr>
          <w:p w14:paraId="0ABA15C3" w14:textId="77777777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</w:tcPr>
          <w:p w14:paraId="1FE18CF1" w14:textId="77777777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</w:tcPr>
          <w:p w14:paraId="2AE8CEBF" w14:textId="77777777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0" w:type="pct"/>
          </w:tcPr>
          <w:p w14:paraId="40503D05" w14:textId="77777777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</w:tcPr>
          <w:p w14:paraId="6141B52B" w14:textId="77777777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</w:tcPr>
          <w:p w14:paraId="30D00FFC" w14:textId="77777777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E711E" w:rsidRPr="00C73E1C" w14:paraId="480704C9" w14:textId="77777777" w:rsidTr="006B325A">
        <w:trPr>
          <w:jc w:val="center"/>
        </w:trPr>
        <w:tc>
          <w:tcPr>
            <w:tcW w:w="1930" w:type="pct"/>
          </w:tcPr>
          <w:p w14:paraId="1B58E463" w14:textId="77777777" w:rsidR="005B7F4F" w:rsidRPr="00C73E1C" w:rsidRDefault="005B7F4F" w:rsidP="005B7F4F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Current smoking</w:t>
            </w:r>
          </w:p>
        </w:tc>
        <w:tc>
          <w:tcPr>
            <w:tcW w:w="510" w:type="pct"/>
          </w:tcPr>
          <w:p w14:paraId="3C3E636F" w14:textId="77777777" w:rsidR="005B7F4F" w:rsidRPr="00C73E1C" w:rsidRDefault="005B7F4F" w:rsidP="005B7F4F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40797F60" w14:textId="77777777" w:rsidR="005B7F4F" w:rsidRPr="00C73E1C" w:rsidRDefault="005B7F4F" w:rsidP="005B7F4F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10186EDA" w14:textId="77777777" w:rsidR="005B7F4F" w:rsidRPr="00C73E1C" w:rsidRDefault="005B7F4F" w:rsidP="005B7F4F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</w:tcPr>
          <w:p w14:paraId="14616708" w14:textId="77777777" w:rsidR="005B7F4F" w:rsidRPr="00C73E1C" w:rsidRDefault="005B7F4F" w:rsidP="005B7F4F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77BA5C78" w14:textId="77777777" w:rsidR="005B7F4F" w:rsidRPr="00C73E1C" w:rsidRDefault="005B7F4F" w:rsidP="005B7F4F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437A5B22" w14:textId="77777777" w:rsidR="005B7F4F" w:rsidRPr="00C73E1C" w:rsidRDefault="005B7F4F" w:rsidP="005B7F4F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FE711E" w:rsidRPr="00C73E1C" w14:paraId="0DE7F28A" w14:textId="77777777" w:rsidTr="006B325A">
        <w:trPr>
          <w:jc w:val="center"/>
        </w:trPr>
        <w:tc>
          <w:tcPr>
            <w:tcW w:w="1930" w:type="pct"/>
          </w:tcPr>
          <w:p w14:paraId="504F8044" w14:textId="77777777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Daily/Yes </w:t>
            </w:r>
          </w:p>
        </w:tc>
        <w:tc>
          <w:tcPr>
            <w:tcW w:w="510" w:type="pct"/>
          </w:tcPr>
          <w:p w14:paraId="14F8841A" w14:textId="01F8FCE7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251 (19.48)</w:t>
            </w:r>
          </w:p>
        </w:tc>
        <w:tc>
          <w:tcPr>
            <w:tcW w:w="510" w:type="pct"/>
          </w:tcPr>
          <w:p w14:paraId="1CF0934B" w14:textId="03B9B46E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532 (14.38)</w:t>
            </w:r>
          </w:p>
        </w:tc>
        <w:tc>
          <w:tcPr>
            <w:tcW w:w="510" w:type="pct"/>
          </w:tcPr>
          <w:p w14:paraId="544F606A" w14:textId="0B299550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1755 (25.76)</w:t>
            </w:r>
          </w:p>
        </w:tc>
        <w:tc>
          <w:tcPr>
            <w:tcW w:w="520" w:type="pct"/>
          </w:tcPr>
          <w:p w14:paraId="043296E2" w14:textId="6F1D96CA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754 (54.38)</w:t>
            </w:r>
          </w:p>
        </w:tc>
        <w:tc>
          <w:tcPr>
            <w:tcW w:w="510" w:type="pct"/>
          </w:tcPr>
          <w:p w14:paraId="23D2FD72" w14:textId="6CC36982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1923 (22.98)</w:t>
            </w:r>
          </w:p>
        </w:tc>
        <w:tc>
          <w:tcPr>
            <w:tcW w:w="510" w:type="pct"/>
          </w:tcPr>
          <w:p w14:paraId="7051D1BB" w14:textId="2EAF02A4" w:rsidR="005B7F4F" w:rsidRPr="00C73E1C" w:rsidRDefault="00392DB6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976 (17.95)</w:t>
            </w:r>
          </w:p>
        </w:tc>
      </w:tr>
      <w:tr w:rsidR="00FE711E" w:rsidRPr="00C73E1C" w14:paraId="2E6973B8" w14:textId="77777777" w:rsidTr="006B325A">
        <w:trPr>
          <w:jc w:val="center"/>
        </w:trPr>
        <w:tc>
          <w:tcPr>
            <w:tcW w:w="1930" w:type="pct"/>
          </w:tcPr>
          <w:p w14:paraId="16505880" w14:textId="77777777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Less than daily/No</w:t>
            </w:r>
          </w:p>
        </w:tc>
        <w:tc>
          <w:tcPr>
            <w:tcW w:w="510" w:type="pct"/>
          </w:tcPr>
          <w:p w14:paraId="235FDB1A" w14:textId="32AAD2C4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1389 (80.52)</w:t>
            </w:r>
          </w:p>
        </w:tc>
        <w:tc>
          <w:tcPr>
            <w:tcW w:w="510" w:type="pct"/>
          </w:tcPr>
          <w:p w14:paraId="2F653B8E" w14:textId="42A142C0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3859 (85.62)</w:t>
            </w:r>
          </w:p>
        </w:tc>
        <w:tc>
          <w:tcPr>
            <w:tcW w:w="510" w:type="pct"/>
          </w:tcPr>
          <w:p w14:paraId="59AA7886" w14:textId="29EF44D8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6087 (74.24)</w:t>
            </w:r>
          </w:p>
        </w:tc>
        <w:tc>
          <w:tcPr>
            <w:tcW w:w="520" w:type="pct"/>
          </w:tcPr>
          <w:p w14:paraId="7BDE8085" w14:textId="34B09ACC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1672 (45.62)</w:t>
            </w:r>
          </w:p>
        </w:tc>
        <w:tc>
          <w:tcPr>
            <w:tcW w:w="510" w:type="pct"/>
          </w:tcPr>
          <w:p w14:paraId="21F57856" w14:textId="171BC5E2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6262 (77.02)</w:t>
            </w:r>
          </w:p>
        </w:tc>
        <w:tc>
          <w:tcPr>
            <w:tcW w:w="510" w:type="pct"/>
          </w:tcPr>
          <w:p w14:paraId="61164532" w14:textId="3562CD0F" w:rsidR="005B7F4F" w:rsidRPr="00C73E1C" w:rsidRDefault="00392DB6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4013 (82.05)</w:t>
            </w:r>
          </w:p>
        </w:tc>
      </w:tr>
      <w:tr w:rsidR="00FE711E" w:rsidRPr="00C73E1C" w14:paraId="4B2C0338" w14:textId="77777777" w:rsidTr="006B325A">
        <w:trPr>
          <w:jc w:val="center"/>
        </w:trPr>
        <w:tc>
          <w:tcPr>
            <w:tcW w:w="1930" w:type="pct"/>
          </w:tcPr>
          <w:p w14:paraId="1E892A8B" w14:textId="77777777" w:rsidR="005B7F4F" w:rsidRPr="00C73E1C" w:rsidRDefault="005B7F4F" w:rsidP="005B7F4F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lastRenderedPageBreak/>
              <w:t>Fruit eaten in a week</w:t>
            </w:r>
          </w:p>
        </w:tc>
        <w:tc>
          <w:tcPr>
            <w:tcW w:w="510" w:type="pct"/>
          </w:tcPr>
          <w:p w14:paraId="0F31E207" w14:textId="77777777" w:rsidR="005B7F4F" w:rsidRPr="00C73E1C" w:rsidRDefault="005B7F4F" w:rsidP="005B7F4F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07B8DD9E" w14:textId="77777777" w:rsidR="005B7F4F" w:rsidRPr="00C73E1C" w:rsidRDefault="005B7F4F" w:rsidP="005B7F4F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5A1ABD48" w14:textId="77777777" w:rsidR="005B7F4F" w:rsidRPr="00C73E1C" w:rsidRDefault="005B7F4F" w:rsidP="005B7F4F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</w:tcPr>
          <w:p w14:paraId="4EDC468D" w14:textId="77777777" w:rsidR="005B7F4F" w:rsidRPr="00C73E1C" w:rsidRDefault="005B7F4F" w:rsidP="005B7F4F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738B6F6E" w14:textId="77777777" w:rsidR="005B7F4F" w:rsidRPr="00C73E1C" w:rsidRDefault="005B7F4F" w:rsidP="005B7F4F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473EB17E" w14:textId="77777777" w:rsidR="005B7F4F" w:rsidRPr="00C73E1C" w:rsidRDefault="005B7F4F" w:rsidP="005B7F4F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392DB6" w:rsidRPr="00C73E1C" w14:paraId="3A21B284" w14:textId="77777777" w:rsidTr="006B325A">
        <w:trPr>
          <w:jc w:val="center"/>
        </w:trPr>
        <w:tc>
          <w:tcPr>
            <w:tcW w:w="1930" w:type="pct"/>
          </w:tcPr>
          <w:p w14:paraId="72844A04" w14:textId="77777777" w:rsidR="00392DB6" w:rsidRPr="00C73E1C" w:rsidRDefault="00392DB6" w:rsidP="00392DB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510" w:type="pct"/>
          </w:tcPr>
          <w:p w14:paraId="58187104" w14:textId="76CF8447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1265 (81.90)</w:t>
            </w:r>
          </w:p>
        </w:tc>
        <w:tc>
          <w:tcPr>
            <w:tcW w:w="510" w:type="pct"/>
          </w:tcPr>
          <w:p w14:paraId="3CB48025" w14:textId="4F517D8E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4199 (96.95)</w:t>
            </w:r>
          </w:p>
        </w:tc>
        <w:tc>
          <w:tcPr>
            <w:tcW w:w="510" w:type="pct"/>
          </w:tcPr>
          <w:p w14:paraId="73A4CF2C" w14:textId="4C355B2D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5784 (74.57)</w:t>
            </w:r>
          </w:p>
        </w:tc>
        <w:tc>
          <w:tcPr>
            <w:tcW w:w="520" w:type="pct"/>
          </w:tcPr>
          <w:p w14:paraId="14ACD2FB" w14:textId="08586490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1918 (93.47)</w:t>
            </w:r>
          </w:p>
        </w:tc>
        <w:tc>
          <w:tcPr>
            <w:tcW w:w="510" w:type="pct"/>
          </w:tcPr>
          <w:p w14:paraId="4526B4BC" w14:textId="30658070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5131 (62.71)</w:t>
            </w:r>
          </w:p>
        </w:tc>
        <w:tc>
          <w:tcPr>
            <w:tcW w:w="510" w:type="pct"/>
          </w:tcPr>
          <w:p w14:paraId="78F06A0F" w14:textId="656FC6E8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3598 (76.73)</w:t>
            </w:r>
          </w:p>
        </w:tc>
      </w:tr>
      <w:tr w:rsidR="00392DB6" w:rsidRPr="00C73E1C" w14:paraId="167BD037" w14:textId="77777777" w:rsidTr="006B325A">
        <w:trPr>
          <w:jc w:val="center"/>
        </w:trPr>
        <w:tc>
          <w:tcPr>
            <w:tcW w:w="1930" w:type="pct"/>
          </w:tcPr>
          <w:p w14:paraId="39CA4F8A" w14:textId="77777777" w:rsidR="00392DB6" w:rsidRPr="00C73E1C" w:rsidRDefault="00392DB6" w:rsidP="00392DB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510" w:type="pct"/>
          </w:tcPr>
          <w:p w14:paraId="215A35F4" w14:textId="00FA46C7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282 (18.10)</w:t>
            </w:r>
          </w:p>
        </w:tc>
        <w:tc>
          <w:tcPr>
            <w:tcW w:w="510" w:type="pct"/>
          </w:tcPr>
          <w:p w14:paraId="1CD49CCC" w14:textId="32EF4A17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138 (3.05)</w:t>
            </w:r>
          </w:p>
        </w:tc>
        <w:tc>
          <w:tcPr>
            <w:tcW w:w="510" w:type="pct"/>
          </w:tcPr>
          <w:p w14:paraId="238FF8B5" w14:textId="38534CD5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1779 (25.43)</w:t>
            </w:r>
          </w:p>
        </w:tc>
        <w:tc>
          <w:tcPr>
            <w:tcW w:w="520" w:type="pct"/>
          </w:tcPr>
          <w:p w14:paraId="6544ECE0" w14:textId="5FE6D532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338 (6.53)</w:t>
            </w:r>
          </w:p>
        </w:tc>
        <w:tc>
          <w:tcPr>
            <w:tcW w:w="510" w:type="pct"/>
          </w:tcPr>
          <w:p w14:paraId="20404543" w14:textId="0F256DB2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2824 (37.29)</w:t>
            </w:r>
          </w:p>
        </w:tc>
        <w:tc>
          <w:tcPr>
            <w:tcW w:w="510" w:type="pct"/>
          </w:tcPr>
          <w:p w14:paraId="5CADE6CB" w14:textId="0C2EAE5E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1182 (23.27)</w:t>
            </w:r>
          </w:p>
        </w:tc>
      </w:tr>
      <w:tr w:rsidR="00392DB6" w:rsidRPr="00C73E1C" w14:paraId="6B896ABF" w14:textId="77777777" w:rsidTr="006B325A">
        <w:trPr>
          <w:jc w:val="center"/>
        </w:trPr>
        <w:tc>
          <w:tcPr>
            <w:tcW w:w="1930" w:type="pct"/>
          </w:tcPr>
          <w:p w14:paraId="26EF98FC" w14:textId="77777777" w:rsidR="00392DB6" w:rsidRPr="00C73E1C" w:rsidRDefault="00392DB6" w:rsidP="00392DB6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Vegetables eaten in a week</w:t>
            </w:r>
          </w:p>
        </w:tc>
        <w:tc>
          <w:tcPr>
            <w:tcW w:w="510" w:type="pct"/>
          </w:tcPr>
          <w:p w14:paraId="50CCCE91" w14:textId="77777777" w:rsidR="00392DB6" w:rsidRPr="00C73E1C" w:rsidRDefault="00392DB6" w:rsidP="00392DB6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5C1D7467" w14:textId="77777777" w:rsidR="00392DB6" w:rsidRPr="00C73E1C" w:rsidRDefault="00392DB6" w:rsidP="00392DB6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71078A8D" w14:textId="77777777" w:rsidR="00392DB6" w:rsidRPr="00C73E1C" w:rsidRDefault="00392DB6" w:rsidP="00392DB6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</w:tcPr>
          <w:p w14:paraId="495B3C15" w14:textId="77777777" w:rsidR="00392DB6" w:rsidRPr="00C73E1C" w:rsidRDefault="00392DB6" w:rsidP="00392DB6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4C1CCB05" w14:textId="77777777" w:rsidR="00392DB6" w:rsidRPr="00C73E1C" w:rsidRDefault="00392DB6" w:rsidP="00392DB6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07A54D0C" w14:textId="77777777" w:rsidR="00392DB6" w:rsidRPr="00C73E1C" w:rsidRDefault="00392DB6" w:rsidP="00392DB6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392DB6" w:rsidRPr="00C73E1C" w14:paraId="0BCB1155" w14:textId="77777777" w:rsidTr="006B325A">
        <w:trPr>
          <w:jc w:val="center"/>
        </w:trPr>
        <w:tc>
          <w:tcPr>
            <w:tcW w:w="1930" w:type="pct"/>
          </w:tcPr>
          <w:p w14:paraId="11D113BB" w14:textId="77777777" w:rsidR="00392DB6" w:rsidRPr="00C73E1C" w:rsidRDefault="00392DB6" w:rsidP="00392DB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510" w:type="pct"/>
          </w:tcPr>
          <w:p w14:paraId="1CEEA79B" w14:textId="67141120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1411 (89.00)</w:t>
            </w:r>
          </w:p>
        </w:tc>
        <w:tc>
          <w:tcPr>
            <w:tcW w:w="510" w:type="pct"/>
          </w:tcPr>
          <w:p w14:paraId="0AA0A168" w14:textId="5CFB9BAD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4375 (99.84)</w:t>
            </w:r>
          </w:p>
        </w:tc>
        <w:tc>
          <w:tcPr>
            <w:tcW w:w="510" w:type="pct"/>
          </w:tcPr>
          <w:p w14:paraId="4F5CB9D1" w14:textId="62ABB454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7721 (98.79)</w:t>
            </w:r>
          </w:p>
        </w:tc>
        <w:tc>
          <w:tcPr>
            <w:tcW w:w="520" w:type="pct"/>
          </w:tcPr>
          <w:p w14:paraId="3351791E" w14:textId="7915D8A2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2318 (99.48)</w:t>
            </w:r>
          </w:p>
        </w:tc>
        <w:tc>
          <w:tcPr>
            <w:tcW w:w="510" w:type="pct"/>
          </w:tcPr>
          <w:p w14:paraId="57A046D8" w14:textId="6C197637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8156 (99.86)</w:t>
            </w:r>
          </w:p>
        </w:tc>
        <w:tc>
          <w:tcPr>
            <w:tcW w:w="510" w:type="pct"/>
          </w:tcPr>
          <w:p w14:paraId="3ACAA93B" w14:textId="75E3F7D4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4946 (99.63)</w:t>
            </w:r>
          </w:p>
        </w:tc>
      </w:tr>
      <w:tr w:rsidR="00392DB6" w:rsidRPr="00C73E1C" w14:paraId="23F197F1" w14:textId="77777777" w:rsidTr="006B325A">
        <w:trPr>
          <w:jc w:val="center"/>
        </w:trPr>
        <w:tc>
          <w:tcPr>
            <w:tcW w:w="1930" w:type="pct"/>
          </w:tcPr>
          <w:p w14:paraId="086495A4" w14:textId="77777777" w:rsidR="00392DB6" w:rsidRPr="00C73E1C" w:rsidRDefault="00392DB6" w:rsidP="00392DB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510" w:type="pct"/>
          </w:tcPr>
          <w:p w14:paraId="15CD6B0E" w14:textId="070D1C91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174 (11.00)</w:t>
            </w:r>
          </w:p>
        </w:tc>
        <w:tc>
          <w:tcPr>
            <w:tcW w:w="510" w:type="pct"/>
          </w:tcPr>
          <w:p w14:paraId="0490AD97" w14:textId="618FFE68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 (0.16)</w:t>
            </w:r>
          </w:p>
        </w:tc>
        <w:tc>
          <w:tcPr>
            <w:tcW w:w="510" w:type="pct"/>
          </w:tcPr>
          <w:p w14:paraId="3D60217E" w14:textId="334BCD01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107 (1.21)</w:t>
            </w:r>
          </w:p>
        </w:tc>
        <w:tc>
          <w:tcPr>
            <w:tcW w:w="520" w:type="pct"/>
          </w:tcPr>
          <w:p w14:paraId="2BF1BBFC" w14:textId="1351CD68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 (0.52)</w:t>
            </w:r>
          </w:p>
        </w:tc>
        <w:tc>
          <w:tcPr>
            <w:tcW w:w="510" w:type="pct"/>
          </w:tcPr>
          <w:p w14:paraId="73C58AE2" w14:textId="64117569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 (0.14)</w:t>
            </w:r>
          </w:p>
        </w:tc>
        <w:tc>
          <w:tcPr>
            <w:tcW w:w="510" w:type="pct"/>
          </w:tcPr>
          <w:p w14:paraId="7C6E0638" w14:textId="45A77C3F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 (0.37)</w:t>
            </w:r>
          </w:p>
        </w:tc>
      </w:tr>
      <w:tr w:rsidR="00392DB6" w:rsidRPr="00C73E1C" w14:paraId="7267847B" w14:textId="77777777" w:rsidTr="006B325A">
        <w:trPr>
          <w:jc w:val="center"/>
        </w:trPr>
        <w:tc>
          <w:tcPr>
            <w:tcW w:w="1930" w:type="pct"/>
          </w:tcPr>
          <w:p w14:paraId="065ECD4C" w14:textId="77777777" w:rsidR="00392DB6" w:rsidRPr="00C73E1C" w:rsidRDefault="00392DB6" w:rsidP="00392DB6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Adding salt when eating</w:t>
            </w:r>
          </w:p>
        </w:tc>
        <w:tc>
          <w:tcPr>
            <w:tcW w:w="510" w:type="pct"/>
          </w:tcPr>
          <w:p w14:paraId="7DF6A0CA" w14:textId="77777777" w:rsidR="00392DB6" w:rsidRPr="00C73E1C" w:rsidRDefault="00392DB6" w:rsidP="00392DB6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798370D2" w14:textId="77777777" w:rsidR="00392DB6" w:rsidRPr="00C73E1C" w:rsidRDefault="00392DB6" w:rsidP="00392DB6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428C29D7" w14:textId="77777777" w:rsidR="00392DB6" w:rsidRPr="00C73E1C" w:rsidRDefault="00392DB6" w:rsidP="00392DB6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</w:tcPr>
          <w:p w14:paraId="162DF932" w14:textId="77777777" w:rsidR="00392DB6" w:rsidRPr="00C73E1C" w:rsidRDefault="00392DB6" w:rsidP="00392DB6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7CBDAFB4" w14:textId="77777777" w:rsidR="00392DB6" w:rsidRPr="00C73E1C" w:rsidRDefault="00392DB6" w:rsidP="00392DB6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140A839B" w14:textId="77777777" w:rsidR="00392DB6" w:rsidRPr="00C73E1C" w:rsidRDefault="00392DB6" w:rsidP="00392DB6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53CC3" w:rsidRPr="00C73E1C" w14:paraId="4EC8A7D2" w14:textId="77777777" w:rsidTr="006B325A">
        <w:trPr>
          <w:jc w:val="center"/>
        </w:trPr>
        <w:tc>
          <w:tcPr>
            <w:tcW w:w="1930" w:type="pct"/>
          </w:tcPr>
          <w:p w14:paraId="08526536" w14:textId="77777777" w:rsidR="00E53CC3" w:rsidRPr="00C73E1C" w:rsidRDefault="00E53CC3" w:rsidP="00E53CC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Always/Often</w:t>
            </w:r>
          </w:p>
        </w:tc>
        <w:tc>
          <w:tcPr>
            <w:tcW w:w="510" w:type="pct"/>
          </w:tcPr>
          <w:p w14:paraId="5C018C47" w14:textId="29FDE015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10" w:type="pct"/>
          </w:tcPr>
          <w:p w14:paraId="426F5A75" w14:textId="09094D4F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1003 (22.63)</w:t>
            </w:r>
          </w:p>
        </w:tc>
        <w:tc>
          <w:tcPr>
            <w:tcW w:w="510" w:type="pct"/>
          </w:tcPr>
          <w:p w14:paraId="44EE0C1A" w14:textId="7EEA104C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0" w:author="Mohammad Nayeem Hasan" w:date="2024-09-02T14:40:00Z" w16du:dateUtc="2024-09-02T08:40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20" w:type="pct"/>
          </w:tcPr>
          <w:p w14:paraId="7B5313DD" w14:textId="6D8C4223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2062 (76.46)</w:t>
            </w:r>
          </w:p>
        </w:tc>
        <w:tc>
          <w:tcPr>
            <w:tcW w:w="510" w:type="pct"/>
          </w:tcPr>
          <w:p w14:paraId="3D2DFDFF" w14:textId="5AB41939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3859 (49.18)</w:t>
            </w:r>
          </w:p>
        </w:tc>
        <w:tc>
          <w:tcPr>
            <w:tcW w:w="510" w:type="pct"/>
          </w:tcPr>
          <w:p w14:paraId="2875EB17" w14:textId="735847D1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344 (5.95)</w:t>
            </w:r>
          </w:p>
        </w:tc>
      </w:tr>
      <w:tr w:rsidR="00E53CC3" w:rsidRPr="00C73E1C" w14:paraId="07A09741" w14:textId="77777777" w:rsidTr="006B325A">
        <w:trPr>
          <w:jc w:val="center"/>
        </w:trPr>
        <w:tc>
          <w:tcPr>
            <w:tcW w:w="1930" w:type="pct"/>
          </w:tcPr>
          <w:p w14:paraId="02DB14A9" w14:textId="77777777" w:rsidR="00E53CC3" w:rsidRPr="00C73E1C" w:rsidRDefault="00E53CC3" w:rsidP="00E53CC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Sometimes/Rarely </w:t>
            </w:r>
          </w:p>
        </w:tc>
        <w:tc>
          <w:tcPr>
            <w:tcW w:w="510" w:type="pct"/>
          </w:tcPr>
          <w:p w14:paraId="29B4440E" w14:textId="0B8A5B80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10" w:type="pct"/>
          </w:tcPr>
          <w:p w14:paraId="03A38A75" w14:textId="4A5AD618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1028 (25.60)</w:t>
            </w:r>
          </w:p>
        </w:tc>
        <w:tc>
          <w:tcPr>
            <w:tcW w:w="510" w:type="pct"/>
          </w:tcPr>
          <w:p w14:paraId="34036BEB" w14:textId="74802D4A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1" w:author="Mohammad Nayeem Hasan" w:date="2024-09-02T14:40:00Z" w16du:dateUtc="2024-09-02T08:40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20" w:type="pct"/>
          </w:tcPr>
          <w:p w14:paraId="024FDFCE" w14:textId="73316933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297 (22.52)</w:t>
            </w:r>
          </w:p>
        </w:tc>
        <w:tc>
          <w:tcPr>
            <w:tcW w:w="510" w:type="pct"/>
          </w:tcPr>
          <w:p w14:paraId="4D49959C" w14:textId="3830E98A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1474 (19.63)</w:t>
            </w:r>
          </w:p>
        </w:tc>
        <w:tc>
          <w:tcPr>
            <w:tcW w:w="510" w:type="pct"/>
          </w:tcPr>
          <w:p w14:paraId="1AFD6F39" w14:textId="06A4FE33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2696 (54.78)</w:t>
            </w:r>
          </w:p>
        </w:tc>
      </w:tr>
      <w:tr w:rsidR="00E53CC3" w:rsidRPr="00C73E1C" w14:paraId="1AE247FB" w14:textId="77777777" w:rsidTr="006B325A">
        <w:trPr>
          <w:jc w:val="center"/>
        </w:trPr>
        <w:tc>
          <w:tcPr>
            <w:tcW w:w="1930" w:type="pct"/>
          </w:tcPr>
          <w:p w14:paraId="36D75F46" w14:textId="77777777" w:rsidR="00E53CC3" w:rsidRPr="00C73E1C" w:rsidRDefault="00E53CC3" w:rsidP="00E53CC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Never</w:t>
            </w:r>
          </w:p>
        </w:tc>
        <w:tc>
          <w:tcPr>
            <w:tcW w:w="510" w:type="pct"/>
          </w:tcPr>
          <w:p w14:paraId="7F6EBEEB" w14:textId="4B923E32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10" w:type="pct"/>
          </w:tcPr>
          <w:p w14:paraId="569F29F1" w14:textId="33200FA4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2312 (51.78)</w:t>
            </w:r>
          </w:p>
        </w:tc>
        <w:tc>
          <w:tcPr>
            <w:tcW w:w="510" w:type="pct"/>
          </w:tcPr>
          <w:p w14:paraId="3318E409" w14:textId="74566F7C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2" w:author="Mohammad Nayeem Hasan" w:date="2024-09-02T14:40:00Z" w16du:dateUtc="2024-09-02T08:40:00Z">
              <w:r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20" w:type="pct"/>
          </w:tcPr>
          <w:p w14:paraId="5CF0ECCF" w14:textId="059E1C55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61 (1.03)</w:t>
            </w:r>
          </w:p>
        </w:tc>
        <w:tc>
          <w:tcPr>
            <w:tcW w:w="510" w:type="pct"/>
          </w:tcPr>
          <w:p w14:paraId="21B99C3D" w14:textId="2794C721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2849 (31.19)</w:t>
            </w:r>
          </w:p>
        </w:tc>
        <w:tc>
          <w:tcPr>
            <w:tcW w:w="510" w:type="pct"/>
          </w:tcPr>
          <w:p w14:paraId="68AB9E3C" w14:textId="6E5B4480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1936 (39.27)</w:t>
            </w:r>
          </w:p>
        </w:tc>
      </w:tr>
      <w:tr w:rsidR="00E53CC3" w:rsidRPr="00C73E1C" w14:paraId="3DC09CD5" w14:textId="77777777" w:rsidTr="006B325A">
        <w:trPr>
          <w:jc w:val="center"/>
        </w:trPr>
        <w:tc>
          <w:tcPr>
            <w:tcW w:w="1930" w:type="pct"/>
          </w:tcPr>
          <w:p w14:paraId="75F01609" w14:textId="77777777" w:rsidR="00E53CC3" w:rsidRPr="00C73E1C" w:rsidRDefault="00E53CC3" w:rsidP="00E53CC3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Oil used most often</w:t>
            </w:r>
          </w:p>
        </w:tc>
        <w:tc>
          <w:tcPr>
            <w:tcW w:w="510" w:type="pct"/>
          </w:tcPr>
          <w:p w14:paraId="168A5DC5" w14:textId="77777777" w:rsidR="00E53CC3" w:rsidRPr="00C73E1C" w:rsidRDefault="00E53CC3" w:rsidP="00E53CC3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553C03D7" w14:textId="77777777" w:rsidR="00E53CC3" w:rsidRPr="00C73E1C" w:rsidRDefault="00E53CC3" w:rsidP="00E53CC3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7A6C2E90" w14:textId="77777777" w:rsidR="00E53CC3" w:rsidRPr="00C73E1C" w:rsidRDefault="00E53CC3" w:rsidP="00E53CC3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</w:tcPr>
          <w:p w14:paraId="234333E3" w14:textId="77777777" w:rsidR="00E53CC3" w:rsidRPr="00C73E1C" w:rsidRDefault="00E53CC3" w:rsidP="00E53CC3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642A62C1" w14:textId="77777777" w:rsidR="00E53CC3" w:rsidRPr="00C73E1C" w:rsidRDefault="00E53CC3" w:rsidP="00E53CC3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491B7768" w14:textId="77777777" w:rsidR="00E53CC3" w:rsidRPr="00C73E1C" w:rsidRDefault="00E53CC3" w:rsidP="00E53CC3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53CC3" w:rsidRPr="00C73E1C" w14:paraId="63AE0F9E" w14:textId="77777777" w:rsidTr="006B325A">
        <w:trPr>
          <w:jc w:val="center"/>
        </w:trPr>
        <w:tc>
          <w:tcPr>
            <w:tcW w:w="1930" w:type="pct"/>
          </w:tcPr>
          <w:p w14:paraId="214D7F3B" w14:textId="77777777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Coconut/groundnut/ Sunflower/Mustard</w:t>
            </w:r>
          </w:p>
        </w:tc>
        <w:tc>
          <w:tcPr>
            <w:tcW w:w="510" w:type="pct"/>
          </w:tcPr>
          <w:p w14:paraId="3516CAD5" w14:textId="6163C96C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404 (25.05)</w:t>
            </w:r>
          </w:p>
        </w:tc>
        <w:tc>
          <w:tcPr>
            <w:tcW w:w="510" w:type="pct"/>
          </w:tcPr>
          <w:p w14:paraId="46702366" w14:textId="6B45CBFE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3784 (87.27)</w:t>
            </w:r>
          </w:p>
        </w:tc>
        <w:tc>
          <w:tcPr>
            <w:tcW w:w="510" w:type="pct"/>
          </w:tcPr>
          <w:p w14:paraId="570AC79C" w14:textId="6BCBCC43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3600 (53.42)</w:t>
            </w:r>
          </w:p>
        </w:tc>
        <w:tc>
          <w:tcPr>
            <w:tcW w:w="520" w:type="pct"/>
          </w:tcPr>
          <w:p w14:paraId="5398976B" w14:textId="2818CB59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10" w:type="pct"/>
          </w:tcPr>
          <w:p w14:paraId="1FF5C55B" w14:textId="059F60D9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652 (9.61)</w:t>
            </w:r>
          </w:p>
        </w:tc>
        <w:tc>
          <w:tcPr>
            <w:tcW w:w="510" w:type="pct"/>
          </w:tcPr>
          <w:p w14:paraId="32A0F399" w14:textId="2FB2D58C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1988 (43.53)</w:t>
            </w:r>
          </w:p>
        </w:tc>
      </w:tr>
      <w:tr w:rsidR="00E53CC3" w:rsidRPr="00C73E1C" w14:paraId="1B53A351" w14:textId="77777777" w:rsidTr="006B325A">
        <w:trPr>
          <w:jc w:val="center"/>
        </w:trPr>
        <w:tc>
          <w:tcPr>
            <w:tcW w:w="1930" w:type="pct"/>
          </w:tcPr>
          <w:p w14:paraId="279A14D7" w14:textId="77777777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Soybean/Vegetable/ Palm</w:t>
            </w:r>
          </w:p>
        </w:tc>
        <w:tc>
          <w:tcPr>
            <w:tcW w:w="510" w:type="pct"/>
          </w:tcPr>
          <w:p w14:paraId="5D1E39EB" w14:textId="26852CD3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983 (62.42)</w:t>
            </w:r>
          </w:p>
        </w:tc>
        <w:tc>
          <w:tcPr>
            <w:tcW w:w="510" w:type="pct"/>
          </w:tcPr>
          <w:p w14:paraId="6BA0E6F4" w14:textId="7675068B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509 (11.29)</w:t>
            </w:r>
          </w:p>
        </w:tc>
        <w:tc>
          <w:tcPr>
            <w:tcW w:w="510" w:type="pct"/>
          </w:tcPr>
          <w:p w14:paraId="16C8FEC7" w14:textId="0468068D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3434 (39.47)</w:t>
            </w:r>
          </w:p>
        </w:tc>
        <w:tc>
          <w:tcPr>
            <w:tcW w:w="520" w:type="pct"/>
          </w:tcPr>
          <w:p w14:paraId="37E2CD91" w14:textId="04CD9F7C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2279 (97.51)</w:t>
            </w:r>
          </w:p>
        </w:tc>
        <w:tc>
          <w:tcPr>
            <w:tcW w:w="510" w:type="pct"/>
          </w:tcPr>
          <w:p w14:paraId="12F51323" w14:textId="778D33FE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7340 (88.93)</w:t>
            </w:r>
          </w:p>
        </w:tc>
        <w:tc>
          <w:tcPr>
            <w:tcW w:w="510" w:type="pct"/>
          </w:tcPr>
          <w:p w14:paraId="5EEBE8ED" w14:textId="6A061802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2640 (51.42)</w:t>
            </w:r>
          </w:p>
        </w:tc>
      </w:tr>
      <w:tr w:rsidR="00E53CC3" w:rsidRPr="00C73E1C" w14:paraId="34D2929F" w14:textId="77777777" w:rsidTr="006B325A">
        <w:trPr>
          <w:jc w:val="center"/>
        </w:trPr>
        <w:tc>
          <w:tcPr>
            <w:tcW w:w="1930" w:type="pct"/>
          </w:tcPr>
          <w:p w14:paraId="72AD1E62" w14:textId="77777777" w:rsidR="00E53CC3" w:rsidRPr="00C73E1C" w:rsidRDefault="00E53CC3" w:rsidP="00E53CC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Others/ Olive/Corn /Not specific</w:t>
            </w:r>
          </w:p>
        </w:tc>
        <w:tc>
          <w:tcPr>
            <w:tcW w:w="510" w:type="pct"/>
          </w:tcPr>
          <w:p w14:paraId="76738C23" w14:textId="6D551805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225 (12.53)</w:t>
            </w:r>
          </w:p>
        </w:tc>
        <w:tc>
          <w:tcPr>
            <w:tcW w:w="510" w:type="pct"/>
          </w:tcPr>
          <w:p w14:paraId="49D40257" w14:textId="11A646D0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 (1.44)</w:t>
            </w:r>
          </w:p>
        </w:tc>
        <w:tc>
          <w:tcPr>
            <w:tcW w:w="510" w:type="pct"/>
          </w:tcPr>
          <w:p w14:paraId="656AA589" w14:textId="25D00B64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681 (7.11)</w:t>
            </w:r>
          </w:p>
        </w:tc>
        <w:tc>
          <w:tcPr>
            <w:tcW w:w="520" w:type="pct"/>
          </w:tcPr>
          <w:p w14:paraId="475D621E" w14:textId="6066A2A7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141 (2.49)</w:t>
            </w:r>
          </w:p>
        </w:tc>
        <w:tc>
          <w:tcPr>
            <w:tcW w:w="510" w:type="pct"/>
          </w:tcPr>
          <w:p w14:paraId="648A0192" w14:textId="48756660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193 (1.46)</w:t>
            </w:r>
          </w:p>
        </w:tc>
        <w:tc>
          <w:tcPr>
            <w:tcW w:w="510" w:type="pct"/>
          </w:tcPr>
          <w:p w14:paraId="1D6B34BA" w14:textId="5FAD7CFE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361 (5.05)</w:t>
            </w:r>
          </w:p>
        </w:tc>
      </w:tr>
      <w:tr w:rsidR="00E53CC3" w:rsidRPr="00C73E1C" w14:paraId="741CEC5A" w14:textId="77777777" w:rsidTr="006B325A">
        <w:trPr>
          <w:jc w:val="center"/>
        </w:trPr>
        <w:tc>
          <w:tcPr>
            <w:tcW w:w="1930" w:type="pct"/>
          </w:tcPr>
          <w:p w14:paraId="0D4FA971" w14:textId="77777777" w:rsidR="00E53CC3" w:rsidRPr="00C73E1C" w:rsidRDefault="00E53CC3" w:rsidP="00E53CC3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Meals eaten outside in a week</w:t>
            </w:r>
          </w:p>
        </w:tc>
        <w:tc>
          <w:tcPr>
            <w:tcW w:w="510" w:type="pct"/>
          </w:tcPr>
          <w:p w14:paraId="4424190F" w14:textId="77777777" w:rsidR="00E53CC3" w:rsidRPr="00C73E1C" w:rsidRDefault="00E53CC3" w:rsidP="00E53CC3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37E23974" w14:textId="77777777" w:rsidR="00E53CC3" w:rsidRPr="00C73E1C" w:rsidRDefault="00E53CC3" w:rsidP="00E53CC3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7CC2EB48" w14:textId="77777777" w:rsidR="00E53CC3" w:rsidRPr="00C73E1C" w:rsidRDefault="00E53CC3" w:rsidP="00E53CC3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</w:tcPr>
          <w:p w14:paraId="5CC928AF" w14:textId="77777777" w:rsidR="00E53CC3" w:rsidRPr="00C73E1C" w:rsidRDefault="00E53CC3" w:rsidP="00E53CC3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2C2AA169" w14:textId="77777777" w:rsidR="00E53CC3" w:rsidRPr="00C73E1C" w:rsidRDefault="00E53CC3" w:rsidP="00E53CC3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7A7EF8D5" w14:textId="77777777" w:rsidR="00E53CC3" w:rsidRPr="00C73E1C" w:rsidRDefault="00E53CC3" w:rsidP="00E53CC3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53CC3" w:rsidRPr="00C73E1C" w14:paraId="7EC2E4E1" w14:textId="77777777" w:rsidTr="006B325A">
        <w:trPr>
          <w:jc w:val="center"/>
        </w:trPr>
        <w:tc>
          <w:tcPr>
            <w:tcW w:w="1930" w:type="pct"/>
          </w:tcPr>
          <w:p w14:paraId="14A424F8" w14:textId="77777777" w:rsidR="00E53CC3" w:rsidRPr="00C73E1C" w:rsidRDefault="00E53CC3" w:rsidP="00E53CC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510" w:type="pct"/>
          </w:tcPr>
          <w:p w14:paraId="782B03B3" w14:textId="171E037B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582 (51.04)</w:t>
            </w:r>
          </w:p>
        </w:tc>
        <w:tc>
          <w:tcPr>
            <w:tcW w:w="510" w:type="pct"/>
          </w:tcPr>
          <w:p w14:paraId="2539E06A" w14:textId="72233E3E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1243 (64.77)</w:t>
            </w:r>
          </w:p>
        </w:tc>
        <w:tc>
          <w:tcPr>
            <w:tcW w:w="510" w:type="pct"/>
          </w:tcPr>
          <w:p w14:paraId="38631C0C" w14:textId="125C5179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1164 (15.92)</w:t>
            </w:r>
          </w:p>
        </w:tc>
        <w:tc>
          <w:tcPr>
            <w:tcW w:w="520" w:type="pct"/>
          </w:tcPr>
          <w:p w14:paraId="4D37D485" w14:textId="649E7A5E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1731 (81.91)</w:t>
            </w:r>
          </w:p>
        </w:tc>
        <w:tc>
          <w:tcPr>
            <w:tcW w:w="510" w:type="pct"/>
          </w:tcPr>
          <w:p w14:paraId="71E0DC30" w14:textId="6196FA55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2159 (24.34)</w:t>
            </w:r>
          </w:p>
        </w:tc>
        <w:tc>
          <w:tcPr>
            <w:tcW w:w="510" w:type="pct"/>
          </w:tcPr>
          <w:p w14:paraId="5A6C1087" w14:textId="5C0F9D09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1289 (32.77)</w:t>
            </w:r>
          </w:p>
        </w:tc>
      </w:tr>
      <w:tr w:rsidR="00E53CC3" w:rsidRPr="00C73E1C" w14:paraId="0BB8959C" w14:textId="77777777" w:rsidTr="006B325A">
        <w:trPr>
          <w:jc w:val="center"/>
        </w:trPr>
        <w:tc>
          <w:tcPr>
            <w:tcW w:w="1930" w:type="pct"/>
          </w:tcPr>
          <w:p w14:paraId="15D383C7" w14:textId="77777777" w:rsidR="00E53CC3" w:rsidRPr="00C73E1C" w:rsidRDefault="00E53CC3" w:rsidP="00E53CC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510" w:type="pct"/>
          </w:tcPr>
          <w:p w14:paraId="6E731C77" w14:textId="47E980D7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900 (48.96)</w:t>
            </w:r>
          </w:p>
        </w:tc>
        <w:tc>
          <w:tcPr>
            <w:tcW w:w="510" w:type="pct"/>
          </w:tcPr>
          <w:p w14:paraId="511803C1" w14:textId="68FA5E24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3103 (35.23)</w:t>
            </w:r>
          </w:p>
        </w:tc>
        <w:tc>
          <w:tcPr>
            <w:tcW w:w="510" w:type="pct"/>
          </w:tcPr>
          <w:p w14:paraId="2154ED24" w14:textId="28BA4574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6572 (84.08)</w:t>
            </w:r>
          </w:p>
        </w:tc>
        <w:tc>
          <w:tcPr>
            <w:tcW w:w="520" w:type="pct"/>
          </w:tcPr>
          <w:p w14:paraId="521A3261" w14:textId="64BAE9A4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236 (18.09)</w:t>
            </w:r>
          </w:p>
        </w:tc>
        <w:tc>
          <w:tcPr>
            <w:tcW w:w="510" w:type="pct"/>
          </w:tcPr>
          <w:p w14:paraId="520B84D6" w14:textId="233CD65A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5747 (75.66)</w:t>
            </w:r>
          </w:p>
        </w:tc>
        <w:tc>
          <w:tcPr>
            <w:tcW w:w="510" w:type="pct"/>
          </w:tcPr>
          <w:p w14:paraId="1EF3D82A" w14:textId="5948F285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3466 (67.23)</w:t>
            </w:r>
          </w:p>
        </w:tc>
      </w:tr>
      <w:tr w:rsidR="00E53CC3" w:rsidRPr="00C73E1C" w14:paraId="3219E55E" w14:textId="77777777" w:rsidTr="006B325A">
        <w:trPr>
          <w:jc w:val="center"/>
        </w:trPr>
        <w:tc>
          <w:tcPr>
            <w:tcW w:w="1930" w:type="pct"/>
          </w:tcPr>
          <w:p w14:paraId="435026B0" w14:textId="77777777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Physical activity</w:t>
            </w:r>
          </w:p>
        </w:tc>
        <w:tc>
          <w:tcPr>
            <w:tcW w:w="510" w:type="pct"/>
          </w:tcPr>
          <w:p w14:paraId="74E8FD6F" w14:textId="77777777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</w:tcPr>
          <w:p w14:paraId="294F80D0" w14:textId="77777777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</w:tcPr>
          <w:p w14:paraId="6A0D7E35" w14:textId="77777777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0" w:type="pct"/>
          </w:tcPr>
          <w:p w14:paraId="22AF9E82" w14:textId="77777777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</w:tcPr>
          <w:p w14:paraId="4660A03E" w14:textId="77777777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</w:tcPr>
          <w:p w14:paraId="03F03B26" w14:textId="77777777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53CC3" w:rsidRPr="00C73E1C" w14:paraId="732AAF9C" w14:textId="77777777" w:rsidTr="006B325A">
        <w:trPr>
          <w:jc w:val="center"/>
        </w:trPr>
        <w:tc>
          <w:tcPr>
            <w:tcW w:w="1930" w:type="pct"/>
          </w:tcPr>
          <w:p w14:paraId="26810258" w14:textId="77777777" w:rsidR="00E53CC3" w:rsidRPr="00C73E1C" w:rsidRDefault="00E53CC3" w:rsidP="00E53CC3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Vigorous activity at work</w:t>
            </w:r>
          </w:p>
        </w:tc>
        <w:tc>
          <w:tcPr>
            <w:tcW w:w="510" w:type="pct"/>
          </w:tcPr>
          <w:p w14:paraId="3E43B07A" w14:textId="77777777" w:rsidR="00E53CC3" w:rsidRPr="00C73E1C" w:rsidRDefault="00E53CC3" w:rsidP="00E53CC3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45D60F3D" w14:textId="77777777" w:rsidR="00E53CC3" w:rsidRPr="00C73E1C" w:rsidRDefault="00E53CC3" w:rsidP="00E53CC3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4013659C" w14:textId="77777777" w:rsidR="00E53CC3" w:rsidRPr="00C73E1C" w:rsidRDefault="00E53CC3" w:rsidP="00E53CC3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</w:tcPr>
          <w:p w14:paraId="432DF254" w14:textId="77777777" w:rsidR="00E53CC3" w:rsidRPr="00C73E1C" w:rsidRDefault="00E53CC3" w:rsidP="00E53CC3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54B6667E" w14:textId="77777777" w:rsidR="00E53CC3" w:rsidRPr="00C73E1C" w:rsidRDefault="00E53CC3" w:rsidP="00E53CC3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7486D1C7" w14:textId="77777777" w:rsidR="00E53CC3" w:rsidRPr="00C73E1C" w:rsidRDefault="00E53CC3" w:rsidP="00E53CC3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53CC3" w:rsidRPr="00C73E1C" w14:paraId="7E29CB6F" w14:textId="77777777" w:rsidTr="006B325A">
        <w:trPr>
          <w:jc w:val="center"/>
        </w:trPr>
        <w:tc>
          <w:tcPr>
            <w:tcW w:w="1930" w:type="pct"/>
          </w:tcPr>
          <w:p w14:paraId="479FD84D" w14:textId="77777777" w:rsidR="00E53CC3" w:rsidRPr="00C73E1C" w:rsidRDefault="00E53CC3" w:rsidP="00E53CC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510" w:type="pct"/>
          </w:tcPr>
          <w:p w14:paraId="5A39D9B6" w14:textId="0236FCA3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93 (6.73)</w:t>
            </w:r>
          </w:p>
        </w:tc>
        <w:tc>
          <w:tcPr>
            <w:tcW w:w="510" w:type="pct"/>
          </w:tcPr>
          <w:p w14:paraId="78620FDA" w14:textId="7681970E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879 (22.23)</w:t>
            </w:r>
          </w:p>
        </w:tc>
        <w:tc>
          <w:tcPr>
            <w:tcW w:w="510" w:type="pct"/>
          </w:tcPr>
          <w:p w14:paraId="65071E3F" w14:textId="7AC106A6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1367 (22.63)</w:t>
            </w:r>
          </w:p>
        </w:tc>
        <w:tc>
          <w:tcPr>
            <w:tcW w:w="520" w:type="pct"/>
          </w:tcPr>
          <w:p w14:paraId="5D20410F" w14:textId="6B86530C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1046 (46.67)</w:t>
            </w:r>
          </w:p>
        </w:tc>
        <w:tc>
          <w:tcPr>
            <w:tcW w:w="510" w:type="pct"/>
          </w:tcPr>
          <w:p w14:paraId="396CC50D" w14:textId="0B4836C9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2173 (30.12)</w:t>
            </w:r>
          </w:p>
        </w:tc>
        <w:tc>
          <w:tcPr>
            <w:tcW w:w="510" w:type="pct"/>
          </w:tcPr>
          <w:p w14:paraId="1CD04D14" w14:textId="5751A77A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2397 (45.21)</w:t>
            </w:r>
          </w:p>
        </w:tc>
      </w:tr>
      <w:tr w:rsidR="00E53CC3" w:rsidRPr="00C73E1C" w14:paraId="3F575F56" w14:textId="77777777" w:rsidTr="006B325A">
        <w:trPr>
          <w:jc w:val="center"/>
        </w:trPr>
        <w:tc>
          <w:tcPr>
            <w:tcW w:w="1930" w:type="pct"/>
          </w:tcPr>
          <w:p w14:paraId="246E52FE" w14:textId="77777777" w:rsidR="00E53CC3" w:rsidRPr="00C73E1C" w:rsidRDefault="00E53CC3" w:rsidP="00E53CC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510" w:type="pct"/>
          </w:tcPr>
          <w:p w14:paraId="3772A2E1" w14:textId="5FCCE03E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1545 (93.27)</w:t>
            </w:r>
          </w:p>
        </w:tc>
        <w:tc>
          <w:tcPr>
            <w:tcW w:w="510" w:type="pct"/>
          </w:tcPr>
          <w:p w14:paraId="43DF6BF4" w14:textId="00C62CEA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3507 (77.77)</w:t>
            </w:r>
          </w:p>
        </w:tc>
        <w:tc>
          <w:tcPr>
            <w:tcW w:w="510" w:type="pct"/>
          </w:tcPr>
          <w:p w14:paraId="6D3D3DCA" w14:textId="5BBA2C9C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6473 (77.37)</w:t>
            </w:r>
          </w:p>
        </w:tc>
        <w:tc>
          <w:tcPr>
            <w:tcW w:w="520" w:type="pct"/>
          </w:tcPr>
          <w:p w14:paraId="61785987" w14:textId="1D8DEE2C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1378 (53.33)</w:t>
            </w:r>
          </w:p>
        </w:tc>
        <w:tc>
          <w:tcPr>
            <w:tcW w:w="510" w:type="pct"/>
          </w:tcPr>
          <w:p w14:paraId="610F86A7" w14:textId="11390B25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6012 (69.88)</w:t>
            </w:r>
          </w:p>
        </w:tc>
        <w:tc>
          <w:tcPr>
            <w:tcW w:w="510" w:type="pct"/>
          </w:tcPr>
          <w:p w14:paraId="2BADA31D" w14:textId="0C8A95E0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2592 (54.79)</w:t>
            </w:r>
          </w:p>
        </w:tc>
      </w:tr>
      <w:tr w:rsidR="00E53CC3" w:rsidRPr="00C73E1C" w14:paraId="09F91119" w14:textId="77777777" w:rsidTr="006B325A">
        <w:trPr>
          <w:jc w:val="center"/>
        </w:trPr>
        <w:tc>
          <w:tcPr>
            <w:tcW w:w="1930" w:type="pct"/>
          </w:tcPr>
          <w:p w14:paraId="15F12AE1" w14:textId="77777777" w:rsidR="00E53CC3" w:rsidRPr="00C73E1C" w:rsidRDefault="00E53CC3" w:rsidP="00E53CC3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Moderate activity at work</w:t>
            </w:r>
          </w:p>
        </w:tc>
        <w:tc>
          <w:tcPr>
            <w:tcW w:w="510" w:type="pct"/>
          </w:tcPr>
          <w:p w14:paraId="6006BBE6" w14:textId="77777777" w:rsidR="00E53CC3" w:rsidRPr="00C73E1C" w:rsidRDefault="00E53CC3" w:rsidP="00E53CC3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7D634F4D" w14:textId="77777777" w:rsidR="00E53CC3" w:rsidRPr="00C73E1C" w:rsidRDefault="00E53CC3" w:rsidP="00E53CC3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65E63AA0" w14:textId="77777777" w:rsidR="00E53CC3" w:rsidRPr="00C73E1C" w:rsidRDefault="00E53CC3" w:rsidP="00E53CC3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</w:tcPr>
          <w:p w14:paraId="4C63FD7E" w14:textId="77777777" w:rsidR="00E53CC3" w:rsidRPr="00C73E1C" w:rsidRDefault="00E53CC3" w:rsidP="00E53CC3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33009DCC" w14:textId="77777777" w:rsidR="00E53CC3" w:rsidRPr="00C73E1C" w:rsidRDefault="00E53CC3" w:rsidP="00E53CC3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39B2587A" w14:textId="77777777" w:rsidR="00E53CC3" w:rsidRPr="00C73E1C" w:rsidRDefault="00E53CC3" w:rsidP="00E53CC3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53CC3" w:rsidRPr="00C73E1C" w14:paraId="6D1F3E2C" w14:textId="77777777" w:rsidTr="006B325A">
        <w:trPr>
          <w:jc w:val="center"/>
        </w:trPr>
        <w:tc>
          <w:tcPr>
            <w:tcW w:w="1930" w:type="pct"/>
          </w:tcPr>
          <w:p w14:paraId="33119837" w14:textId="77777777" w:rsidR="00E53CC3" w:rsidRPr="00C73E1C" w:rsidRDefault="00E53CC3" w:rsidP="00E53CC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510" w:type="pct"/>
          </w:tcPr>
          <w:p w14:paraId="45094F4C" w14:textId="3401461B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269 (17.18)</w:t>
            </w:r>
          </w:p>
        </w:tc>
        <w:tc>
          <w:tcPr>
            <w:tcW w:w="510" w:type="pct"/>
          </w:tcPr>
          <w:p w14:paraId="1133DDDF" w14:textId="0DD6B38C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2488 (56.46)</w:t>
            </w:r>
          </w:p>
        </w:tc>
        <w:tc>
          <w:tcPr>
            <w:tcW w:w="510" w:type="pct"/>
          </w:tcPr>
          <w:p w14:paraId="0DD35D86" w14:textId="0E8FA870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4844 (62.60)</w:t>
            </w:r>
          </w:p>
        </w:tc>
        <w:tc>
          <w:tcPr>
            <w:tcW w:w="520" w:type="pct"/>
          </w:tcPr>
          <w:p w14:paraId="00B7A949" w14:textId="3E944078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1736 (86.54)</w:t>
            </w:r>
          </w:p>
        </w:tc>
        <w:tc>
          <w:tcPr>
            <w:tcW w:w="510" w:type="pct"/>
          </w:tcPr>
          <w:p w14:paraId="20E61390" w14:textId="52C409C4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6382 (81.64)</w:t>
            </w:r>
          </w:p>
        </w:tc>
        <w:tc>
          <w:tcPr>
            <w:tcW w:w="510" w:type="pct"/>
          </w:tcPr>
          <w:p w14:paraId="35893E13" w14:textId="4B2BEFED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4109 (80.89)</w:t>
            </w:r>
          </w:p>
        </w:tc>
      </w:tr>
      <w:tr w:rsidR="00E53CC3" w:rsidRPr="00C73E1C" w14:paraId="429B7FFA" w14:textId="77777777" w:rsidTr="006B325A">
        <w:trPr>
          <w:jc w:val="center"/>
        </w:trPr>
        <w:tc>
          <w:tcPr>
            <w:tcW w:w="1930" w:type="pct"/>
          </w:tcPr>
          <w:p w14:paraId="62A10948" w14:textId="77777777" w:rsidR="00E53CC3" w:rsidRPr="00C73E1C" w:rsidRDefault="00E53CC3" w:rsidP="00E53CC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510" w:type="pct"/>
          </w:tcPr>
          <w:p w14:paraId="56EDED31" w14:textId="352E9AA1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1369 (82.82)</w:t>
            </w:r>
          </w:p>
        </w:tc>
        <w:tc>
          <w:tcPr>
            <w:tcW w:w="510" w:type="pct"/>
          </w:tcPr>
          <w:p w14:paraId="00B14912" w14:textId="14992755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1898 (43.54)</w:t>
            </w:r>
          </w:p>
        </w:tc>
        <w:tc>
          <w:tcPr>
            <w:tcW w:w="510" w:type="pct"/>
          </w:tcPr>
          <w:p w14:paraId="2C4CE9F8" w14:textId="6806A788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2996 (37.40)</w:t>
            </w:r>
          </w:p>
        </w:tc>
        <w:tc>
          <w:tcPr>
            <w:tcW w:w="520" w:type="pct"/>
          </w:tcPr>
          <w:p w14:paraId="1DB88BF0" w14:textId="625342FE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688 (13.46)</w:t>
            </w:r>
          </w:p>
        </w:tc>
        <w:tc>
          <w:tcPr>
            <w:tcW w:w="510" w:type="pct"/>
          </w:tcPr>
          <w:p w14:paraId="4BDD480C" w14:textId="6333B306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1803 (18.36)</w:t>
            </w:r>
          </w:p>
        </w:tc>
        <w:tc>
          <w:tcPr>
            <w:tcW w:w="510" w:type="pct"/>
          </w:tcPr>
          <w:p w14:paraId="0321CBFE" w14:textId="03DFAF10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880 (19.11)</w:t>
            </w:r>
          </w:p>
        </w:tc>
      </w:tr>
      <w:tr w:rsidR="00E53CC3" w:rsidRPr="00C73E1C" w14:paraId="54AB8846" w14:textId="77777777" w:rsidTr="006B325A">
        <w:trPr>
          <w:jc w:val="center"/>
        </w:trPr>
        <w:tc>
          <w:tcPr>
            <w:tcW w:w="1930" w:type="pct"/>
          </w:tcPr>
          <w:p w14:paraId="62897635" w14:textId="77777777" w:rsidR="00E53CC3" w:rsidRPr="00C73E1C" w:rsidRDefault="00E53CC3" w:rsidP="00E53CC3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Active transport</w:t>
            </w:r>
          </w:p>
        </w:tc>
        <w:tc>
          <w:tcPr>
            <w:tcW w:w="510" w:type="pct"/>
          </w:tcPr>
          <w:p w14:paraId="4E88BEAC" w14:textId="77777777" w:rsidR="00E53CC3" w:rsidRPr="00C73E1C" w:rsidRDefault="00E53CC3" w:rsidP="00E53CC3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6F07AA24" w14:textId="77777777" w:rsidR="00E53CC3" w:rsidRPr="00C73E1C" w:rsidRDefault="00E53CC3" w:rsidP="00E53CC3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1417293B" w14:textId="77777777" w:rsidR="00E53CC3" w:rsidRPr="00C73E1C" w:rsidRDefault="00E53CC3" w:rsidP="00E53CC3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</w:tcPr>
          <w:p w14:paraId="5795838A" w14:textId="77777777" w:rsidR="00E53CC3" w:rsidRPr="00C73E1C" w:rsidRDefault="00E53CC3" w:rsidP="00E53CC3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1DE42D6F" w14:textId="77777777" w:rsidR="00E53CC3" w:rsidRPr="00C73E1C" w:rsidRDefault="00E53CC3" w:rsidP="00E53CC3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55AFCF2B" w14:textId="77777777" w:rsidR="00E53CC3" w:rsidRPr="00C73E1C" w:rsidRDefault="00E53CC3" w:rsidP="00E53CC3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53CC3" w:rsidRPr="00C73E1C" w14:paraId="10F8F29C" w14:textId="77777777" w:rsidTr="006B325A">
        <w:trPr>
          <w:jc w:val="center"/>
        </w:trPr>
        <w:tc>
          <w:tcPr>
            <w:tcW w:w="1930" w:type="pct"/>
          </w:tcPr>
          <w:p w14:paraId="5397D599" w14:textId="77777777" w:rsidR="00E53CC3" w:rsidRPr="00C73E1C" w:rsidRDefault="00E53CC3" w:rsidP="00E53CC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510" w:type="pct"/>
          </w:tcPr>
          <w:p w14:paraId="02EA2534" w14:textId="1300B55E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890 (49.88)</w:t>
            </w:r>
          </w:p>
        </w:tc>
        <w:tc>
          <w:tcPr>
            <w:tcW w:w="510" w:type="pct"/>
          </w:tcPr>
          <w:p w14:paraId="6BA1EE77" w14:textId="197F41E2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2476 (55.62)</w:t>
            </w:r>
          </w:p>
        </w:tc>
        <w:tc>
          <w:tcPr>
            <w:tcW w:w="510" w:type="pct"/>
          </w:tcPr>
          <w:p w14:paraId="3E463C60" w14:textId="4F944592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5965 (72.91)</w:t>
            </w:r>
          </w:p>
        </w:tc>
        <w:tc>
          <w:tcPr>
            <w:tcW w:w="520" w:type="pct"/>
          </w:tcPr>
          <w:p w14:paraId="27870412" w14:textId="7A468030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1036 (43.20)</w:t>
            </w:r>
          </w:p>
        </w:tc>
        <w:tc>
          <w:tcPr>
            <w:tcW w:w="510" w:type="pct"/>
          </w:tcPr>
          <w:p w14:paraId="01B3EE2D" w14:textId="69CB0B97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5107 (62.07)</w:t>
            </w:r>
          </w:p>
        </w:tc>
        <w:tc>
          <w:tcPr>
            <w:tcW w:w="510" w:type="pct"/>
          </w:tcPr>
          <w:p w14:paraId="6EC4DA55" w14:textId="156E7F54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4174 (83.95)</w:t>
            </w:r>
          </w:p>
        </w:tc>
      </w:tr>
      <w:tr w:rsidR="00E53CC3" w:rsidRPr="00C73E1C" w14:paraId="1F7CFCC3" w14:textId="77777777" w:rsidTr="006B325A">
        <w:trPr>
          <w:jc w:val="center"/>
        </w:trPr>
        <w:tc>
          <w:tcPr>
            <w:tcW w:w="1930" w:type="pct"/>
          </w:tcPr>
          <w:p w14:paraId="397FFB4D" w14:textId="77777777" w:rsidR="00E53CC3" w:rsidRPr="00C73E1C" w:rsidRDefault="00E53CC3" w:rsidP="00E53CC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510" w:type="pct"/>
          </w:tcPr>
          <w:p w14:paraId="7DD88E63" w14:textId="607F8063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753 (50.12)</w:t>
            </w:r>
          </w:p>
        </w:tc>
        <w:tc>
          <w:tcPr>
            <w:tcW w:w="510" w:type="pct"/>
          </w:tcPr>
          <w:p w14:paraId="77DB6EDD" w14:textId="589A410E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1910 (44.38)</w:t>
            </w:r>
          </w:p>
        </w:tc>
        <w:tc>
          <w:tcPr>
            <w:tcW w:w="510" w:type="pct"/>
          </w:tcPr>
          <w:p w14:paraId="3838FAB7" w14:textId="1AB25642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1875 (27.09)</w:t>
            </w:r>
          </w:p>
        </w:tc>
        <w:tc>
          <w:tcPr>
            <w:tcW w:w="520" w:type="pct"/>
          </w:tcPr>
          <w:p w14:paraId="7CF6FDA4" w14:textId="70028B20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1388 (56.80)</w:t>
            </w:r>
          </w:p>
        </w:tc>
        <w:tc>
          <w:tcPr>
            <w:tcW w:w="510" w:type="pct"/>
          </w:tcPr>
          <w:p w14:paraId="2A6D8181" w14:textId="1DA7C034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3078 (37.93)</w:t>
            </w:r>
          </w:p>
        </w:tc>
        <w:tc>
          <w:tcPr>
            <w:tcW w:w="510" w:type="pct"/>
          </w:tcPr>
          <w:p w14:paraId="460DEE55" w14:textId="0EF26016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815 (16.05)</w:t>
            </w:r>
          </w:p>
        </w:tc>
      </w:tr>
      <w:tr w:rsidR="00E53CC3" w:rsidRPr="00C73E1C" w14:paraId="6B8BAD82" w14:textId="77777777" w:rsidTr="006B325A">
        <w:trPr>
          <w:jc w:val="center"/>
        </w:trPr>
        <w:tc>
          <w:tcPr>
            <w:tcW w:w="1930" w:type="pct"/>
          </w:tcPr>
          <w:p w14:paraId="18F97C11" w14:textId="77777777" w:rsidR="00E53CC3" w:rsidRPr="00C73E1C" w:rsidRDefault="00E53CC3" w:rsidP="00E53CC3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Vigorous leisure activity</w:t>
            </w:r>
          </w:p>
        </w:tc>
        <w:tc>
          <w:tcPr>
            <w:tcW w:w="510" w:type="pct"/>
          </w:tcPr>
          <w:p w14:paraId="361946A2" w14:textId="77777777" w:rsidR="00E53CC3" w:rsidRPr="00C73E1C" w:rsidRDefault="00E53CC3" w:rsidP="00E53CC3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02B78002" w14:textId="77777777" w:rsidR="00E53CC3" w:rsidRPr="00C73E1C" w:rsidRDefault="00E53CC3" w:rsidP="00E53CC3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54B68752" w14:textId="77777777" w:rsidR="00E53CC3" w:rsidRPr="00C73E1C" w:rsidRDefault="00E53CC3" w:rsidP="00E53CC3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</w:tcPr>
          <w:p w14:paraId="79723047" w14:textId="77777777" w:rsidR="00E53CC3" w:rsidRPr="00C73E1C" w:rsidRDefault="00E53CC3" w:rsidP="00E53CC3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2CB2FC52" w14:textId="77777777" w:rsidR="00E53CC3" w:rsidRPr="00C73E1C" w:rsidRDefault="00E53CC3" w:rsidP="00E53CC3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69869840" w14:textId="77777777" w:rsidR="00E53CC3" w:rsidRPr="00C73E1C" w:rsidRDefault="00E53CC3" w:rsidP="00E53CC3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53CC3" w:rsidRPr="00C73E1C" w14:paraId="120B19FD" w14:textId="77777777" w:rsidTr="006B325A">
        <w:trPr>
          <w:jc w:val="center"/>
        </w:trPr>
        <w:tc>
          <w:tcPr>
            <w:tcW w:w="1930" w:type="pct"/>
          </w:tcPr>
          <w:p w14:paraId="688C4165" w14:textId="77777777" w:rsidR="00E53CC3" w:rsidRPr="00C73E1C" w:rsidRDefault="00E53CC3" w:rsidP="00E53CC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510" w:type="pct"/>
          </w:tcPr>
          <w:p w14:paraId="67B5B28E" w14:textId="495FCDB9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279 (21.80)</w:t>
            </w:r>
          </w:p>
        </w:tc>
        <w:tc>
          <w:tcPr>
            <w:tcW w:w="510" w:type="pct"/>
          </w:tcPr>
          <w:p w14:paraId="408FDCE2" w14:textId="468C8341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141 (5.72)</w:t>
            </w:r>
          </w:p>
        </w:tc>
        <w:tc>
          <w:tcPr>
            <w:tcW w:w="510" w:type="pct"/>
          </w:tcPr>
          <w:p w14:paraId="6A19A822" w14:textId="4EED0529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148 (2.93)</w:t>
            </w:r>
          </w:p>
        </w:tc>
        <w:tc>
          <w:tcPr>
            <w:tcW w:w="520" w:type="pct"/>
          </w:tcPr>
          <w:p w14:paraId="75541EFA" w14:textId="51636721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151 (13.39)</w:t>
            </w:r>
          </w:p>
        </w:tc>
        <w:tc>
          <w:tcPr>
            <w:tcW w:w="510" w:type="pct"/>
          </w:tcPr>
          <w:p w14:paraId="37355BF9" w14:textId="1A1DFE9A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417 (5.47)</w:t>
            </w:r>
          </w:p>
        </w:tc>
        <w:tc>
          <w:tcPr>
            <w:tcW w:w="510" w:type="pct"/>
          </w:tcPr>
          <w:p w14:paraId="151642BD" w14:textId="19E892D8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229 (7.64)</w:t>
            </w:r>
          </w:p>
        </w:tc>
      </w:tr>
      <w:tr w:rsidR="00E53CC3" w:rsidRPr="00C73E1C" w14:paraId="2D7012B0" w14:textId="77777777" w:rsidTr="006B325A">
        <w:trPr>
          <w:jc w:val="center"/>
        </w:trPr>
        <w:tc>
          <w:tcPr>
            <w:tcW w:w="1930" w:type="pct"/>
          </w:tcPr>
          <w:p w14:paraId="4EF0C3C5" w14:textId="77777777" w:rsidR="00E53CC3" w:rsidRPr="00C73E1C" w:rsidRDefault="00E53CC3" w:rsidP="00E53CC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510" w:type="pct"/>
          </w:tcPr>
          <w:p w14:paraId="059333A3" w14:textId="54D844DC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1358 (78.20)</w:t>
            </w:r>
          </w:p>
        </w:tc>
        <w:tc>
          <w:tcPr>
            <w:tcW w:w="510" w:type="pct"/>
          </w:tcPr>
          <w:p w14:paraId="7B30AA3C" w14:textId="0894411D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4245 (94.28)</w:t>
            </w:r>
          </w:p>
        </w:tc>
        <w:tc>
          <w:tcPr>
            <w:tcW w:w="510" w:type="pct"/>
          </w:tcPr>
          <w:p w14:paraId="14FFBE94" w14:textId="2117088F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7692 (97.07)</w:t>
            </w:r>
          </w:p>
        </w:tc>
        <w:tc>
          <w:tcPr>
            <w:tcW w:w="520" w:type="pct"/>
          </w:tcPr>
          <w:p w14:paraId="323EF421" w14:textId="162B6F18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2273 (86.61)</w:t>
            </w:r>
          </w:p>
        </w:tc>
        <w:tc>
          <w:tcPr>
            <w:tcW w:w="510" w:type="pct"/>
          </w:tcPr>
          <w:p w14:paraId="342870F4" w14:textId="3A815722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7768 (94.53)</w:t>
            </w:r>
          </w:p>
        </w:tc>
        <w:tc>
          <w:tcPr>
            <w:tcW w:w="510" w:type="pct"/>
          </w:tcPr>
          <w:p w14:paraId="0E8207C0" w14:textId="4AC1E877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4760 (92.36)</w:t>
            </w:r>
          </w:p>
        </w:tc>
      </w:tr>
      <w:tr w:rsidR="00E53CC3" w:rsidRPr="00C73E1C" w14:paraId="61419BE1" w14:textId="77777777" w:rsidTr="006B325A">
        <w:trPr>
          <w:jc w:val="center"/>
        </w:trPr>
        <w:tc>
          <w:tcPr>
            <w:tcW w:w="1930" w:type="pct"/>
          </w:tcPr>
          <w:p w14:paraId="3F89BDC8" w14:textId="77777777" w:rsidR="00E53CC3" w:rsidRPr="00C73E1C" w:rsidRDefault="00E53CC3" w:rsidP="00E53CC3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Moderate leisure activity</w:t>
            </w:r>
          </w:p>
        </w:tc>
        <w:tc>
          <w:tcPr>
            <w:tcW w:w="510" w:type="pct"/>
          </w:tcPr>
          <w:p w14:paraId="22428550" w14:textId="77777777" w:rsidR="00E53CC3" w:rsidRPr="00C73E1C" w:rsidRDefault="00E53CC3" w:rsidP="00E53CC3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6D0117DD" w14:textId="77777777" w:rsidR="00E53CC3" w:rsidRPr="00C73E1C" w:rsidRDefault="00E53CC3" w:rsidP="00E53CC3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5DFD7644" w14:textId="77777777" w:rsidR="00E53CC3" w:rsidRPr="00C73E1C" w:rsidRDefault="00E53CC3" w:rsidP="00E53CC3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</w:tcPr>
          <w:p w14:paraId="5FAEE7A4" w14:textId="77777777" w:rsidR="00E53CC3" w:rsidRPr="00C73E1C" w:rsidRDefault="00E53CC3" w:rsidP="00E53CC3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53F96FB8" w14:textId="77777777" w:rsidR="00E53CC3" w:rsidRPr="00C73E1C" w:rsidRDefault="00E53CC3" w:rsidP="00E53CC3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233FCA53" w14:textId="77777777" w:rsidR="00E53CC3" w:rsidRPr="00C73E1C" w:rsidRDefault="00E53CC3" w:rsidP="00E53CC3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53CC3" w:rsidRPr="00C73E1C" w14:paraId="18BF40B6" w14:textId="77777777" w:rsidTr="006B325A">
        <w:trPr>
          <w:jc w:val="center"/>
        </w:trPr>
        <w:tc>
          <w:tcPr>
            <w:tcW w:w="1930" w:type="pct"/>
          </w:tcPr>
          <w:p w14:paraId="2D05FCC0" w14:textId="77777777" w:rsidR="00E53CC3" w:rsidRPr="00C73E1C" w:rsidRDefault="00E53CC3" w:rsidP="00E53CC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510" w:type="pct"/>
          </w:tcPr>
          <w:p w14:paraId="59BE2ECF" w14:textId="786AF18A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379 (24.12)</w:t>
            </w:r>
          </w:p>
        </w:tc>
        <w:tc>
          <w:tcPr>
            <w:tcW w:w="510" w:type="pct"/>
          </w:tcPr>
          <w:p w14:paraId="7016ABF7" w14:textId="6BC84707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283 (10.52)</w:t>
            </w:r>
          </w:p>
        </w:tc>
        <w:tc>
          <w:tcPr>
            <w:tcW w:w="510" w:type="pct"/>
          </w:tcPr>
          <w:p w14:paraId="30D00ABB" w14:textId="7F2A5926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767 (11.46)</w:t>
            </w:r>
          </w:p>
        </w:tc>
        <w:tc>
          <w:tcPr>
            <w:tcW w:w="520" w:type="pct"/>
          </w:tcPr>
          <w:p w14:paraId="38388645" w14:textId="5D49C9E6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219 (13.33)</w:t>
            </w:r>
          </w:p>
        </w:tc>
        <w:tc>
          <w:tcPr>
            <w:tcW w:w="510" w:type="pct"/>
          </w:tcPr>
          <w:p w14:paraId="6B83D2D7" w14:textId="698EDDB0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552 (7.14)</w:t>
            </w:r>
          </w:p>
        </w:tc>
        <w:tc>
          <w:tcPr>
            <w:tcW w:w="510" w:type="pct"/>
          </w:tcPr>
          <w:p w14:paraId="3B3C70C6" w14:textId="4BDE351A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648 (16.73)</w:t>
            </w:r>
          </w:p>
        </w:tc>
      </w:tr>
      <w:tr w:rsidR="00E53CC3" w:rsidRPr="00C73E1C" w14:paraId="0D881EB6" w14:textId="77777777" w:rsidTr="006B325A">
        <w:trPr>
          <w:jc w:val="center"/>
        </w:trPr>
        <w:tc>
          <w:tcPr>
            <w:tcW w:w="1930" w:type="pct"/>
          </w:tcPr>
          <w:p w14:paraId="7C22455A" w14:textId="77777777" w:rsidR="00E53CC3" w:rsidRPr="00C73E1C" w:rsidRDefault="00E53CC3" w:rsidP="00E53CC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510" w:type="pct"/>
          </w:tcPr>
          <w:p w14:paraId="49CB9996" w14:textId="305E17A8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1258 (75.88)</w:t>
            </w:r>
          </w:p>
        </w:tc>
        <w:tc>
          <w:tcPr>
            <w:tcW w:w="510" w:type="pct"/>
          </w:tcPr>
          <w:p w14:paraId="22CFEE21" w14:textId="356B2069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4103 (89.48)</w:t>
            </w:r>
          </w:p>
        </w:tc>
        <w:tc>
          <w:tcPr>
            <w:tcW w:w="510" w:type="pct"/>
          </w:tcPr>
          <w:p w14:paraId="1DEF2B47" w14:textId="305C27A7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7073 (88.54)</w:t>
            </w:r>
          </w:p>
        </w:tc>
        <w:tc>
          <w:tcPr>
            <w:tcW w:w="520" w:type="pct"/>
          </w:tcPr>
          <w:p w14:paraId="7B5BFA9C" w14:textId="79C53C2D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2205 (86.67)</w:t>
            </w:r>
          </w:p>
        </w:tc>
        <w:tc>
          <w:tcPr>
            <w:tcW w:w="510" w:type="pct"/>
          </w:tcPr>
          <w:p w14:paraId="12AA3F3E" w14:textId="1AAFD87E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7633 (92.86)</w:t>
            </w:r>
          </w:p>
        </w:tc>
        <w:tc>
          <w:tcPr>
            <w:tcW w:w="510" w:type="pct"/>
          </w:tcPr>
          <w:p w14:paraId="2848D7B6" w14:textId="35D4A99A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4341 (83.27)</w:t>
            </w:r>
          </w:p>
        </w:tc>
      </w:tr>
      <w:tr w:rsidR="00E53CC3" w:rsidRPr="00C73E1C" w14:paraId="2BD526BA" w14:textId="77777777" w:rsidTr="006B325A">
        <w:trPr>
          <w:jc w:val="center"/>
        </w:trPr>
        <w:tc>
          <w:tcPr>
            <w:tcW w:w="1930" w:type="pct"/>
          </w:tcPr>
          <w:p w14:paraId="3A0EEB6F" w14:textId="77777777" w:rsidR="00E53CC3" w:rsidRPr="00C73E1C" w:rsidRDefault="00E53CC3" w:rsidP="00E53CC3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Obesity</w:t>
            </w:r>
          </w:p>
        </w:tc>
        <w:tc>
          <w:tcPr>
            <w:tcW w:w="510" w:type="pct"/>
          </w:tcPr>
          <w:p w14:paraId="696AC774" w14:textId="77777777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</w:tcPr>
          <w:p w14:paraId="4072ADF1" w14:textId="77777777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</w:tcPr>
          <w:p w14:paraId="0A87D99C" w14:textId="77777777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0" w:type="pct"/>
          </w:tcPr>
          <w:p w14:paraId="18B3EE18" w14:textId="77777777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</w:tcPr>
          <w:p w14:paraId="49C1DFF1" w14:textId="77777777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</w:tcPr>
          <w:p w14:paraId="2DB8F67F" w14:textId="77777777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53CC3" w:rsidRPr="00C73E1C" w14:paraId="5EC26EC8" w14:textId="77777777" w:rsidTr="006B325A">
        <w:trPr>
          <w:jc w:val="center"/>
        </w:trPr>
        <w:tc>
          <w:tcPr>
            <w:tcW w:w="1930" w:type="pct"/>
          </w:tcPr>
          <w:p w14:paraId="2B3B7714" w14:textId="77777777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510" w:type="pct"/>
          </w:tcPr>
          <w:p w14:paraId="2353F503" w14:textId="6D7193D3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260 (12.06)</w:t>
            </w:r>
          </w:p>
        </w:tc>
        <w:tc>
          <w:tcPr>
            <w:tcW w:w="510" w:type="pct"/>
          </w:tcPr>
          <w:p w14:paraId="66EB3726" w14:textId="1A2C84A4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319 (6.05)</w:t>
            </w:r>
          </w:p>
        </w:tc>
        <w:tc>
          <w:tcPr>
            <w:tcW w:w="510" w:type="pct"/>
          </w:tcPr>
          <w:p w14:paraId="68AF9C72" w14:textId="74E218D3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511 (5.94)</w:t>
            </w:r>
          </w:p>
        </w:tc>
        <w:tc>
          <w:tcPr>
            <w:tcW w:w="520" w:type="pct"/>
          </w:tcPr>
          <w:p w14:paraId="3411B3FB" w14:textId="2B87724F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54 (0.94)</w:t>
            </w:r>
          </w:p>
        </w:tc>
        <w:tc>
          <w:tcPr>
            <w:tcW w:w="510" w:type="pct"/>
          </w:tcPr>
          <w:p w14:paraId="2632739C" w14:textId="2A5C358E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552 (5.69)</w:t>
            </w:r>
          </w:p>
        </w:tc>
        <w:tc>
          <w:tcPr>
            <w:tcW w:w="510" w:type="pct"/>
          </w:tcPr>
          <w:p w14:paraId="7889EFD3" w14:textId="4D34C9FE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294 (4.67)</w:t>
            </w:r>
          </w:p>
        </w:tc>
      </w:tr>
      <w:tr w:rsidR="00E53CC3" w:rsidRPr="00C73E1C" w14:paraId="5FC6B35D" w14:textId="77777777" w:rsidTr="006B325A">
        <w:trPr>
          <w:jc w:val="center"/>
        </w:trPr>
        <w:tc>
          <w:tcPr>
            <w:tcW w:w="1930" w:type="pct"/>
          </w:tcPr>
          <w:p w14:paraId="6420D5AE" w14:textId="77777777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510" w:type="pct"/>
          </w:tcPr>
          <w:p w14:paraId="5AB26B0C" w14:textId="64F7695B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1370 (87.94)</w:t>
            </w:r>
          </w:p>
        </w:tc>
        <w:tc>
          <w:tcPr>
            <w:tcW w:w="510" w:type="pct"/>
          </w:tcPr>
          <w:p w14:paraId="09C18859" w14:textId="072D8DE1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4007 (93.95)</w:t>
            </w:r>
          </w:p>
        </w:tc>
        <w:tc>
          <w:tcPr>
            <w:tcW w:w="510" w:type="pct"/>
          </w:tcPr>
          <w:p w14:paraId="609881C4" w14:textId="20DF48EC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7242 (94.06)</w:t>
            </w:r>
          </w:p>
        </w:tc>
        <w:tc>
          <w:tcPr>
            <w:tcW w:w="520" w:type="pct"/>
          </w:tcPr>
          <w:p w14:paraId="55B72853" w14:textId="3236B224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2308 (99.06)</w:t>
            </w:r>
          </w:p>
        </w:tc>
        <w:tc>
          <w:tcPr>
            <w:tcW w:w="510" w:type="pct"/>
          </w:tcPr>
          <w:p w14:paraId="6E92D61C" w14:textId="77743B73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7461 (94.31)</w:t>
            </w:r>
          </w:p>
        </w:tc>
        <w:tc>
          <w:tcPr>
            <w:tcW w:w="510" w:type="pct"/>
          </w:tcPr>
          <w:p w14:paraId="122CE7D6" w14:textId="4043440E" w:rsidR="00E53CC3" w:rsidRPr="00C73E1C" w:rsidRDefault="00E53CC3" w:rsidP="00E53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4630 (95.33)</w:t>
            </w:r>
          </w:p>
        </w:tc>
      </w:tr>
    </w:tbl>
    <w:p w14:paraId="6243A040" w14:textId="0CE22891" w:rsidR="007F57AF" w:rsidRPr="00C73E1C" w:rsidRDefault="007F57AF" w:rsidP="007F57AF">
      <w:pPr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C73E1C">
        <w:rPr>
          <w:rFonts w:ascii="Times New Roman" w:hAnsi="Times New Roman" w:cs="Times New Roman"/>
          <w:b/>
          <w:bCs/>
          <w:kern w:val="0"/>
          <w:sz w:val="24"/>
          <w:szCs w:val="24"/>
        </w:rPr>
        <w:lastRenderedPageBreak/>
        <w:t xml:space="preserve">Table </w:t>
      </w:r>
      <w:r w:rsidR="005E1CEC">
        <w:rPr>
          <w:rFonts w:ascii="Times New Roman" w:hAnsi="Times New Roman" w:cs="Times New Roman"/>
          <w:b/>
          <w:bCs/>
          <w:kern w:val="0"/>
          <w:sz w:val="24"/>
          <w:szCs w:val="24"/>
        </w:rPr>
        <w:t>6</w:t>
      </w:r>
      <w:r w:rsidRPr="00C73E1C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Distribution of </w:t>
      </w:r>
      <w:r w:rsidRPr="00794C8B">
        <w:rPr>
          <w:rFonts w:ascii="Times New Roman" w:hAnsi="Times New Roman" w:cs="Times New Roman"/>
          <w:b/>
          <w:bCs/>
          <w:kern w:val="0"/>
          <w:sz w:val="24"/>
          <w:szCs w:val="24"/>
        </w:rPr>
        <w:t>Hypercholesterolemia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 by </w:t>
      </w:r>
      <w:r w:rsidRPr="00C73E1C">
        <w:rPr>
          <w:rFonts w:ascii="Times New Roman" w:hAnsi="Times New Roman" w:cs="Times New Roman"/>
          <w:b/>
          <w:bCs/>
          <w:kern w:val="0"/>
          <w:sz w:val="24"/>
          <w:szCs w:val="24"/>
        </w:rPr>
        <w:t>socio-economic variables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6070"/>
        <w:gridCol w:w="1269"/>
        <w:gridCol w:w="1604"/>
        <w:gridCol w:w="1604"/>
        <w:gridCol w:w="1635"/>
        <w:gridCol w:w="1603"/>
        <w:gridCol w:w="1603"/>
      </w:tblGrid>
      <w:tr w:rsidR="00A935B9" w:rsidRPr="00C73E1C" w14:paraId="56135410" w14:textId="77777777" w:rsidTr="00A935B9">
        <w:trPr>
          <w:jc w:val="center"/>
        </w:trPr>
        <w:tc>
          <w:tcPr>
            <w:tcW w:w="1972" w:type="pct"/>
          </w:tcPr>
          <w:p w14:paraId="57679535" w14:textId="77777777" w:rsidR="007F57AF" w:rsidRPr="00C73E1C" w:rsidRDefault="007F57AF" w:rsidP="00537E3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Variables</w:t>
            </w:r>
          </w:p>
        </w:tc>
        <w:tc>
          <w:tcPr>
            <w:tcW w:w="412" w:type="pct"/>
          </w:tcPr>
          <w:p w14:paraId="30868F28" w14:textId="77777777" w:rsidR="007F57AF" w:rsidRDefault="007F57AF" w:rsidP="00537E31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Maldives</w:t>
            </w:r>
          </w:p>
          <w:p w14:paraId="3BD409EA" w14:textId="27962D0E" w:rsidR="00B45C52" w:rsidRPr="00C73E1C" w:rsidRDefault="00B45C52" w:rsidP="00537E3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not available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)</w:t>
            </w:r>
          </w:p>
        </w:tc>
        <w:tc>
          <w:tcPr>
            <w:tcW w:w="521" w:type="pct"/>
          </w:tcPr>
          <w:p w14:paraId="27FDD93D" w14:textId="77777777" w:rsidR="007F57AF" w:rsidRDefault="007F57AF" w:rsidP="00537E31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Sri Lanka</w:t>
            </w:r>
          </w:p>
          <w:p w14:paraId="508D32EB" w14:textId="6B7BA47E" w:rsidR="00C27406" w:rsidRPr="002C06FF" w:rsidRDefault="00C27406" w:rsidP="00537E3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(n=4547)</w:t>
            </w:r>
          </w:p>
        </w:tc>
        <w:tc>
          <w:tcPr>
            <w:tcW w:w="521" w:type="pct"/>
          </w:tcPr>
          <w:p w14:paraId="295032FD" w14:textId="77777777" w:rsidR="007F57AF" w:rsidRDefault="007F57AF" w:rsidP="00537E31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Myanmar</w:t>
            </w:r>
          </w:p>
          <w:p w14:paraId="53E74433" w14:textId="33709202" w:rsidR="00256034" w:rsidRPr="002C06FF" w:rsidRDefault="00256034" w:rsidP="00537E3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(n=7843)</w:t>
            </w:r>
          </w:p>
        </w:tc>
        <w:tc>
          <w:tcPr>
            <w:tcW w:w="531" w:type="pct"/>
          </w:tcPr>
          <w:p w14:paraId="0F7C1D45" w14:textId="77777777" w:rsidR="007F57AF" w:rsidRDefault="007F57AF" w:rsidP="00537E31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Timor-Leste</w:t>
            </w:r>
          </w:p>
          <w:p w14:paraId="6A3048C5" w14:textId="4833A24F" w:rsidR="0068446D" w:rsidRPr="002C06FF" w:rsidRDefault="0068446D" w:rsidP="00537E3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(n=2489)</w:t>
            </w:r>
          </w:p>
        </w:tc>
        <w:tc>
          <w:tcPr>
            <w:tcW w:w="521" w:type="pct"/>
          </w:tcPr>
          <w:p w14:paraId="2E592CBB" w14:textId="77777777" w:rsidR="007F57AF" w:rsidRDefault="007F57AF" w:rsidP="00537E31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Bangladesh</w:t>
            </w:r>
          </w:p>
          <w:p w14:paraId="59648B27" w14:textId="55D170EC" w:rsidR="00FA04F5" w:rsidRPr="002C06FF" w:rsidRDefault="00FA04F5" w:rsidP="00537E3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(n=8185)</w:t>
            </w:r>
          </w:p>
        </w:tc>
        <w:tc>
          <w:tcPr>
            <w:tcW w:w="521" w:type="pct"/>
          </w:tcPr>
          <w:p w14:paraId="2C445939" w14:textId="77777777" w:rsidR="007F57AF" w:rsidRDefault="007F57AF" w:rsidP="00537E31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Nepal</w:t>
            </w:r>
          </w:p>
          <w:p w14:paraId="013B2BFE" w14:textId="655CB946" w:rsidR="00794CD0" w:rsidRPr="002C06FF" w:rsidRDefault="00794CD0" w:rsidP="00537E3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(n=5141)</w:t>
            </w:r>
          </w:p>
        </w:tc>
      </w:tr>
      <w:tr w:rsidR="00A935B9" w:rsidRPr="00C73E1C" w14:paraId="6894C66E" w14:textId="77777777" w:rsidTr="00A935B9">
        <w:trPr>
          <w:jc w:val="center"/>
        </w:trPr>
        <w:tc>
          <w:tcPr>
            <w:tcW w:w="1972" w:type="pct"/>
          </w:tcPr>
          <w:p w14:paraId="3E8CCAC5" w14:textId="77777777" w:rsidR="007F57AF" w:rsidRPr="00C73E1C" w:rsidRDefault="007F57AF" w:rsidP="00537E3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12" w:type="pct"/>
          </w:tcPr>
          <w:p w14:paraId="3A4BCE85" w14:textId="77777777" w:rsidR="007F57AF" w:rsidRPr="00C73E1C" w:rsidRDefault="007F57AF" w:rsidP="00537E3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 (%)</w:t>
            </w:r>
          </w:p>
        </w:tc>
        <w:tc>
          <w:tcPr>
            <w:tcW w:w="521" w:type="pct"/>
          </w:tcPr>
          <w:p w14:paraId="093E8DD3" w14:textId="77777777" w:rsidR="007F57AF" w:rsidRPr="00C73E1C" w:rsidRDefault="007F57AF" w:rsidP="00537E31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2C06F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 (%)</w:t>
            </w:r>
          </w:p>
        </w:tc>
        <w:tc>
          <w:tcPr>
            <w:tcW w:w="521" w:type="pct"/>
          </w:tcPr>
          <w:p w14:paraId="3FD39265" w14:textId="77777777" w:rsidR="007F57AF" w:rsidRPr="00C73E1C" w:rsidRDefault="007F57AF" w:rsidP="00537E3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C06F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 (%)</w:t>
            </w:r>
          </w:p>
        </w:tc>
        <w:tc>
          <w:tcPr>
            <w:tcW w:w="531" w:type="pct"/>
          </w:tcPr>
          <w:p w14:paraId="32A4161E" w14:textId="77777777" w:rsidR="007F57AF" w:rsidRPr="00C73E1C" w:rsidRDefault="007F57AF" w:rsidP="00537E31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C06F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 (%)</w:t>
            </w:r>
          </w:p>
        </w:tc>
        <w:tc>
          <w:tcPr>
            <w:tcW w:w="521" w:type="pct"/>
          </w:tcPr>
          <w:p w14:paraId="5BF1462D" w14:textId="77777777" w:rsidR="007F57AF" w:rsidRPr="00C73E1C" w:rsidRDefault="007F57AF" w:rsidP="00537E3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C06F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 (%)</w:t>
            </w:r>
          </w:p>
        </w:tc>
        <w:tc>
          <w:tcPr>
            <w:tcW w:w="521" w:type="pct"/>
          </w:tcPr>
          <w:p w14:paraId="521E1EEA" w14:textId="77777777" w:rsidR="007F57AF" w:rsidRPr="00C73E1C" w:rsidRDefault="007F57AF" w:rsidP="00537E31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C06F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 (%)</w:t>
            </w:r>
          </w:p>
        </w:tc>
      </w:tr>
      <w:tr w:rsidR="00A935B9" w:rsidRPr="00C73E1C" w14:paraId="727A465D" w14:textId="77777777" w:rsidTr="00A935B9">
        <w:trPr>
          <w:jc w:val="center"/>
        </w:trPr>
        <w:tc>
          <w:tcPr>
            <w:tcW w:w="1972" w:type="pct"/>
          </w:tcPr>
          <w:p w14:paraId="2E8D587B" w14:textId="77777777" w:rsidR="00F35B92" w:rsidRPr="00C73E1C" w:rsidRDefault="00F35B92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Socio-economic background</w:t>
            </w:r>
          </w:p>
        </w:tc>
        <w:tc>
          <w:tcPr>
            <w:tcW w:w="412" w:type="pct"/>
          </w:tcPr>
          <w:p w14:paraId="7F883D72" w14:textId="77777777" w:rsidR="00F35B92" w:rsidRPr="00537E31" w:rsidRDefault="00F35B92" w:rsidP="00F35B92">
            <w:pPr>
              <w:rPr>
                <w:rFonts w:ascii="Times New Roman" w:hAnsi="Times New Roman" w:cs="Times New Roman"/>
                <w:b/>
                <w:bCs/>
                <w:color w:val="C00000"/>
                <w:sz w:val="24"/>
                <w:szCs w:val="24"/>
              </w:rPr>
            </w:pPr>
          </w:p>
        </w:tc>
        <w:tc>
          <w:tcPr>
            <w:tcW w:w="521" w:type="pct"/>
          </w:tcPr>
          <w:p w14:paraId="28AA4BA8" w14:textId="77777777" w:rsidR="00F35B92" w:rsidRPr="00C73E1C" w:rsidRDefault="00F35B92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1" w:type="pct"/>
          </w:tcPr>
          <w:p w14:paraId="28252EA5" w14:textId="77777777" w:rsidR="00F35B92" w:rsidRPr="00C73E1C" w:rsidRDefault="00F35B92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pct"/>
          </w:tcPr>
          <w:p w14:paraId="357B35C7" w14:textId="77777777" w:rsidR="00F35B92" w:rsidRPr="00C73E1C" w:rsidRDefault="00F35B92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1" w:type="pct"/>
          </w:tcPr>
          <w:p w14:paraId="52CAD1DB" w14:textId="77777777" w:rsidR="00F35B92" w:rsidRPr="00C73E1C" w:rsidRDefault="00F35B92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1" w:type="pct"/>
          </w:tcPr>
          <w:p w14:paraId="49E1B219" w14:textId="77777777" w:rsidR="00F35B92" w:rsidRPr="00C73E1C" w:rsidRDefault="00F35B92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935B9" w:rsidRPr="00C73E1C" w14:paraId="4E23458C" w14:textId="77777777" w:rsidTr="00A935B9">
        <w:trPr>
          <w:jc w:val="center"/>
        </w:trPr>
        <w:tc>
          <w:tcPr>
            <w:tcW w:w="1972" w:type="pct"/>
          </w:tcPr>
          <w:p w14:paraId="57EA6375" w14:textId="77777777" w:rsidR="00F35B92" w:rsidRPr="00C73E1C" w:rsidRDefault="00F35B92" w:rsidP="00F35B92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Age (18 years or above) </w:t>
            </w:r>
          </w:p>
        </w:tc>
        <w:tc>
          <w:tcPr>
            <w:tcW w:w="412" w:type="pct"/>
          </w:tcPr>
          <w:p w14:paraId="55F65B24" w14:textId="77777777" w:rsidR="00F35B92" w:rsidRPr="006B325A" w:rsidRDefault="00F35B92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1" w:type="pct"/>
          </w:tcPr>
          <w:p w14:paraId="67135389" w14:textId="77777777" w:rsidR="00F35B92" w:rsidRPr="006B325A" w:rsidRDefault="00F35B92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1" w:type="pct"/>
          </w:tcPr>
          <w:p w14:paraId="6B789857" w14:textId="77777777" w:rsidR="00F35B92" w:rsidRPr="006B325A" w:rsidRDefault="00F35B92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pct"/>
          </w:tcPr>
          <w:p w14:paraId="0C793F30" w14:textId="77777777" w:rsidR="00F35B92" w:rsidRPr="006B325A" w:rsidRDefault="00F35B92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1" w:type="pct"/>
          </w:tcPr>
          <w:p w14:paraId="2279D866" w14:textId="77777777" w:rsidR="00F35B92" w:rsidRPr="006B325A" w:rsidRDefault="00F35B92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1" w:type="pct"/>
          </w:tcPr>
          <w:p w14:paraId="376F913B" w14:textId="77777777" w:rsidR="00F35B92" w:rsidRPr="006B325A" w:rsidRDefault="00F35B92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935B9" w:rsidRPr="00C73E1C" w14:paraId="4269E52A" w14:textId="77777777" w:rsidTr="00A935B9">
        <w:trPr>
          <w:jc w:val="center"/>
        </w:trPr>
        <w:tc>
          <w:tcPr>
            <w:tcW w:w="1972" w:type="pct"/>
          </w:tcPr>
          <w:p w14:paraId="3A2FDFC8" w14:textId="77777777" w:rsidR="00F35B92" w:rsidRPr="00C73E1C" w:rsidRDefault="00F35B92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18-29</w:t>
            </w:r>
          </w:p>
        </w:tc>
        <w:tc>
          <w:tcPr>
            <w:tcW w:w="412" w:type="pct"/>
          </w:tcPr>
          <w:p w14:paraId="59A8BFEA" w14:textId="7605A995" w:rsidR="00F35B92" w:rsidRPr="00C73E1C" w:rsidRDefault="00F35B92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1" w:type="pct"/>
          </w:tcPr>
          <w:p w14:paraId="39D7600E" w14:textId="03027CA9" w:rsidR="00F35B92" w:rsidRPr="00C73E1C" w:rsidRDefault="00CB6CC4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667 (33.78)</w:t>
            </w:r>
          </w:p>
        </w:tc>
        <w:tc>
          <w:tcPr>
            <w:tcW w:w="521" w:type="pct"/>
          </w:tcPr>
          <w:p w14:paraId="168CD015" w14:textId="1A86231E" w:rsidR="00F35B92" w:rsidRPr="00C73E1C" w:rsidRDefault="00A61FAF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739 (15.00)</w:t>
            </w:r>
          </w:p>
        </w:tc>
        <w:tc>
          <w:tcPr>
            <w:tcW w:w="531" w:type="pct"/>
          </w:tcPr>
          <w:p w14:paraId="331764AF" w14:textId="29994F84" w:rsidR="00F35B92" w:rsidRPr="00C73E1C" w:rsidRDefault="00CD4A20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642 (</w:t>
            </w:r>
            <w:r w:rsidR="00282EA8">
              <w:rPr>
                <w:rFonts w:ascii="Times New Roman" w:hAnsi="Times New Roman" w:cs="Times New Roman"/>
                <w:sz w:val="24"/>
                <w:szCs w:val="24"/>
              </w:rPr>
              <w:t>44.64)</w:t>
            </w:r>
          </w:p>
        </w:tc>
        <w:tc>
          <w:tcPr>
            <w:tcW w:w="521" w:type="pct"/>
          </w:tcPr>
          <w:p w14:paraId="237E6A1D" w14:textId="04B094EA" w:rsidR="00F35B92" w:rsidRPr="00C73E1C" w:rsidRDefault="003A2CE2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1942 (28.33)</w:t>
            </w:r>
          </w:p>
        </w:tc>
        <w:tc>
          <w:tcPr>
            <w:tcW w:w="521" w:type="pct"/>
          </w:tcPr>
          <w:p w14:paraId="43B99A86" w14:textId="2A1833A7" w:rsidR="00F35B92" w:rsidRPr="00C73E1C" w:rsidRDefault="00A935B9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1181 (40.41)</w:t>
            </w:r>
          </w:p>
        </w:tc>
      </w:tr>
      <w:tr w:rsidR="00A935B9" w:rsidRPr="00C73E1C" w14:paraId="6A2701C0" w14:textId="77777777" w:rsidTr="00A935B9">
        <w:trPr>
          <w:jc w:val="center"/>
        </w:trPr>
        <w:tc>
          <w:tcPr>
            <w:tcW w:w="1972" w:type="pct"/>
          </w:tcPr>
          <w:p w14:paraId="738957F8" w14:textId="77777777" w:rsidR="00F35B92" w:rsidRPr="00C73E1C" w:rsidRDefault="00F35B92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30-44</w:t>
            </w:r>
          </w:p>
        </w:tc>
        <w:tc>
          <w:tcPr>
            <w:tcW w:w="412" w:type="pct"/>
          </w:tcPr>
          <w:p w14:paraId="7700AB85" w14:textId="5247B270" w:rsidR="00F35B92" w:rsidRPr="00C73E1C" w:rsidRDefault="00F35B92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1" w:type="pct"/>
          </w:tcPr>
          <w:p w14:paraId="6FC0F2D7" w14:textId="7F553447" w:rsidR="00F35B92" w:rsidRPr="00C73E1C" w:rsidRDefault="00CB6CC4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1601 (29.21)</w:t>
            </w:r>
          </w:p>
        </w:tc>
        <w:tc>
          <w:tcPr>
            <w:tcW w:w="521" w:type="pct"/>
          </w:tcPr>
          <w:p w14:paraId="5831271A" w14:textId="5C8ABF64" w:rsidR="00F35B92" w:rsidRPr="00C73E1C" w:rsidRDefault="00A61FAF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2976 (45.57)</w:t>
            </w:r>
          </w:p>
        </w:tc>
        <w:tc>
          <w:tcPr>
            <w:tcW w:w="531" w:type="pct"/>
          </w:tcPr>
          <w:p w14:paraId="70B5FA2B" w14:textId="12E77C5F" w:rsidR="00F35B92" w:rsidRPr="00C73E1C" w:rsidRDefault="00CD4A20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912 (</w:t>
            </w:r>
            <w:r w:rsidR="00282EA8">
              <w:rPr>
                <w:rFonts w:ascii="Times New Roman" w:hAnsi="Times New Roman" w:cs="Times New Roman"/>
                <w:sz w:val="24"/>
                <w:szCs w:val="24"/>
              </w:rPr>
              <w:t>31.40)</w:t>
            </w:r>
          </w:p>
        </w:tc>
        <w:tc>
          <w:tcPr>
            <w:tcW w:w="521" w:type="pct"/>
          </w:tcPr>
          <w:p w14:paraId="104B28C7" w14:textId="351A4F6E" w:rsidR="00F35B92" w:rsidRPr="00C73E1C" w:rsidRDefault="003A2CE2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3505 (38.48)</w:t>
            </w:r>
          </w:p>
        </w:tc>
        <w:tc>
          <w:tcPr>
            <w:tcW w:w="521" w:type="pct"/>
          </w:tcPr>
          <w:p w14:paraId="2E681629" w14:textId="787C0176" w:rsidR="00F35B92" w:rsidRPr="00C73E1C" w:rsidRDefault="00A935B9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1944 (31.17)</w:t>
            </w:r>
          </w:p>
        </w:tc>
      </w:tr>
      <w:tr w:rsidR="00A935B9" w:rsidRPr="00C73E1C" w14:paraId="177A7B1E" w14:textId="77777777" w:rsidTr="00A935B9">
        <w:trPr>
          <w:jc w:val="center"/>
        </w:trPr>
        <w:tc>
          <w:tcPr>
            <w:tcW w:w="1972" w:type="pct"/>
          </w:tcPr>
          <w:p w14:paraId="757B214D" w14:textId="77777777" w:rsidR="00F35B92" w:rsidRPr="00C73E1C" w:rsidRDefault="00F35B92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45-59</w:t>
            </w:r>
          </w:p>
        </w:tc>
        <w:tc>
          <w:tcPr>
            <w:tcW w:w="412" w:type="pct"/>
          </w:tcPr>
          <w:p w14:paraId="0FB97F29" w14:textId="23954F87" w:rsidR="00F35B92" w:rsidRPr="00C73E1C" w:rsidRDefault="00F35B92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1" w:type="pct"/>
          </w:tcPr>
          <w:p w14:paraId="5A5008DB" w14:textId="413A39B6" w:rsidR="00F35B92" w:rsidRPr="00C73E1C" w:rsidRDefault="00CB6CC4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1512 (26.30)</w:t>
            </w:r>
          </w:p>
        </w:tc>
        <w:tc>
          <w:tcPr>
            <w:tcW w:w="521" w:type="pct"/>
          </w:tcPr>
          <w:p w14:paraId="4B70A5E8" w14:textId="1234FEB6" w:rsidR="00F35B92" w:rsidRPr="00C73E1C" w:rsidRDefault="00A61FAF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3291 (32.15)</w:t>
            </w:r>
          </w:p>
        </w:tc>
        <w:tc>
          <w:tcPr>
            <w:tcW w:w="531" w:type="pct"/>
          </w:tcPr>
          <w:p w14:paraId="3B9981C9" w14:textId="4220DD56" w:rsidR="00F35B92" w:rsidRPr="00C73E1C" w:rsidRDefault="00CD4A20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565 (</w:t>
            </w:r>
            <w:r w:rsidR="00282EA8">
              <w:rPr>
                <w:rFonts w:ascii="Times New Roman" w:hAnsi="Times New Roman" w:cs="Times New Roman"/>
                <w:sz w:val="24"/>
                <w:szCs w:val="24"/>
              </w:rPr>
              <w:t>12.67)</w:t>
            </w:r>
          </w:p>
        </w:tc>
        <w:tc>
          <w:tcPr>
            <w:tcW w:w="521" w:type="pct"/>
          </w:tcPr>
          <w:p w14:paraId="0B14C0F5" w14:textId="4D86409D" w:rsidR="00F35B92" w:rsidRPr="00C73E1C" w:rsidRDefault="003A2CE2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2152 (25.34)</w:t>
            </w:r>
          </w:p>
        </w:tc>
        <w:tc>
          <w:tcPr>
            <w:tcW w:w="521" w:type="pct"/>
          </w:tcPr>
          <w:p w14:paraId="363B2EAD" w14:textId="53C7DFE4" w:rsidR="00F35B92" w:rsidRPr="00C73E1C" w:rsidRDefault="00A935B9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1349 (19.57)</w:t>
            </w:r>
          </w:p>
        </w:tc>
      </w:tr>
      <w:tr w:rsidR="00A935B9" w:rsidRPr="00C73E1C" w14:paraId="231F3F40" w14:textId="77777777" w:rsidTr="00A935B9">
        <w:trPr>
          <w:jc w:val="center"/>
        </w:trPr>
        <w:tc>
          <w:tcPr>
            <w:tcW w:w="1972" w:type="pct"/>
          </w:tcPr>
          <w:p w14:paraId="50D1E053" w14:textId="77777777" w:rsidR="00F35B92" w:rsidRPr="00C73E1C" w:rsidRDefault="00F35B92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60 or above</w:t>
            </w:r>
          </w:p>
        </w:tc>
        <w:tc>
          <w:tcPr>
            <w:tcW w:w="412" w:type="pct"/>
          </w:tcPr>
          <w:p w14:paraId="1E97B35C" w14:textId="3218A38B" w:rsidR="00F35B92" w:rsidRPr="00C73E1C" w:rsidRDefault="00F35B92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1" w:type="pct"/>
          </w:tcPr>
          <w:p w14:paraId="3CC896C8" w14:textId="6B65151D" w:rsidR="00F35B92" w:rsidRPr="00C73E1C" w:rsidRDefault="00CB6CC4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767 (10.71)</w:t>
            </w:r>
          </w:p>
        </w:tc>
        <w:tc>
          <w:tcPr>
            <w:tcW w:w="521" w:type="pct"/>
          </w:tcPr>
          <w:p w14:paraId="764D3FA2" w14:textId="7688A715" w:rsidR="00F35B92" w:rsidRPr="00C73E1C" w:rsidRDefault="00A61FAF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837 (7.29)</w:t>
            </w:r>
          </w:p>
        </w:tc>
        <w:tc>
          <w:tcPr>
            <w:tcW w:w="531" w:type="pct"/>
          </w:tcPr>
          <w:p w14:paraId="0C8F26E9" w14:textId="70937851" w:rsidR="00F35B92" w:rsidRPr="00C73E1C" w:rsidRDefault="00CD4A20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370 (</w:t>
            </w:r>
            <w:r w:rsidR="00282EA8">
              <w:rPr>
                <w:rFonts w:ascii="Times New Roman" w:hAnsi="Times New Roman" w:cs="Times New Roman"/>
                <w:sz w:val="24"/>
                <w:szCs w:val="24"/>
              </w:rPr>
              <w:t>11.29)</w:t>
            </w:r>
          </w:p>
        </w:tc>
        <w:tc>
          <w:tcPr>
            <w:tcW w:w="521" w:type="pct"/>
          </w:tcPr>
          <w:p w14:paraId="6AD47243" w14:textId="35D44073" w:rsidR="00F35B92" w:rsidRPr="00C73E1C" w:rsidRDefault="003A2CE2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586 (7.84)</w:t>
            </w:r>
          </w:p>
        </w:tc>
        <w:tc>
          <w:tcPr>
            <w:tcW w:w="521" w:type="pct"/>
          </w:tcPr>
          <w:p w14:paraId="73306853" w14:textId="0AC857CE" w:rsidR="00F35B92" w:rsidRPr="00C73E1C" w:rsidRDefault="00A935B9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667 (8.85)</w:t>
            </w:r>
          </w:p>
        </w:tc>
      </w:tr>
      <w:tr w:rsidR="00A935B9" w:rsidRPr="00C73E1C" w14:paraId="7EE26FBA" w14:textId="77777777" w:rsidTr="00A935B9">
        <w:trPr>
          <w:jc w:val="center"/>
        </w:trPr>
        <w:tc>
          <w:tcPr>
            <w:tcW w:w="1972" w:type="pct"/>
          </w:tcPr>
          <w:p w14:paraId="00CA40E9" w14:textId="77777777" w:rsidR="00F35B92" w:rsidRPr="00C73E1C" w:rsidRDefault="00F35B92" w:rsidP="00F35B92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Sex</w:t>
            </w:r>
          </w:p>
        </w:tc>
        <w:tc>
          <w:tcPr>
            <w:tcW w:w="412" w:type="pct"/>
          </w:tcPr>
          <w:p w14:paraId="6A28E922" w14:textId="77777777" w:rsidR="00F35B92" w:rsidRPr="00C73E1C" w:rsidRDefault="00F35B92" w:rsidP="00F35B92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3E84A9ED" w14:textId="77777777" w:rsidR="00F35B92" w:rsidRPr="00C73E1C" w:rsidRDefault="00F35B92" w:rsidP="00F35B92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0277AF9C" w14:textId="77777777" w:rsidR="00F35B92" w:rsidRPr="00C73E1C" w:rsidRDefault="00F35B92" w:rsidP="00F35B92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31" w:type="pct"/>
          </w:tcPr>
          <w:p w14:paraId="4498A43A" w14:textId="77777777" w:rsidR="00F35B92" w:rsidRPr="00C73E1C" w:rsidRDefault="00F35B92" w:rsidP="00F35B92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2EE11386" w14:textId="77777777" w:rsidR="00F35B92" w:rsidRPr="00C73E1C" w:rsidRDefault="00F35B92" w:rsidP="00F35B92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0BB6CCFB" w14:textId="77777777" w:rsidR="00F35B92" w:rsidRPr="00C73E1C" w:rsidRDefault="00F35B92" w:rsidP="00F35B92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A935B9" w:rsidRPr="00C73E1C" w14:paraId="65D92072" w14:textId="77777777" w:rsidTr="00A935B9">
        <w:trPr>
          <w:jc w:val="center"/>
        </w:trPr>
        <w:tc>
          <w:tcPr>
            <w:tcW w:w="1972" w:type="pct"/>
          </w:tcPr>
          <w:p w14:paraId="4FE53BC3" w14:textId="77777777" w:rsidR="00F35B92" w:rsidRPr="00C73E1C" w:rsidRDefault="00F35B92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ale</w:t>
            </w:r>
          </w:p>
        </w:tc>
        <w:tc>
          <w:tcPr>
            <w:tcW w:w="412" w:type="pct"/>
          </w:tcPr>
          <w:p w14:paraId="28329829" w14:textId="7646D97E" w:rsidR="00F35B92" w:rsidRPr="00C73E1C" w:rsidRDefault="00F35B92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1" w:type="pct"/>
          </w:tcPr>
          <w:p w14:paraId="38041B16" w14:textId="459A1737" w:rsidR="00F35B92" w:rsidRPr="00C73E1C" w:rsidRDefault="00074F04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1742 (49.08)</w:t>
            </w:r>
          </w:p>
        </w:tc>
        <w:tc>
          <w:tcPr>
            <w:tcW w:w="521" w:type="pct"/>
          </w:tcPr>
          <w:p w14:paraId="108FEBB1" w14:textId="61D6C0B6" w:rsidR="00F35B92" w:rsidRPr="00C73E1C" w:rsidRDefault="005A322A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2675 (49.39)</w:t>
            </w:r>
          </w:p>
        </w:tc>
        <w:tc>
          <w:tcPr>
            <w:tcW w:w="531" w:type="pct"/>
          </w:tcPr>
          <w:p w14:paraId="7C51B0D3" w14:textId="10096376" w:rsidR="00F35B92" w:rsidRPr="00C73E1C" w:rsidRDefault="000A4B5B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1022 (36.20)</w:t>
            </w:r>
          </w:p>
        </w:tc>
        <w:tc>
          <w:tcPr>
            <w:tcW w:w="521" w:type="pct"/>
          </w:tcPr>
          <w:p w14:paraId="64F99273" w14:textId="54E7EDED" w:rsidR="00F35B92" w:rsidRPr="00C73E1C" w:rsidRDefault="00614448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3804 (45.46)</w:t>
            </w:r>
          </w:p>
        </w:tc>
        <w:tc>
          <w:tcPr>
            <w:tcW w:w="521" w:type="pct"/>
          </w:tcPr>
          <w:p w14:paraId="55743319" w14:textId="211DECEF" w:rsidR="00F35B92" w:rsidRPr="00C73E1C" w:rsidRDefault="00A935B9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1823 (46.53)</w:t>
            </w:r>
          </w:p>
        </w:tc>
      </w:tr>
      <w:tr w:rsidR="00A935B9" w:rsidRPr="00C73E1C" w14:paraId="0CB5E0D7" w14:textId="77777777" w:rsidTr="00A935B9">
        <w:trPr>
          <w:jc w:val="center"/>
        </w:trPr>
        <w:tc>
          <w:tcPr>
            <w:tcW w:w="1972" w:type="pct"/>
          </w:tcPr>
          <w:p w14:paraId="55BE9180" w14:textId="77777777" w:rsidR="00F35B92" w:rsidRPr="00C73E1C" w:rsidRDefault="00F35B92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Female</w:t>
            </w:r>
          </w:p>
        </w:tc>
        <w:tc>
          <w:tcPr>
            <w:tcW w:w="412" w:type="pct"/>
          </w:tcPr>
          <w:p w14:paraId="0AE0BE69" w14:textId="1712BA5A" w:rsidR="00F35B92" w:rsidRPr="00C73E1C" w:rsidRDefault="00F35B92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1" w:type="pct"/>
          </w:tcPr>
          <w:p w14:paraId="6AF56CA0" w14:textId="60F138E4" w:rsidR="00F35B92" w:rsidRPr="00C73E1C" w:rsidRDefault="00074F04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2805 (50.92)</w:t>
            </w:r>
          </w:p>
        </w:tc>
        <w:tc>
          <w:tcPr>
            <w:tcW w:w="521" w:type="pct"/>
          </w:tcPr>
          <w:p w14:paraId="645535F3" w14:textId="4A2FA31B" w:rsidR="00F35B92" w:rsidRPr="00C73E1C" w:rsidRDefault="005A322A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5168 (50.61)</w:t>
            </w:r>
          </w:p>
        </w:tc>
        <w:tc>
          <w:tcPr>
            <w:tcW w:w="531" w:type="pct"/>
          </w:tcPr>
          <w:p w14:paraId="3403A6FC" w14:textId="73F13E1A" w:rsidR="00F35B92" w:rsidRPr="00C73E1C" w:rsidRDefault="000A4B5B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1467 (63.80)</w:t>
            </w:r>
          </w:p>
        </w:tc>
        <w:tc>
          <w:tcPr>
            <w:tcW w:w="521" w:type="pct"/>
          </w:tcPr>
          <w:p w14:paraId="0B29E71E" w14:textId="16A46C9B" w:rsidR="00F35B92" w:rsidRPr="00C73E1C" w:rsidRDefault="00614448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4381 (54.54)</w:t>
            </w:r>
          </w:p>
        </w:tc>
        <w:tc>
          <w:tcPr>
            <w:tcW w:w="521" w:type="pct"/>
          </w:tcPr>
          <w:p w14:paraId="61942E02" w14:textId="40DC530B" w:rsidR="00F35B92" w:rsidRPr="00C73E1C" w:rsidRDefault="00A935B9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3318 (53.47)</w:t>
            </w:r>
          </w:p>
        </w:tc>
      </w:tr>
      <w:tr w:rsidR="00A935B9" w:rsidRPr="00C73E1C" w14:paraId="089CFE18" w14:textId="77777777" w:rsidTr="00A935B9">
        <w:trPr>
          <w:jc w:val="center"/>
        </w:trPr>
        <w:tc>
          <w:tcPr>
            <w:tcW w:w="1972" w:type="pct"/>
          </w:tcPr>
          <w:p w14:paraId="387F50FA" w14:textId="77777777" w:rsidR="00F35B92" w:rsidRPr="00C73E1C" w:rsidRDefault="00F35B92" w:rsidP="00F35B92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Highest level of education</w:t>
            </w:r>
          </w:p>
        </w:tc>
        <w:tc>
          <w:tcPr>
            <w:tcW w:w="412" w:type="pct"/>
          </w:tcPr>
          <w:p w14:paraId="07525B7E" w14:textId="77777777" w:rsidR="00F35B92" w:rsidRPr="00C73E1C" w:rsidRDefault="00F35B92" w:rsidP="00F35B92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7D8CADFD" w14:textId="77777777" w:rsidR="00F35B92" w:rsidRPr="00C73E1C" w:rsidRDefault="00F35B92" w:rsidP="00F35B92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18FBAC1D" w14:textId="77777777" w:rsidR="00F35B92" w:rsidRPr="00C73E1C" w:rsidRDefault="00F35B92" w:rsidP="00F35B92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31" w:type="pct"/>
          </w:tcPr>
          <w:p w14:paraId="0A0688EA" w14:textId="77777777" w:rsidR="00F35B92" w:rsidRPr="00C73E1C" w:rsidRDefault="00F35B92" w:rsidP="00F35B92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37BF2B36" w14:textId="77777777" w:rsidR="00F35B92" w:rsidRPr="00C73E1C" w:rsidRDefault="00F35B92" w:rsidP="00F35B92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3BE984EB" w14:textId="77777777" w:rsidR="00F35B92" w:rsidRPr="00C73E1C" w:rsidRDefault="00F35B92" w:rsidP="00F35B92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A935B9" w:rsidRPr="00C73E1C" w14:paraId="247D5498" w14:textId="77777777" w:rsidTr="00A935B9">
        <w:trPr>
          <w:jc w:val="center"/>
        </w:trPr>
        <w:tc>
          <w:tcPr>
            <w:tcW w:w="1972" w:type="pct"/>
          </w:tcPr>
          <w:p w14:paraId="09CCA694" w14:textId="77777777" w:rsidR="00F35B92" w:rsidRPr="00C73E1C" w:rsidRDefault="00F35B92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 formal schooling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 basic literacy</w:t>
            </w:r>
          </w:p>
        </w:tc>
        <w:tc>
          <w:tcPr>
            <w:tcW w:w="412" w:type="pct"/>
          </w:tcPr>
          <w:p w14:paraId="0B1F36AA" w14:textId="4483C0AC" w:rsidR="00F35B92" w:rsidRPr="00C73E1C" w:rsidRDefault="00F35B92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1" w:type="pct"/>
          </w:tcPr>
          <w:p w14:paraId="4780C264" w14:textId="736DED85" w:rsidR="00F35B92" w:rsidRPr="00C73E1C" w:rsidRDefault="004F78E8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227 (</w:t>
            </w:r>
            <w:r w:rsidR="00253209">
              <w:rPr>
                <w:rFonts w:ascii="Times New Roman" w:hAnsi="Times New Roman" w:cs="Times New Roman"/>
                <w:sz w:val="24"/>
                <w:szCs w:val="24"/>
              </w:rPr>
              <w:t>3.60)</w:t>
            </w:r>
          </w:p>
        </w:tc>
        <w:tc>
          <w:tcPr>
            <w:tcW w:w="521" w:type="pct"/>
          </w:tcPr>
          <w:p w14:paraId="31AE5DBB" w14:textId="04B1F388" w:rsidR="00F35B92" w:rsidRPr="00C73E1C" w:rsidRDefault="001E125C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1166 (13.26)</w:t>
            </w:r>
          </w:p>
        </w:tc>
        <w:tc>
          <w:tcPr>
            <w:tcW w:w="531" w:type="pct"/>
          </w:tcPr>
          <w:p w14:paraId="094E9BE3" w14:textId="3AC9399F" w:rsidR="00F35B92" w:rsidRPr="00C73E1C" w:rsidRDefault="00C96BB3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841 (32.13)</w:t>
            </w:r>
          </w:p>
        </w:tc>
        <w:tc>
          <w:tcPr>
            <w:tcW w:w="521" w:type="pct"/>
          </w:tcPr>
          <w:p w14:paraId="27BF1BD9" w14:textId="34C0D843" w:rsidR="00F35B92" w:rsidRPr="00C73E1C" w:rsidRDefault="00614448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2476 (33.61)</w:t>
            </w:r>
          </w:p>
        </w:tc>
        <w:tc>
          <w:tcPr>
            <w:tcW w:w="521" w:type="pct"/>
          </w:tcPr>
          <w:p w14:paraId="699C1923" w14:textId="2A5AA222" w:rsidR="00F35B92" w:rsidRPr="00C73E1C" w:rsidRDefault="00A935B9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78 (2.23)</w:t>
            </w:r>
          </w:p>
        </w:tc>
      </w:tr>
      <w:tr w:rsidR="00A935B9" w:rsidRPr="00C73E1C" w14:paraId="2D6E6D36" w14:textId="77777777" w:rsidTr="00A935B9">
        <w:trPr>
          <w:jc w:val="center"/>
        </w:trPr>
        <w:tc>
          <w:tcPr>
            <w:tcW w:w="1972" w:type="pct"/>
          </w:tcPr>
          <w:p w14:paraId="77230EE0" w14:textId="77777777" w:rsidR="00F35B92" w:rsidRPr="00C73E1C" w:rsidRDefault="00F35B92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Less than primary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 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Primary school completed</w:t>
            </w:r>
          </w:p>
        </w:tc>
        <w:tc>
          <w:tcPr>
            <w:tcW w:w="412" w:type="pct"/>
          </w:tcPr>
          <w:p w14:paraId="16FEA868" w14:textId="0D83663F" w:rsidR="00F35B92" w:rsidRPr="00C73E1C" w:rsidRDefault="00F35B92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1" w:type="pct"/>
          </w:tcPr>
          <w:p w14:paraId="428F492A" w14:textId="34AA9F4A" w:rsidR="00F35B92" w:rsidRPr="00C73E1C" w:rsidRDefault="004F78E8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645 (</w:t>
            </w:r>
            <w:r w:rsidR="00253209">
              <w:rPr>
                <w:rFonts w:ascii="Times New Roman" w:hAnsi="Times New Roman" w:cs="Times New Roman"/>
                <w:sz w:val="24"/>
                <w:szCs w:val="24"/>
              </w:rPr>
              <w:t>11.06)</w:t>
            </w:r>
          </w:p>
        </w:tc>
        <w:tc>
          <w:tcPr>
            <w:tcW w:w="521" w:type="pct"/>
          </w:tcPr>
          <w:p w14:paraId="0DF6B09E" w14:textId="078F1A7F" w:rsidR="00F35B92" w:rsidRPr="00C73E1C" w:rsidRDefault="001E125C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4703 (57.84)</w:t>
            </w:r>
          </w:p>
        </w:tc>
        <w:tc>
          <w:tcPr>
            <w:tcW w:w="531" w:type="pct"/>
          </w:tcPr>
          <w:p w14:paraId="4BE26781" w14:textId="086B1C76" w:rsidR="00F35B92" w:rsidRPr="00C73E1C" w:rsidRDefault="00C96BB3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902 (39.20)</w:t>
            </w:r>
          </w:p>
        </w:tc>
        <w:tc>
          <w:tcPr>
            <w:tcW w:w="521" w:type="pct"/>
          </w:tcPr>
          <w:p w14:paraId="47A98BFE" w14:textId="79ECCC52" w:rsidR="00F35B92" w:rsidRPr="00C73E1C" w:rsidRDefault="00614448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3735 (45.77)</w:t>
            </w:r>
          </w:p>
        </w:tc>
        <w:tc>
          <w:tcPr>
            <w:tcW w:w="521" w:type="pct"/>
          </w:tcPr>
          <w:p w14:paraId="4E6C57BB" w14:textId="03F7A90A" w:rsidR="00F35B92" w:rsidRPr="00C73E1C" w:rsidRDefault="00A935B9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1450 (42.46)</w:t>
            </w:r>
          </w:p>
        </w:tc>
      </w:tr>
      <w:tr w:rsidR="00A935B9" w:rsidRPr="00C73E1C" w14:paraId="7F10F698" w14:textId="77777777" w:rsidTr="00A935B9">
        <w:trPr>
          <w:jc w:val="center"/>
        </w:trPr>
        <w:tc>
          <w:tcPr>
            <w:tcW w:w="1972" w:type="pct"/>
          </w:tcPr>
          <w:p w14:paraId="00608704" w14:textId="77777777" w:rsidR="00F35B92" w:rsidRPr="00C73E1C" w:rsidRDefault="00F35B92" w:rsidP="00F35B9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Secondary school completed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 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High school completed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12" w:type="pct"/>
          </w:tcPr>
          <w:p w14:paraId="12284221" w14:textId="04F6379D" w:rsidR="00F35B92" w:rsidRPr="00C73E1C" w:rsidRDefault="00F35B92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1" w:type="pct"/>
          </w:tcPr>
          <w:p w14:paraId="2D7D9CC5" w14:textId="722E9B1B" w:rsidR="00F35B92" w:rsidRPr="00C73E1C" w:rsidRDefault="004F78E8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1308 (</w:t>
            </w:r>
            <w:r w:rsidR="00253209">
              <w:rPr>
                <w:rFonts w:ascii="Times New Roman" w:hAnsi="Times New Roman" w:cs="Times New Roman"/>
                <w:sz w:val="24"/>
                <w:szCs w:val="24"/>
              </w:rPr>
              <w:t>27.17)</w:t>
            </w:r>
          </w:p>
        </w:tc>
        <w:tc>
          <w:tcPr>
            <w:tcW w:w="521" w:type="pct"/>
          </w:tcPr>
          <w:p w14:paraId="46F3FCED" w14:textId="5D0ECB37" w:rsidR="00F35B92" w:rsidRPr="00C73E1C" w:rsidRDefault="001E125C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1440 (20.52)</w:t>
            </w:r>
          </w:p>
        </w:tc>
        <w:tc>
          <w:tcPr>
            <w:tcW w:w="531" w:type="pct"/>
          </w:tcPr>
          <w:p w14:paraId="193AE777" w14:textId="5D01C12F" w:rsidR="00F35B92" w:rsidRPr="00C73E1C" w:rsidRDefault="00C96BB3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618 (26.49)</w:t>
            </w:r>
          </w:p>
        </w:tc>
        <w:tc>
          <w:tcPr>
            <w:tcW w:w="521" w:type="pct"/>
          </w:tcPr>
          <w:p w14:paraId="03CE9222" w14:textId="59C9BC64" w:rsidR="00F35B92" w:rsidRPr="00C73E1C" w:rsidRDefault="00614448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1397 (15.98)</w:t>
            </w:r>
          </w:p>
        </w:tc>
        <w:tc>
          <w:tcPr>
            <w:tcW w:w="521" w:type="pct"/>
          </w:tcPr>
          <w:p w14:paraId="26C8C3EC" w14:textId="71CDF365" w:rsidR="00F35B92" w:rsidRPr="00C73E1C" w:rsidRDefault="00A935B9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1376 (50.24)</w:t>
            </w:r>
          </w:p>
        </w:tc>
      </w:tr>
      <w:tr w:rsidR="00A935B9" w:rsidRPr="00C73E1C" w14:paraId="1F828815" w14:textId="77777777" w:rsidTr="00A935B9">
        <w:trPr>
          <w:jc w:val="center"/>
        </w:trPr>
        <w:tc>
          <w:tcPr>
            <w:tcW w:w="1972" w:type="pct"/>
          </w:tcPr>
          <w:p w14:paraId="48D11875" w14:textId="77777777" w:rsidR="00F35B92" w:rsidRPr="00C73E1C" w:rsidRDefault="00F35B92" w:rsidP="00F35B9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College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or higher </w:t>
            </w:r>
          </w:p>
        </w:tc>
        <w:tc>
          <w:tcPr>
            <w:tcW w:w="412" w:type="pct"/>
          </w:tcPr>
          <w:p w14:paraId="18A4286F" w14:textId="74C02267" w:rsidR="00F35B92" w:rsidRPr="00C73E1C" w:rsidRDefault="00F35B92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1" w:type="pct"/>
          </w:tcPr>
          <w:p w14:paraId="6CAFDB53" w14:textId="5F88AC05" w:rsidR="00F35B92" w:rsidRPr="00C73E1C" w:rsidRDefault="004F78E8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2358 (</w:t>
            </w:r>
            <w:r w:rsidR="00253209">
              <w:rPr>
                <w:rFonts w:ascii="Times New Roman" w:hAnsi="Times New Roman" w:cs="Times New Roman"/>
                <w:sz w:val="24"/>
                <w:szCs w:val="24"/>
              </w:rPr>
              <w:t>58.17)</w:t>
            </w:r>
          </w:p>
        </w:tc>
        <w:tc>
          <w:tcPr>
            <w:tcW w:w="521" w:type="pct"/>
          </w:tcPr>
          <w:p w14:paraId="317DF76A" w14:textId="7C934714" w:rsidR="00F35B92" w:rsidRPr="00C73E1C" w:rsidRDefault="001E125C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511 (8.38)</w:t>
            </w:r>
          </w:p>
        </w:tc>
        <w:tc>
          <w:tcPr>
            <w:tcW w:w="531" w:type="pct"/>
          </w:tcPr>
          <w:p w14:paraId="48896584" w14:textId="30F37A2D" w:rsidR="00F35B92" w:rsidRPr="00C73E1C" w:rsidRDefault="00C96BB3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83 (2.18)</w:t>
            </w:r>
          </w:p>
        </w:tc>
        <w:tc>
          <w:tcPr>
            <w:tcW w:w="521" w:type="pct"/>
          </w:tcPr>
          <w:p w14:paraId="5A0841C8" w14:textId="016EAFD1" w:rsidR="00F35B92" w:rsidRPr="00C73E1C" w:rsidRDefault="00614448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556 (4.63)</w:t>
            </w:r>
          </w:p>
        </w:tc>
        <w:tc>
          <w:tcPr>
            <w:tcW w:w="521" w:type="pct"/>
          </w:tcPr>
          <w:p w14:paraId="09D084C7" w14:textId="597969A9" w:rsidR="00F35B92" w:rsidRPr="00C73E1C" w:rsidRDefault="00A935B9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166 (5.07)</w:t>
            </w:r>
          </w:p>
        </w:tc>
      </w:tr>
      <w:tr w:rsidR="00A935B9" w:rsidRPr="00C73E1C" w14:paraId="3A3CA51C" w14:textId="77777777" w:rsidTr="00A935B9">
        <w:trPr>
          <w:jc w:val="center"/>
        </w:trPr>
        <w:tc>
          <w:tcPr>
            <w:tcW w:w="1972" w:type="pct"/>
          </w:tcPr>
          <w:p w14:paraId="6DAB5389" w14:textId="77777777" w:rsidR="00F35B92" w:rsidRPr="00C73E1C" w:rsidRDefault="00F35B92" w:rsidP="00F35B92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Marital status</w:t>
            </w:r>
          </w:p>
        </w:tc>
        <w:tc>
          <w:tcPr>
            <w:tcW w:w="412" w:type="pct"/>
          </w:tcPr>
          <w:p w14:paraId="60B09AAA" w14:textId="77777777" w:rsidR="00F35B92" w:rsidRPr="00C73E1C" w:rsidRDefault="00F35B92" w:rsidP="00F35B92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722A5B2C" w14:textId="77777777" w:rsidR="00F35B92" w:rsidRPr="00C73E1C" w:rsidRDefault="00F35B92" w:rsidP="00F35B92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5DF8AB02" w14:textId="77777777" w:rsidR="00F35B92" w:rsidRPr="00C73E1C" w:rsidRDefault="00F35B92" w:rsidP="00F35B92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31" w:type="pct"/>
          </w:tcPr>
          <w:p w14:paraId="27C547AA" w14:textId="77777777" w:rsidR="00F35B92" w:rsidRPr="00C73E1C" w:rsidRDefault="00F35B92" w:rsidP="00F35B92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565B19BA" w14:textId="77777777" w:rsidR="00F35B92" w:rsidRPr="00C73E1C" w:rsidRDefault="00F35B92" w:rsidP="00F35B92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7FF6CDA8" w14:textId="77777777" w:rsidR="00F35B92" w:rsidRPr="00C73E1C" w:rsidRDefault="00F35B92" w:rsidP="00F35B92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A935B9" w:rsidRPr="00C73E1C" w14:paraId="5BDC7931" w14:textId="77777777" w:rsidTr="00A935B9">
        <w:trPr>
          <w:jc w:val="center"/>
        </w:trPr>
        <w:tc>
          <w:tcPr>
            <w:tcW w:w="1972" w:type="pct"/>
          </w:tcPr>
          <w:p w14:paraId="4396FF69" w14:textId="77777777" w:rsidR="00811A8B" w:rsidRPr="00C73E1C" w:rsidRDefault="00811A8B" w:rsidP="00811A8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Currently Married</w:t>
            </w:r>
          </w:p>
        </w:tc>
        <w:tc>
          <w:tcPr>
            <w:tcW w:w="412" w:type="pct"/>
          </w:tcPr>
          <w:p w14:paraId="12D129A0" w14:textId="09F4B53E" w:rsidR="00811A8B" w:rsidRPr="00C73E1C" w:rsidRDefault="00811A8B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1" w:type="pct"/>
          </w:tcPr>
          <w:p w14:paraId="7D36A7BA" w14:textId="0C22910A" w:rsidR="00811A8B" w:rsidRPr="00C73E1C" w:rsidRDefault="00811A8B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1" w:type="pct"/>
          </w:tcPr>
          <w:p w14:paraId="34CD8B26" w14:textId="5CE83657" w:rsidR="00811A8B" w:rsidRPr="00C73E1C" w:rsidRDefault="00B259C7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5957 (77.21)</w:t>
            </w:r>
          </w:p>
        </w:tc>
        <w:tc>
          <w:tcPr>
            <w:tcW w:w="531" w:type="pct"/>
          </w:tcPr>
          <w:p w14:paraId="4C5FFEF4" w14:textId="605D69AC" w:rsidR="00811A8B" w:rsidRPr="00C73E1C" w:rsidRDefault="00B0238E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1960 (66.65)</w:t>
            </w:r>
          </w:p>
        </w:tc>
        <w:tc>
          <w:tcPr>
            <w:tcW w:w="521" w:type="pct"/>
          </w:tcPr>
          <w:p w14:paraId="19C4C1CA" w14:textId="4FA6FC59" w:rsidR="00811A8B" w:rsidRPr="00C73E1C" w:rsidRDefault="00614448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7250 (87.84)</w:t>
            </w:r>
          </w:p>
        </w:tc>
        <w:tc>
          <w:tcPr>
            <w:tcW w:w="521" w:type="pct"/>
          </w:tcPr>
          <w:p w14:paraId="2C4B327C" w14:textId="54E88F22" w:rsidR="00811A8B" w:rsidRPr="00C73E1C" w:rsidRDefault="00025E45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4535 (83.93)</w:t>
            </w:r>
          </w:p>
        </w:tc>
      </w:tr>
      <w:tr w:rsidR="00A935B9" w:rsidRPr="00C73E1C" w14:paraId="3731BEB5" w14:textId="77777777" w:rsidTr="00A935B9">
        <w:trPr>
          <w:jc w:val="center"/>
        </w:trPr>
        <w:tc>
          <w:tcPr>
            <w:tcW w:w="1972" w:type="pct"/>
          </w:tcPr>
          <w:p w14:paraId="342224D8" w14:textId="77777777" w:rsidR="00811A8B" w:rsidRPr="00C73E1C" w:rsidRDefault="00811A8B" w:rsidP="00811A8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Not Married</w:t>
            </w:r>
          </w:p>
        </w:tc>
        <w:tc>
          <w:tcPr>
            <w:tcW w:w="412" w:type="pct"/>
          </w:tcPr>
          <w:p w14:paraId="1CEC365B" w14:textId="0BD9CDB0" w:rsidR="00811A8B" w:rsidRPr="00C73E1C" w:rsidRDefault="00811A8B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1" w:type="pct"/>
          </w:tcPr>
          <w:p w14:paraId="2CEE0A44" w14:textId="2522E4C2" w:rsidR="00811A8B" w:rsidRPr="00C73E1C" w:rsidRDefault="00811A8B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1" w:type="pct"/>
          </w:tcPr>
          <w:p w14:paraId="430C97F0" w14:textId="7EDD04AF" w:rsidR="00811A8B" w:rsidRPr="00C73E1C" w:rsidRDefault="00B259C7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1883 (22.79)</w:t>
            </w:r>
          </w:p>
        </w:tc>
        <w:tc>
          <w:tcPr>
            <w:tcW w:w="531" w:type="pct"/>
          </w:tcPr>
          <w:p w14:paraId="552DA5BB" w14:textId="782C9A75" w:rsidR="00811A8B" w:rsidRPr="00C73E1C" w:rsidRDefault="00B0238E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522 (33.35)</w:t>
            </w:r>
          </w:p>
        </w:tc>
        <w:tc>
          <w:tcPr>
            <w:tcW w:w="521" w:type="pct"/>
          </w:tcPr>
          <w:p w14:paraId="533BE514" w14:textId="736FAE66" w:rsidR="00811A8B" w:rsidRPr="00C73E1C" w:rsidRDefault="00614448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935 (12.16)</w:t>
            </w:r>
          </w:p>
        </w:tc>
        <w:tc>
          <w:tcPr>
            <w:tcW w:w="521" w:type="pct"/>
          </w:tcPr>
          <w:p w14:paraId="3BD00A8E" w14:textId="2F9E3830" w:rsidR="00811A8B" w:rsidRPr="00C73E1C" w:rsidRDefault="00025E45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606 (16.07)</w:t>
            </w:r>
          </w:p>
        </w:tc>
      </w:tr>
      <w:tr w:rsidR="00A935B9" w:rsidRPr="00C73E1C" w14:paraId="3489809B" w14:textId="77777777" w:rsidTr="00A935B9">
        <w:trPr>
          <w:jc w:val="center"/>
        </w:trPr>
        <w:tc>
          <w:tcPr>
            <w:tcW w:w="1972" w:type="pct"/>
          </w:tcPr>
          <w:p w14:paraId="0A6DE66C" w14:textId="77777777" w:rsidR="00811A8B" w:rsidRPr="00C73E1C" w:rsidRDefault="00811A8B" w:rsidP="00811A8B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Work status</w:t>
            </w:r>
          </w:p>
        </w:tc>
        <w:tc>
          <w:tcPr>
            <w:tcW w:w="412" w:type="pct"/>
          </w:tcPr>
          <w:p w14:paraId="352D6758" w14:textId="77777777" w:rsidR="00811A8B" w:rsidRPr="00C73E1C" w:rsidRDefault="00811A8B" w:rsidP="00811A8B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29E277F5" w14:textId="77777777" w:rsidR="00811A8B" w:rsidRPr="00C73E1C" w:rsidRDefault="00811A8B" w:rsidP="00811A8B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7020B570" w14:textId="77777777" w:rsidR="00811A8B" w:rsidRPr="00C73E1C" w:rsidRDefault="00811A8B" w:rsidP="00811A8B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31" w:type="pct"/>
          </w:tcPr>
          <w:p w14:paraId="31DD75CF" w14:textId="77777777" w:rsidR="00811A8B" w:rsidRPr="00C73E1C" w:rsidRDefault="00811A8B" w:rsidP="00811A8B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17FD643D" w14:textId="77777777" w:rsidR="00811A8B" w:rsidRPr="00C73E1C" w:rsidRDefault="00811A8B" w:rsidP="00811A8B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6EFB2A0F" w14:textId="77777777" w:rsidR="00811A8B" w:rsidRPr="00C73E1C" w:rsidRDefault="00811A8B" w:rsidP="00811A8B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A935B9" w:rsidRPr="00C73E1C" w14:paraId="3FF45235" w14:textId="77777777" w:rsidTr="00A935B9">
        <w:trPr>
          <w:jc w:val="center"/>
        </w:trPr>
        <w:tc>
          <w:tcPr>
            <w:tcW w:w="1972" w:type="pct"/>
          </w:tcPr>
          <w:p w14:paraId="1A17773A" w14:textId="77777777" w:rsidR="00811A8B" w:rsidRPr="00C73E1C" w:rsidRDefault="00811A8B" w:rsidP="00811A8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Employee/Business/Agriculture/</w:t>
            </w:r>
            <w:proofErr w:type="spellStart"/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Labour</w:t>
            </w:r>
            <w:proofErr w:type="spellEnd"/>
          </w:p>
        </w:tc>
        <w:tc>
          <w:tcPr>
            <w:tcW w:w="412" w:type="pct"/>
          </w:tcPr>
          <w:p w14:paraId="1145B966" w14:textId="3DB49B53" w:rsidR="00811A8B" w:rsidRPr="00C73E1C" w:rsidRDefault="00811A8B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1" w:type="pct"/>
          </w:tcPr>
          <w:p w14:paraId="3AE642EA" w14:textId="24A63827" w:rsidR="00811A8B" w:rsidRPr="00C73E1C" w:rsidRDefault="00811A8B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1088 (28.06)</w:t>
            </w:r>
          </w:p>
        </w:tc>
        <w:tc>
          <w:tcPr>
            <w:tcW w:w="521" w:type="pct"/>
          </w:tcPr>
          <w:p w14:paraId="2EA1E213" w14:textId="1AE8620B" w:rsidR="00811A8B" w:rsidRPr="00C73E1C" w:rsidRDefault="0099480D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874 (12.12)</w:t>
            </w:r>
          </w:p>
        </w:tc>
        <w:tc>
          <w:tcPr>
            <w:tcW w:w="531" w:type="pct"/>
          </w:tcPr>
          <w:p w14:paraId="136ACF4B" w14:textId="0FBED79A" w:rsidR="00811A8B" w:rsidRPr="00C73E1C" w:rsidRDefault="00630169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411 (13.93)</w:t>
            </w:r>
          </w:p>
        </w:tc>
        <w:tc>
          <w:tcPr>
            <w:tcW w:w="521" w:type="pct"/>
          </w:tcPr>
          <w:p w14:paraId="039F224D" w14:textId="44494D92" w:rsidR="00811A8B" w:rsidRPr="00C73E1C" w:rsidRDefault="005E682B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3593 (42.59)</w:t>
            </w:r>
          </w:p>
        </w:tc>
        <w:tc>
          <w:tcPr>
            <w:tcW w:w="521" w:type="pct"/>
          </w:tcPr>
          <w:p w14:paraId="0AF3A457" w14:textId="10736CAF" w:rsidR="00811A8B" w:rsidRPr="00C73E1C" w:rsidRDefault="00E92ED8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456 (10.35)</w:t>
            </w:r>
          </w:p>
        </w:tc>
      </w:tr>
      <w:tr w:rsidR="00A935B9" w:rsidRPr="00C73E1C" w14:paraId="7A729213" w14:textId="77777777" w:rsidTr="00A935B9">
        <w:trPr>
          <w:jc w:val="center"/>
        </w:trPr>
        <w:tc>
          <w:tcPr>
            <w:tcW w:w="1972" w:type="pct"/>
          </w:tcPr>
          <w:p w14:paraId="1B02825D" w14:textId="0B7DFA9A" w:rsidR="00811A8B" w:rsidRPr="00C73E1C" w:rsidRDefault="00CE5AF1" w:rsidP="00811A8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Homemaker</w:t>
            </w:r>
            <w:r w:rsidR="00811A8B" w:rsidRPr="00C73E1C">
              <w:rPr>
                <w:rFonts w:ascii="Times New Roman" w:hAnsi="Times New Roman" w:cs="Times New Roman"/>
                <w:sz w:val="24"/>
                <w:szCs w:val="24"/>
              </w:rPr>
              <w:t>/Other voluntary work</w:t>
            </w:r>
          </w:p>
        </w:tc>
        <w:tc>
          <w:tcPr>
            <w:tcW w:w="412" w:type="pct"/>
          </w:tcPr>
          <w:p w14:paraId="4A4FEBB9" w14:textId="54B79671" w:rsidR="00811A8B" w:rsidRPr="00C73E1C" w:rsidRDefault="00811A8B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1" w:type="pct"/>
          </w:tcPr>
          <w:p w14:paraId="7712EC0C" w14:textId="16234657" w:rsidR="00811A8B" w:rsidRPr="00C73E1C" w:rsidRDefault="00811A8B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2513 (48.37)</w:t>
            </w:r>
          </w:p>
        </w:tc>
        <w:tc>
          <w:tcPr>
            <w:tcW w:w="521" w:type="pct"/>
          </w:tcPr>
          <w:p w14:paraId="2BF69261" w14:textId="0CE1B1E2" w:rsidR="00811A8B" w:rsidRPr="00C73E1C" w:rsidRDefault="0099480D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6376 (80.14)</w:t>
            </w:r>
          </w:p>
        </w:tc>
        <w:tc>
          <w:tcPr>
            <w:tcW w:w="531" w:type="pct"/>
          </w:tcPr>
          <w:p w14:paraId="2D5A5D32" w14:textId="0A03EE0E" w:rsidR="00811A8B" w:rsidRPr="00C73E1C" w:rsidRDefault="00630169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1522 (69.15)</w:t>
            </w:r>
          </w:p>
        </w:tc>
        <w:tc>
          <w:tcPr>
            <w:tcW w:w="521" w:type="pct"/>
          </w:tcPr>
          <w:p w14:paraId="7EB6055A" w14:textId="7D2B9DF8" w:rsidR="00811A8B" w:rsidRPr="00C73E1C" w:rsidRDefault="005E682B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4144 (52.79)</w:t>
            </w:r>
          </w:p>
        </w:tc>
        <w:tc>
          <w:tcPr>
            <w:tcW w:w="521" w:type="pct"/>
          </w:tcPr>
          <w:p w14:paraId="27F844C2" w14:textId="1179011C" w:rsidR="00811A8B" w:rsidRPr="00C73E1C" w:rsidRDefault="00E92ED8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4174 (73.96)</w:t>
            </w:r>
          </w:p>
        </w:tc>
      </w:tr>
      <w:tr w:rsidR="00A935B9" w:rsidRPr="00C73E1C" w14:paraId="2ADE1085" w14:textId="77777777" w:rsidTr="00A935B9">
        <w:trPr>
          <w:jc w:val="center"/>
        </w:trPr>
        <w:tc>
          <w:tcPr>
            <w:tcW w:w="1972" w:type="pct"/>
          </w:tcPr>
          <w:p w14:paraId="185AEDAC" w14:textId="77777777" w:rsidR="00811A8B" w:rsidRPr="00C73E1C" w:rsidRDefault="00811A8B" w:rsidP="00811A8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Unemployed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412" w:type="pct"/>
          </w:tcPr>
          <w:p w14:paraId="735CA23E" w14:textId="22135E58" w:rsidR="00811A8B" w:rsidRPr="00C73E1C" w:rsidRDefault="00811A8B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1" w:type="pct"/>
          </w:tcPr>
          <w:p w14:paraId="43C91EA8" w14:textId="7930094D" w:rsidR="00811A8B" w:rsidRPr="00C73E1C" w:rsidRDefault="00811A8B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940 (23.58)</w:t>
            </w:r>
          </w:p>
        </w:tc>
        <w:tc>
          <w:tcPr>
            <w:tcW w:w="521" w:type="pct"/>
          </w:tcPr>
          <w:p w14:paraId="15A9EFDF" w14:textId="6B27D614" w:rsidR="00811A8B" w:rsidRPr="00C73E1C" w:rsidRDefault="0099480D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587 (7.75)</w:t>
            </w:r>
          </w:p>
        </w:tc>
        <w:tc>
          <w:tcPr>
            <w:tcW w:w="531" w:type="pct"/>
          </w:tcPr>
          <w:p w14:paraId="3363F383" w14:textId="7456B3E1" w:rsidR="00811A8B" w:rsidRPr="00C73E1C" w:rsidRDefault="00630169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453 (16.93)</w:t>
            </w:r>
          </w:p>
        </w:tc>
        <w:tc>
          <w:tcPr>
            <w:tcW w:w="521" w:type="pct"/>
          </w:tcPr>
          <w:p w14:paraId="1C81B698" w14:textId="389BF4ED" w:rsidR="00811A8B" w:rsidRPr="00C73E1C" w:rsidRDefault="005E682B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445 (4.61)</w:t>
            </w:r>
          </w:p>
        </w:tc>
        <w:tc>
          <w:tcPr>
            <w:tcW w:w="521" w:type="pct"/>
          </w:tcPr>
          <w:p w14:paraId="37469C11" w14:textId="1B829C38" w:rsidR="00811A8B" w:rsidRPr="00C73E1C" w:rsidRDefault="00E92ED8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505 (15.69)</w:t>
            </w:r>
          </w:p>
        </w:tc>
      </w:tr>
      <w:tr w:rsidR="00A935B9" w:rsidRPr="00C73E1C" w14:paraId="1E55D530" w14:textId="77777777" w:rsidTr="00A935B9">
        <w:trPr>
          <w:jc w:val="center"/>
        </w:trPr>
        <w:tc>
          <w:tcPr>
            <w:tcW w:w="1972" w:type="pct"/>
          </w:tcPr>
          <w:p w14:paraId="242C77B7" w14:textId="77777777" w:rsidR="00811A8B" w:rsidRPr="00C73E1C" w:rsidRDefault="00811A8B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Food intake</w:t>
            </w:r>
          </w:p>
        </w:tc>
        <w:tc>
          <w:tcPr>
            <w:tcW w:w="412" w:type="pct"/>
          </w:tcPr>
          <w:p w14:paraId="58F96033" w14:textId="77777777" w:rsidR="00811A8B" w:rsidRPr="00C73E1C" w:rsidRDefault="00811A8B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1" w:type="pct"/>
          </w:tcPr>
          <w:p w14:paraId="71EC719F" w14:textId="77777777" w:rsidR="00811A8B" w:rsidRPr="00C73E1C" w:rsidRDefault="00811A8B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1" w:type="pct"/>
          </w:tcPr>
          <w:p w14:paraId="16CFCC96" w14:textId="77777777" w:rsidR="00811A8B" w:rsidRPr="00C73E1C" w:rsidRDefault="00811A8B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pct"/>
          </w:tcPr>
          <w:p w14:paraId="3CE858A8" w14:textId="77777777" w:rsidR="00811A8B" w:rsidRPr="00C73E1C" w:rsidRDefault="00811A8B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1" w:type="pct"/>
          </w:tcPr>
          <w:p w14:paraId="389DE76B" w14:textId="77777777" w:rsidR="00811A8B" w:rsidRPr="00C73E1C" w:rsidRDefault="00811A8B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1" w:type="pct"/>
          </w:tcPr>
          <w:p w14:paraId="1CC3CB2A" w14:textId="77777777" w:rsidR="00811A8B" w:rsidRPr="00C73E1C" w:rsidRDefault="00811A8B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935B9" w:rsidRPr="00C73E1C" w14:paraId="5DFEAE61" w14:textId="77777777" w:rsidTr="00A935B9">
        <w:trPr>
          <w:jc w:val="center"/>
        </w:trPr>
        <w:tc>
          <w:tcPr>
            <w:tcW w:w="1972" w:type="pct"/>
          </w:tcPr>
          <w:p w14:paraId="5DE05E7D" w14:textId="77777777" w:rsidR="00811A8B" w:rsidRPr="00C73E1C" w:rsidRDefault="00811A8B" w:rsidP="00811A8B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Current smoking</w:t>
            </w:r>
          </w:p>
        </w:tc>
        <w:tc>
          <w:tcPr>
            <w:tcW w:w="412" w:type="pct"/>
          </w:tcPr>
          <w:p w14:paraId="0395C944" w14:textId="77777777" w:rsidR="00811A8B" w:rsidRPr="00C73E1C" w:rsidRDefault="00811A8B" w:rsidP="00811A8B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2456DFBD" w14:textId="77777777" w:rsidR="00811A8B" w:rsidRPr="00C73E1C" w:rsidRDefault="00811A8B" w:rsidP="00811A8B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33D22BAE" w14:textId="77777777" w:rsidR="00811A8B" w:rsidRPr="00C73E1C" w:rsidRDefault="00811A8B" w:rsidP="00811A8B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31" w:type="pct"/>
          </w:tcPr>
          <w:p w14:paraId="20E279C5" w14:textId="77777777" w:rsidR="00811A8B" w:rsidRPr="00C73E1C" w:rsidRDefault="00811A8B" w:rsidP="00811A8B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2B663FF4" w14:textId="77777777" w:rsidR="00811A8B" w:rsidRPr="00C73E1C" w:rsidRDefault="00811A8B" w:rsidP="00811A8B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0CB02EC3" w14:textId="77777777" w:rsidR="00811A8B" w:rsidRPr="00C73E1C" w:rsidRDefault="00811A8B" w:rsidP="00811A8B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A935B9" w:rsidRPr="00C73E1C" w14:paraId="73B8B6D0" w14:textId="77777777" w:rsidTr="00A935B9">
        <w:trPr>
          <w:jc w:val="center"/>
        </w:trPr>
        <w:tc>
          <w:tcPr>
            <w:tcW w:w="1972" w:type="pct"/>
          </w:tcPr>
          <w:p w14:paraId="0E749A48" w14:textId="77777777" w:rsidR="00811A8B" w:rsidRPr="00C73E1C" w:rsidRDefault="00811A8B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Daily/Yes </w:t>
            </w:r>
          </w:p>
        </w:tc>
        <w:tc>
          <w:tcPr>
            <w:tcW w:w="412" w:type="pct"/>
          </w:tcPr>
          <w:p w14:paraId="2A4F63DF" w14:textId="5C172205" w:rsidR="00811A8B" w:rsidRPr="00C73E1C" w:rsidRDefault="00811A8B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1" w:type="pct"/>
          </w:tcPr>
          <w:p w14:paraId="42B71FD4" w14:textId="7FD072E6" w:rsidR="00811A8B" w:rsidRPr="00C73E1C" w:rsidRDefault="00F74359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552 (14.51)</w:t>
            </w:r>
          </w:p>
        </w:tc>
        <w:tc>
          <w:tcPr>
            <w:tcW w:w="521" w:type="pct"/>
          </w:tcPr>
          <w:p w14:paraId="064CDC3D" w14:textId="418B0F1B" w:rsidR="00811A8B" w:rsidRPr="00C73E1C" w:rsidRDefault="0099480D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1754 (25.80)</w:t>
            </w:r>
          </w:p>
        </w:tc>
        <w:tc>
          <w:tcPr>
            <w:tcW w:w="531" w:type="pct"/>
          </w:tcPr>
          <w:p w14:paraId="4DA9C9EE" w14:textId="14CB8AB0" w:rsidR="00811A8B" w:rsidRPr="00C73E1C" w:rsidRDefault="00B90D69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776 (45.90)</w:t>
            </w:r>
          </w:p>
        </w:tc>
        <w:tc>
          <w:tcPr>
            <w:tcW w:w="521" w:type="pct"/>
          </w:tcPr>
          <w:p w14:paraId="05B48B07" w14:textId="7B032BAE" w:rsidR="00811A8B" w:rsidRPr="00C73E1C" w:rsidRDefault="000D4910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1923 (22.98)</w:t>
            </w:r>
          </w:p>
        </w:tc>
        <w:tc>
          <w:tcPr>
            <w:tcW w:w="521" w:type="pct"/>
          </w:tcPr>
          <w:p w14:paraId="7A463DAB" w14:textId="032916B8" w:rsidR="00811A8B" w:rsidRPr="00C73E1C" w:rsidRDefault="00CB6DBD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1012 (18.02)</w:t>
            </w:r>
          </w:p>
        </w:tc>
      </w:tr>
      <w:tr w:rsidR="00A935B9" w:rsidRPr="00C73E1C" w14:paraId="236D71B7" w14:textId="77777777" w:rsidTr="00A935B9">
        <w:trPr>
          <w:jc w:val="center"/>
        </w:trPr>
        <w:tc>
          <w:tcPr>
            <w:tcW w:w="1972" w:type="pct"/>
          </w:tcPr>
          <w:p w14:paraId="104A46C5" w14:textId="77777777" w:rsidR="00811A8B" w:rsidRPr="00C73E1C" w:rsidRDefault="00811A8B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Less than daily/No</w:t>
            </w:r>
          </w:p>
        </w:tc>
        <w:tc>
          <w:tcPr>
            <w:tcW w:w="412" w:type="pct"/>
          </w:tcPr>
          <w:p w14:paraId="0C89BB20" w14:textId="7E8101AA" w:rsidR="00811A8B" w:rsidRPr="00C73E1C" w:rsidRDefault="00811A8B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1" w:type="pct"/>
          </w:tcPr>
          <w:p w14:paraId="1ADC8003" w14:textId="0CCFB80F" w:rsidR="00811A8B" w:rsidRPr="00C73E1C" w:rsidRDefault="00F74359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3992 (85.49)</w:t>
            </w:r>
          </w:p>
        </w:tc>
        <w:tc>
          <w:tcPr>
            <w:tcW w:w="521" w:type="pct"/>
          </w:tcPr>
          <w:p w14:paraId="1827AE36" w14:textId="55F4899C" w:rsidR="00811A8B" w:rsidRPr="00C73E1C" w:rsidRDefault="0099480D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6087 (74.20)</w:t>
            </w:r>
          </w:p>
        </w:tc>
        <w:tc>
          <w:tcPr>
            <w:tcW w:w="531" w:type="pct"/>
          </w:tcPr>
          <w:p w14:paraId="45530D28" w14:textId="1C973760" w:rsidR="00811A8B" w:rsidRPr="00C73E1C" w:rsidRDefault="00B90D69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1710 (54.10)</w:t>
            </w:r>
          </w:p>
        </w:tc>
        <w:tc>
          <w:tcPr>
            <w:tcW w:w="521" w:type="pct"/>
          </w:tcPr>
          <w:p w14:paraId="1E2C9292" w14:textId="747CE3BE" w:rsidR="00811A8B" w:rsidRPr="00C73E1C" w:rsidRDefault="000D4910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6262 (77.02)</w:t>
            </w:r>
          </w:p>
        </w:tc>
        <w:tc>
          <w:tcPr>
            <w:tcW w:w="521" w:type="pct"/>
          </w:tcPr>
          <w:p w14:paraId="2EFFB91E" w14:textId="6DADF2B5" w:rsidR="00811A8B" w:rsidRPr="00C73E1C" w:rsidRDefault="00CB6DBD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4129 (81.98)</w:t>
            </w:r>
          </w:p>
        </w:tc>
      </w:tr>
      <w:tr w:rsidR="00A935B9" w:rsidRPr="00C73E1C" w14:paraId="3AD1F81A" w14:textId="77777777" w:rsidTr="00A935B9">
        <w:trPr>
          <w:jc w:val="center"/>
        </w:trPr>
        <w:tc>
          <w:tcPr>
            <w:tcW w:w="1972" w:type="pct"/>
          </w:tcPr>
          <w:p w14:paraId="38B04DB3" w14:textId="77777777" w:rsidR="00811A8B" w:rsidRPr="00C73E1C" w:rsidRDefault="00811A8B" w:rsidP="00811A8B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Fruit eaten in a week</w:t>
            </w:r>
          </w:p>
        </w:tc>
        <w:tc>
          <w:tcPr>
            <w:tcW w:w="412" w:type="pct"/>
          </w:tcPr>
          <w:p w14:paraId="5EA1AC29" w14:textId="77777777" w:rsidR="00811A8B" w:rsidRPr="00C73E1C" w:rsidRDefault="00811A8B" w:rsidP="00811A8B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7B567C74" w14:textId="77777777" w:rsidR="00811A8B" w:rsidRPr="00C73E1C" w:rsidRDefault="00811A8B" w:rsidP="00811A8B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3FF16CFF" w14:textId="77777777" w:rsidR="00811A8B" w:rsidRPr="00C73E1C" w:rsidRDefault="00811A8B" w:rsidP="00811A8B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31" w:type="pct"/>
          </w:tcPr>
          <w:p w14:paraId="2BEF3A0C" w14:textId="77777777" w:rsidR="00811A8B" w:rsidRPr="00C73E1C" w:rsidRDefault="00811A8B" w:rsidP="00811A8B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139295CF" w14:textId="77777777" w:rsidR="00811A8B" w:rsidRPr="00C73E1C" w:rsidRDefault="00811A8B" w:rsidP="00811A8B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7989E98E" w14:textId="77777777" w:rsidR="00811A8B" w:rsidRPr="00C73E1C" w:rsidRDefault="00811A8B" w:rsidP="00811A8B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A935B9" w:rsidRPr="00C73E1C" w14:paraId="37494E8B" w14:textId="77777777" w:rsidTr="00A935B9">
        <w:trPr>
          <w:jc w:val="center"/>
        </w:trPr>
        <w:tc>
          <w:tcPr>
            <w:tcW w:w="1972" w:type="pct"/>
          </w:tcPr>
          <w:p w14:paraId="2427DFAE" w14:textId="77777777" w:rsidR="00811A8B" w:rsidRPr="00C73E1C" w:rsidRDefault="00811A8B" w:rsidP="00811A8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412" w:type="pct"/>
          </w:tcPr>
          <w:p w14:paraId="28BCCEB5" w14:textId="3629CD85" w:rsidR="00811A8B" w:rsidRPr="00C73E1C" w:rsidRDefault="00811A8B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1" w:type="pct"/>
          </w:tcPr>
          <w:p w14:paraId="6E52CDF1" w14:textId="245FD6C0" w:rsidR="00811A8B" w:rsidRPr="00C73E1C" w:rsidRDefault="003942F0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4343 (97.00)</w:t>
            </w:r>
          </w:p>
        </w:tc>
        <w:tc>
          <w:tcPr>
            <w:tcW w:w="521" w:type="pct"/>
          </w:tcPr>
          <w:p w14:paraId="79B38EBC" w14:textId="51490F7C" w:rsidR="00811A8B" w:rsidRPr="00C73E1C" w:rsidRDefault="00DF261A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5784 (74.53)</w:t>
            </w:r>
          </w:p>
        </w:tc>
        <w:tc>
          <w:tcPr>
            <w:tcW w:w="531" w:type="pct"/>
          </w:tcPr>
          <w:p w14:paraId="7877A99F" w14:textId="5599AB23" w:rsidR="00811A8B" w:rsidRPr="00C73E1C" w:rsidRDefault="00B90D69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1966 (93.59)</w:t>
            </w:r>
          </w:p>
        </w:tc>
        <w:tc>
          <w:tcPr>
            <w:tcW w:w="521" w:type="pct"/>
          </w:tcPr>
          <w:p w14:paraId="21B3252F" w14:textId="0FF84AE9" w:rsidR="00811A8B" w:rsidRPr="00C73E1C" w:rsidRDefault="00C36271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5131 (62.71)</w:t>
            </w:r>
          </w:p>
        </w:tc>
        <w:tc>
          <w:tcPr>
            <w:tcW w:w="521" w:type="pct"/>
          </w:tcPr>
          <w:p w14:paraId="70A64F9E" w14:textId="7F39D00E" w:rsidR="00811A8B" w:rsidRPr="00C73E1C" w:rsidRDefault="00AD54B1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3702 (76.68)</w:t>
            </w:r>
          </w:p>
        </w:tc>
      </w:tr>
      <w:tr w:rsidR="00A935B9" w:rsidRPr="00C73E1C" w14:paraId="7EE779D8" w14:textId="77777777" w:rsidTr="00A935B9">
        <w:trPr>
          <w:jc w:val="center"/>
        </w:trPr>
        <w:tc>
          <w:tcPr>
            <w:tcW w:w="1972" w:type="pct"/>
          </w:tcPr>
          <w:p w14:paraId="125704F0" w14:textId="77777777" w:rsidR="00811A8B" w:rsidRPr="00C73E1C" w:rsidRDefault="00811A8B" w:rsidP="00811A8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412" w:type="pct"/>
          </w:tcPr>
          <w:p w14:paraId="2F6527E1" w14:textId="7CBE3D68" w:rsidR="00811A8B" w:rsidRPr="00C73E1C" w:rsidRDefault="00811A8B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1" w:type="pct"/>
          </w:tcPr>
          <w:p w14:paraId="56B7C186" w14:textId="18945D93" w:rsidR="00811A8B" w:rsidRPr="00C73E1C" w:rsidRDefault="003942F0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140 (3.00)</w:t>
            </w:r>
          </w:p>
        </w:tc>
        <w:tc>
          <w:tcPr>
            <w:tcW w:w="521" w:type="pct"/>
          </w:tcPr>
          <w:p w14:paraId="628802E6" w14:textId="0BDBD4D5" w:rsidR="00811A8B" w:rsidRPr="00C73E1C" w:rsidRDefault="00DF261A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1777 (25.47)</w:t>
            </w:r>
          </w:p>
        </w:tc>
        <w:tc>
          <w:tcPr>
            <w:tcW w:w="531" w:type="pct"/>
          </w:tcPr>
          <w:p w14:paraId="16E42DDD" w14:textId="250EFB84" w:rsidR="00811A8B" w:rsidRPr="00C73E1C" w:rsidRDefault="00B90D69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339 (6.41)</w:t>
            </w:r>
          </w:p>
        </w:tc>
        <w:tc>
          <w:tcPr>
            <w:tcW w:w="521" w:type="pct"/>
          </w:tcPr>
          <w:p w14:paraId="4AC037DF" w14:textId="3A1A8B7F" w:rsidR="00811A8B" w:rsidRPr="00C73E1C" w:rsidRDefault="00C36271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2824 (37.29)</w:t>
            </w:r>
          </w:p>
        </w:tc>
        <w:tc>
          <w:tcPr>
            <w:tcW w:w="521" w:type="pct"/>
          </w:tcPr>
          <w:p w14:paraId="4B2C55E1" w14:textId="4DDDDA6D" w:rsidR="00811A8B" w:rsidRPr="00C73E1C" w:rsidRDefault="00AD54B1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1212 (23.32)</w:t>
            </w:r>
          </w:p>
        </w:tc>
      </w:tr>
      <w:tr w:rsidR="00A935B9" w:rsidRPr="00C73E1C" w14:paraId="7286B44B" w14:textId="77777777" w:rsidTr="00A935B9">
        <w:trPr>
          <w:jc w:val="center"/>
        </w:trPr>
        <w:tc>
          <w:tcPr>
            <w:tcW w:w="1972" w:type="pct"/>
          </w:tcPr>
          <w:p w14:paraId="113A3CE5" w14:textId="77777777" w:rsidR="00811A8B" w:rsidRPr="00C73E1C" w:rsidRDefault="00811A8B" w:rsidP="00811A8B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Vegetables eaten in a week</w:t>
            </w:r>
          </w:p>
        </w:tc>
        <w:tc>
          <w:tcPr>
            <w:tcW w:w="412" w:type="pct"/>
          </w:tcPr>
          <w:p w14:paraId="023EE68D" w14:textId="77777777" w:rsidR="00811A8B" w:rsidRPr="00C73E1C" w:rsidRDefault="00811A8B" w:rsidP="00811A8B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421F5C08" w14:textId="77777777" w:rsidR="00811A8B" w:rsidRPr="00C73E1C" w:rsidRDefault="00811A8B" w:rsidP="00811A8B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481A6A36" w14:textId="77777777" w:rsidR="00811A8B" w:rsidRPr="00C73E1C" w:rsidRDefault="00811A8B" w:rsidP="00811A8B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31" w:type="pct"/>
          </w:tcPr>
          <w:p w14:paraId="38697927" w14:textId="77777777" w:rsidR="00811A8B" w:rsidRPr="00C73E1C" w:rsidRDefault="00811A8B" w:rsidP="00811A8B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41599759" w14:textId="77777777" w:rsidR="00811A8B" w:rsidRPr="00C73E1C" w:rsidRDefault="00811A8B" w:rsidP="00811A8B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2510046E" w14:textId="77777777" w:rsidR="00811A8B" w:rsidRPr="00C73E1C" w:rsidRDefault="00811A8B" w:rsidP="00811A8B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A935B9" w:rsidRPr="00C73E1C" w14:paraId="554BA666" w14:textId="77777777" w:rsidTr="00A935B9">
        <w:trPr>
          <w:jc w:val="center"/>
        </w:trPr>
        <w:tc>
          <w:tcPr>
            <w:tcW w:w="1972" w:type="pct"/>
          </w:tcPr>
          <w:p w14:paraId="34BF9443" w14:textId="77777777" w:rsidR="00811A8B" w:rsidRPr="00C73E1C" w:rsidRDefault="00811A8B" w:rsidP="00811A8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412" w:type="pct"/>
          </w:tcPr>
          <w:p w14:paraId="34A7A149" w14:textId="2946B3AC" w:rsidR="00811A8B" w:rsidRPr="00C73E1C" w:rsidRDefault="00811A8B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1" w:type="pct"/>
          </w:tcPr>
          <w:p w14:paraId="1DE34A48" w14:textId="7A46EDAD" w:rsidR="00811A8B" w:rsidRPr="00C73E1C" w:rsidRDefault="003942F0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4525 (99.84)</w:t>
            </w:r>
          </w:p>
        </w:tc>
        <w:tc>
          <w:tcPr>
            <w:tcW w:w="521" w:type="pct"/>
          </w:tcPr>
          <w:p w14:paraId="33A5810D" w14:textId="5BDA1C41" w:rsidR="00811A8B" w:rsidRPr="00C73E1C" w:rsidRDefault="00B9080F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7722 (98.73)</w:t>
            </w:r>
          </w:p>
        </w:tc>
        <w:tc>
          <w:tcPr>
            <w:tcW w:w="531" w:type="pct"/>
          </w:tcPr>
          <w:p w14:paraId="6F54A1D7" w14:textId="4EB93B9B" w:rsidR="00811A8B" w:rsidRPr="00C73E1C" w:rsidRDefault="007441DB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2373 (99.43)</w:t>
            </w:r>
          </w:p>
        </w:tc>
        <w:tc>
          <w:tcPr>
            <w:tcW w:w="521" w:type="pct"/>
          </w:tcPr>
          <w:p w14:paraId="1CD1B84F" w14:textId="59AF74A3" w:rsidR="00811A8B" w:rsidRPr="00C73E1C" w:rsidRDefault="00762978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8156 (99.86)</w:t>
            </w:r>
          </w:p>
        </w:tc>
        <w:tc>
          <w:tcPr>
            <w:tcW w:w="521" w:type="pct"/>
          </w:tcPr>
          <w:p w14:paraId="34986446" w14:textId="402A023A" w:rsidR="00811A8B" w:rsidRPr="00C73E1C" w:rsidRDefault="00AD54B1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5094 (99.64)</w:t>
            </w:r>
          </w:p>
        </w:tc>
      </w:tr>
      <w:tr w:rsidR="00A935B9" w:rsidRPr="00C73E1C" w14:paraId="218A59F6" w14:textId="77777777" w:rsidTr="00A935B9">
        <w:trPr>
          <w:jc w:val="center"/>
        </w:trPr>
        <w:tc>
          <w:tcPr>
            <w:tcW w:w="1972" w:type="pct"/>
          </w:tcPr>
          <w:p w14:paraId="523B7025" w14:textId="77777777" w:rsidR="00811A8B" w:rsidRPr="00C73E1C" w:rsidRDefault="00811A8B" w:rsidP="00811A8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412" w:type="pct"/>
          </w:tcPr>
          <w:p w14:paraId="4D4A1428" w14:textId="18678EC0" w:rsidR="00811A8B" w:rsidRPr="00C73E1C" w:rsidRDefault="00811A8B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1" w:type="pct"/>
          </w:tcPr>
          <w:p w14:paraId="2DF41EC5" w14:textId="2A4BC587" w:rsidR="00811A8B" w:rsidRPr="00C73E1C" w:rsidRDefault="003942F0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 (0.16)</w:t>
            </w:r>
          </w:p>
        </w:tc>
        <w:tc>
          <w:tcPr>
            <w:tcW w:w="521" w:type="pct"/>
          </w:tcPr>
          <w:p w14:paraId="094D360C" w14:textId="785EEA5E" w:rsidR="00811A8B" w:rsidRPr="00C73E1C" w:rsidRDefault="00B9080F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105 (1.27)</w:t>
            </w:r>
          </w:p>
        </w:tc>
        <w:tc>
          <w:tcPr>
            <w:tcW w:w="531" w:type="pct"/>
          </w:tcPr>
          <w:p w14:paraId="721F32F6" w14:textId="00A08DF0" w:rsidR="00811A8B" w:rsidRPr="00C73E1C" w:rsidRDefault="007441DB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27 (0.57)</w:t>
            </w:r>
          </w:p>
        </w:tc>
        <w:tc>
          <w:tcPr>
            <w:tcW w:w="521" w:type="pct"/>
          </w:tcPr>
          <w:p w14:paraId="31F307F2" w14:textId="6DA0840F" w:rsidR="00811A8B" w:rsidRPr="00C73E1C" w:rsidRDefault="00762978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 (0.14)</w:t>
            </w:r>
          </w:p>
        </w:tc>
        <w:tc>
          <w:tcPr>
            <w:tcW w:w="521" w:type="pct"/>
          </w:tcPr>
          <w:p w14:paraId="53849D10" w14:textId="0F8813A7" w:rsidR="00811A8B" w:rsidRPr="00C73E1C" w:rsidRDefault="00AD54B1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 (0.36)</w:t>
            </w:r>
          </w:p>
        </w:tc>
      </w:tr>
      <w:tr w:rsidR="00A935B9" w:rsidRPr="00C73E1C" w14:paraId="2A31B8C0" w14:textId="77777777" w:rsidTr="00A935B9">
        <w:trPr>
          <w:jc w:val="center"/>
        </w:trPr>
        <w:tc>
          <w:tcPr>
            <w:tcW w:w="1972" w:type="pct"/>
          </w:tcPr>
          <w:p w14:paraId="53AA0277" w14:textId="77777777" w:rsidR="00811A8B" w:rsidRPr="00C73E1C" w:rsidRDefault="00811A8B" w:rsidP="00811A8B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lastRenderedPageBreak/>
              <w:t>Adding salt when eating</w:t>
            </w:r>
          </w:p>
        </w:tc>
        <w:tc>
          <w:tcPr>
            <w:tcW w:w="412" w:type="pct"/>
          </w:tcPr>
          <w:p w14:paraId="3C2D6FBD" w14:textId="77777777" w:rsidR="00811A8B" w:rsidRPr="00C73E1C" w:rsidRDefault="00811A8B" w:rsidP="00811A8B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36247DB4" w14:textId="77777777" w:rsidR="00811A8B" w:rsidRPr="00C73E1C" w:rsidRDefault="00811A8B" w:rsidP="00811A8B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30F72647" w14:textId="77777777" w:rsidR="00811A8B" w:rsidRPr="00C73E1C" w:rsidRDefault="00811A8B" w:rsidP="00811A8B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31" w:type="pct"/>
          </w:tcPr>
          <w:p w14:paraId="14843B00" w14:textId="77777777" w:rsidR="00811A8B" w:rsidRPr="00C73E1C" w:rsidRDefault="00811A8B" w:rsidP="00811A8B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2FD8343C" w14:textId="77777777" w:rsidR="00811A8B" w:rsidRPr="00C73E1C" w:rsidRDefault="00811A8B" w:rsidP="00811A8B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1458B558" w14:textId="77777777" w:rsidR="00811A8B" w:rsidRPr="00C73E1C" w:rsidRDefault="00811A8B" w:rsidP="00811A8B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A935B9" w:rsidRPr="00C73E1C" w14:paraId="1DFCA355" w14:textId="77777777" w:rsidTr="00A935B9">
        <w:trPr>
          <w:jc w:val="center"/>
        </w:trPr>
        <w:tc>
          <w:tcPr>
            <w:tcW w:w="1972" w:type="pct"/>
          </w:tcPr>
          <w:p w14:paraId="5089780A" w14:textId="77777777" w:rsidR="009C4C8E" w:rsidRPr="00C73E1C" w:rsidRDefault="009C4C8E" w:rsidP="009C4C8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Always/Often</w:t>
            </w:r>
          </w:p>
        </w:tc>
        <w:tc>
          <w:tcPr>
            <w:tcW w:w="412" w:type="pct"/>
          </w:tcPr>
          <w:p w14:paraId="44CEECC0" w14:textId="57DC173E" w:rsidR="009C4C8E" w:rsidRPr="00C73E1C" w:rsidRDefault="009C4C8E" w:rsidP="009C4C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1" w:type="pct"/>
          </w:tcPr>
          <w:p w14:paraId="515D68C7" w14:textId="7FC45612" w:rsidR="009C4C8E" w:rsidRPr="00C73E1C" w:rsidRDefault="009C4C8E" w:rsidP="009C4C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1038 (22.50)</w:t>
            </w:r>
          </w:p>
        </w:tc>
        <w:tc>
          <w:tcPr>
            <w:tcW w:w="521" w:type="pct"/>
          </w:tcPr>
          <w:p w14:paraId="07896AC5" w14:textId="76E75252" w:rsidR="009C4C8E" w:rsidRPr="00C73E1C" w:rsidRDefault="009C4C8E" w:rsidP="009C4C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31" w:type="pct"/>
          </w:tcPr>
          <w:p w14:paraId="3DD1BE31" w14:textId="2177FE76" w:rsidR="009C4C8E" w:rsidRPr="00C73E1C" w:rsidRDefault="00A57654" w:rsidP="009C4C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2109 (76.78)</w:t>
            </w:r>
          </w:p>
        </w:tc>
        <w:tc>
          <w:tcPr>
            <w:tcW w:w="521" w:type="pct"/>
          </w:tcPr>
          <w:p w14:paraId="327A213D" w14:textId="5902E561" w:rsidR="009C4C8E" w:rsidRPr="00C73E1C" w:rsidRDefault="00B2399C" w:rsidP="009C4C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3859 (49.18)</w:t>
            </w:r>
          </w:p>
        </w:tc>
        <w:tc>
          <w:tcPr>
            <w:tcW w:w="521" w:type="pct"/>
          </w:tcPr>
          <w:p w14:paraId="1259E6EC" w14:textId="668015E9" w:rsidR="009C4C8E" w:rsidRPr="00C73E1C" w:rsidRDefault="00AD54B1" w:rsidP="009C4C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353 (5.95)</w:t>
            </w:r>
          </w:p>
        </w:tc>
      </w:tr>
      <w:tr w:rsidR="00A935B9" w:rsidRPr="00C73E1C" w14:paraId="4CF5C8CB" w14:textId="77777777" w:rsidTr="00A935B9">
        <w:trPr>
          <w:jc w:val="center"/>
        </w:trPr>
        <w:tc>
          <w:tcPr>
            <w:tcW w:w="1972" w:type="pct"/>
          </w:tcPr>
          <w:p w14:paraId="0012C52E" w14:textId="77777777" w:rsidR="009C4C8E" w:rsidRPr="00C73E1C" w:rsidRDefault="009C4C8E" w:rsidP="009C4C8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Sometimes/Rarely </w:t>
            </w:r>
          </w:p>
        </w:tc>
        <w:tc>
          <w:tcPr>
            <w:tcW w:w="412" w:type="pct"/>
          </w:tcPr>
          <w:p w14:paraId="6B232C42" w14:textId="317487E8" w:rsidR="009C4C8E" w:rsidRPr="00C73E1C" w:rsidRDefault="009C4C8E" w:rsidP="009C4C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1" w:type="pct"/>
          </w:tcPr>
          <w:p w14:paraId="3F65C2CF" w14:textId="4B4CEB25" w:rsidR="009C4C8E" w:rsidRPr="00C73E1C" w:rsidRDefault="009C4C8E" w:rsidP="009C4C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1054 (25.42)</w:t>
            </w:r>
          </w:p>
        </w:tc>
        <w:tc>
          <w:tcPr>
            <w:tcW w:w="521" w:type="pct"/>
          </w:tcPr>
          <w:p w14:paraId="3DEF56CA" w14:textId="234E0622" w:rsidR="009C4C8E" w:rsidRPr="00C73E1C" w:rsidRDefault="009C4C8E" w:rsidP="009C4C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31" w:type="pct"/>
          </w:tcPr>
          <w:p w14:paraId="21E16A30" w14:textId="4A408AED" w:rsidR="009C4C8E" w:rsidRPr="00C73E1C" w:rsidRDefault="00A57654" w:rsidP="009C4C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303 (22.12)</w:t>
            </w:r>
          </w:p>
        </w:tc>
        <w:tc>
          <w:tcPr>
            <w:tcW w:w="521" w:type="pct"/>
          </w:tcPr>
          <w:p w14:paraId="5FB36F01" w14:textId="697D04AB" w:rsidR="009C4C8E" w:rsidRPr="00C73E1C" w:rsidRDefault="00B2399C" w:rsidP="009C4C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1474 (19.63)</w:t>
            </w:r>
          </w:p>
        </w:tc>
        <w:tc>
          <w:tcPr>
            <w:tcW w:w="521" w:type="pct"/>
          </w:tcPr>
          <w:p w14:paraId="01B662B7" w14:textId="7F806EF9" w:rsidR="009C4C8E" w:rsidRPr="00C73E1C" w:rsidRDefault="00AD54B1" w:rsidP="009C4C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2782 (54.61)</w:t>
            </w:r>
          </w:p>
        </w:tc>
      </w:tr>
      <w:tr w:rsidR="00A935B9" w:rsidRPr="00C73E1C" w14:paraId="73057243" w14:textId="77777777" w:rsidTr="00A935B9">
        <w:trPr>
          <w:jc w:val="center"/>
        </w:trPr>
        <w:tc>
          <w:tcPr>
            <w:tcW w:w="1972" w:type="pct"/>
          </w:tcPr>
          <w:p w14:paraId="0C24E413" w14:textId="77777777" w:rsidR="009C4C8E" w:rsidRPr="00C73E1C" w:rsidRDefault="009C4C8E" w:rsidP="009C4C8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Never</w:t>
            </w:r>
          </w:p>
        </w:tc>
        <w:tc>
          <w:tcPr>
            <w:tcW w:w="412" w:type="pct"/>
          </w:tcPr>
          <w:p w14:paraId="7E4E6C97" w14:textId="5E8E95B6" w:rsidR="009C4C8E" w:rsidRPr="00C73E1C" w:rsidRDefault="009C4C8E" w:rsidP="009C4C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1" w:type="pct"/>
          </w:tcPr>
          <w:p w14:paraId="21A8C5D5" w14:textId="4849B14E" w:rsidR="009C4C8E" w:rsidRPr="00C73E1C" w:rsidRDefault="009C4C8E" w:rsidP="009C4C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2402 (52.08)</w:t>
            </w:r>
          </w:p>
        </w:tc>
        <w:tc>
          <w:tcPr>
            <w:tcW w:w="521" w:type="pct"/>
          </w:tcPr>
          <w:p w14:paraId="62BA4249" w14:textId="034E0106" w:rsidR="009C4C8E" w:rsidRPr="00C73E1C" w:rsidRDefault="009C4C8E" w:rsidP="009C4C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31" w:type="pct"/>
          </w:tcPr>
          <w:p w14:paraId="1E8DD66B" w14:textId="1B5C9370" w:rsidR="009C4C8E" w:rsidRPr="00C73E1C" w:rsidRDefault="00A57654" w:rsidP="009C4C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68 (1.10)</w:t>
            </w:r>
          </w:p>
        </w:tc>
        <w:tc>
          <w:tcPr>
            <w:tcW w:w="521" w:type="pct"/>
          </w:tcPr>
          <w:p w14:paraId="42678FED" w14:textId="789C9494" w:rsidR="009C4C8E" w:rsidRPr="00C73E1C" w:rsidRDefault="00B2399C" w:rsidP="009C4C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2849 (31.19)</w:t>
            </w:r>
          </w:p>
        </w:tc>
        <w:tc>
          <w:tcPr>
            <w:tcW w:w="521" w:type="pct"/>
          </w:tcPr>
          <w:p w14:paraId="1A0954C3" w14:textId="6483594E" w:rsidR="009C4C8E" w:rsidRPr="00C73E1C" w:rsidRDefault="00AD54B1" w:rsidP="009C4C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1993 (39.44)</w:t>
            </w:r>
          </w:p>
        </w:tc>
      </w:tr>
      <w:tr w:rsidR="00A935B9" w:rsidRPr="00C73E1C" w14:paraId="2FD3161C" w14:textId="77777777" w:rsidTr="00A935B9">
        <w:trPr>
          <w:jc w:val="center"/>
        </w:trPr>
        <w:tc>
          <w:tcPr>
            <w:tcW w:w="1972" w:type="pct"/>
          </w:tcPr>
          <w:p w14:paraId="32FD61BC" w14:textId="77777777" w:rsidR="009C4C8E" w:rsidRPr="00C73E1C" w:rsidRDefault="009C4C8E" w:rsidP="009C4C8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Oil used most often</w:t>
            </w:r>
          </w:p>
        </w:tc>
        <w:tc>
          <w:tcPr>
            <w:tcW w:w="412" w:type="pct"/>
          </w:tcPr>
          <w:p w14:paraId="3D9B4AA1" w14:textId="77777777" w:rsidR="009C4C8E" w:rsidRPr="00C73E1C" w:rsidRDefault="009C4C8E" w:rsidP="009C4C8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098ADA75" w14:textId="77777777" w:rsidR="009C4C8E" w:rsidRPr="00C73E1C" w:rsidRDefault="009C4C8E" w:rsidP="009C4C8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2EEB776C" w14:textId="77777777" w:rsidR="009C4C8E" w:rsidRPr="00C73E1C" w:rsidRDefault="009C4C8E" w:rsidP="009C4C8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31" w:type="pct"/>
          </w:tcPr>
          <w:p w14:paraId="1A513790" w14:textId="77777777" w:rsidR="009C4C8E" w:rsidRPr="00C73E1C" w:rsidRDefault="009C4C8E" w:rsidP="009C4C8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38CD542C" w14:textId="77777777" w:rsidR="009C4C8E" w:rsidRPr="00C73E1C" w:rsidRDefault="009C4C8E" w:rsidP="009C4C8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3822F30D" w14:textId="77777777" w:rsidR="009C4C8E" w:rsidRPr="00C73E1C" w:rsidRDefault="009C4C8E" w:rsidP="009C4C8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A935B9" w:rsidRPr="00C73E1C" w14:paraId="16FE6752" w14:textId="77777777" w:rsidTr="00A935B9">
        <w:trPr>
          <w:jc w:val="center"/>
        </w:trPr>
        <w:tc>
          <w:tcPr>
            <w:tcW w:w="1972" w:type="pct"/>
          </w:tcPr>
          <w:p w14:paraId="50040896" w14:textId="77777777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Coconut/groundnut/ Sunflower/Mustard</w:t>
            </w:r>
          </w:p>
        </w:tc>
        <w:tc>
          <w:tcPr>
            <w:tcW w:w="412" w:type="pct"/>
          </w:tcPr>
          <w:p w14:paraId="45CA4938" w14:textId="1F125D6E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1" w:type="pct"/>
          </w:tcPr>
          <w:p w14:paraId="7C67C44E" w14:textId="32A9DE38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3930 (87.51)</w:t>
            </w:r>
          </w:p>
        </w:tc>
        <w:tc>
          <w:tcPr>
            <w:tcW w:w="521" w:type="pct"/>
          </w:tcPr>
          <w:p w14:paraId="33E2D1CF" w14:textId="67D0BC25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3597 (53.40)</w:t>
            </w:r>
          </w:p>
        </w:tc>
        <w:tc>
          <w:tcPr>
            <w:tcW w:w="531" w:type="pct"/>
          </w:tcPr>
          <w:p w14:paraId="1F97B437" w14:textId="447323CD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1" w:type="pct"/>
          </w:tcPr>
          <w:p w14:paraId="19E9566F" w14:textId="6F6C06D1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652 (9.61)</w:t>
            </w:r>
          </w:p>
        </w:tc>
        <w:tc>
          <w:tcPr>
            <w:tcW w:w="521" w:type="pct"/>
          </w:tcPr>
          <w:p w14:paraId="27A5997F" w14:textId="234AEC73" w:rsidR="00B2399C" w:rsidRPr="00C73E1C" w:rsidRDefault="00AD54B1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2060 (43.87)</w:t>
            </w:r>
          </w:p>
        </w:tc>
      </w:tr>
      <w:tr w:rsidR="00A935B9" w:rsidRPr="00C73E1C" w14:paraId="5788EBE7" w14:textId="77777777" w:rsidTr="00A935B9">
        <w:trPr>
          <w:jc w:val="center"/>
        </w:trPr>
        <w:tc>
          <w:tcPr>
            <w:tcW w:w="1972" w:type="pct"/>
          </w:tcPr>
          <w:p w14:paraId="38CE6186" w14:textId="77777777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Soybean/Vegetable/ Palm</w:t>
            </w:r>
          </w:p>
        </w:tc>
        <w:tc>
          <w:tcPr>
            <w:tcW w:w="412" w:type="pct"/>
          </w:tcPr>
          <w:p w14:paraId="60801603" w14:textId="1E971789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1" w:type="pct"/>
          </w:tcPr>
          <w:p w14:paraId="2CD9641B" w14:textId="3E1A6D33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516 (11.09)</w:t>
            </w:r>
          </w:p>
        </w:tc>
        <w:tc>
          <w:tcPr>
            <w:tcW w:w="521" w:type="pct"/>
          </w:tcPr>
          <w:p w14:paraId="2AE232AE" w14:textId="7A3A9F43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3424 (39.40)</w:t>
            </w:r>
          </w:p>
        </w:tc>
        <w:tc>
          <w:tcPr>
            <w:tcW w:w="531" w:type="pct"/>
          </w:tcPr>
          <w:p w14:paraId="42BF1301" w14:textId="170ECC51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2335 (97.51)</w:t>
            </w:r>
          </w:p>
        </w:tc>
        <w:tc>
          <w:tcPr>
            <w:tcW w:w="521" w:type="pct"/>
          </w:tcPr>
          <w:p w14:paraId="3748E661" w14:textId="1E4E6D06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7340 (88.93)</w:t>
            </w:r>
          </w:p>
        </w:tc>
        <w:tc>
          <w:tcPr>
            <w:tcW w:w="521" w:type="pct"/>
          </w:tcPr>
          <w:p w14:paraId="02BAE8FD" w14:textId="7A571F90" w:rsidR="00B2399C" w:rsidRPr="00C73E1C" w:rsidRDefault="00AD54B1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2716 (51.19)</w:t>
            </w:r>
          </w:p>
        </w:tc>
      </w:tr>
      <w:tr w:rsidR="00A935B9" w:rsidRPr="00C73E1C" w14:paraId="1A8E1785" w14:textId="77777777" w:rsidTr="00A935B9">
        <w:trPr>
          <w:jc w:val="center"/>
        </w:trPr>
        <w:tc>
          <w:tcPr>
            <w:tcW w:w="1972" w:type="pct"/>
          </w:tcPr>
          <w:p w14:paraId="3ACEED63" w14:textId="77777777" w:rsidR="00B2399C" w:rsidRPr="00C73E1C" w:rsidRDefault="00B2399C" w:rsidP="00B239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Others/ Olive/Corn /Not specific</w:t>
            </w:r>
          </w:p>
        </w:tc>
        <w:tc>
          <w:tcPr>
            <w:tcW w:w="412" w:type="pct"/>
          </w:tcPr>
          <w:p w14:paraId="2F75D219" w14:textId="256E9CB1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1" w:type="pct"/>
          </w:tcPr>
          <w:p w14:paraId="5609C878" w14:textId="6D9E7D3A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 (1.40)</w:t>
            </w:r>
          </w:p>
        </w:tc>
        <w:tc>
          <w:tcPr>
            <w:tcW w:w="521" w:type="pct"/>
          </w:tcPr>
          <w:p w14:paraId="505C970F" w14:textId="3E35E169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688 (7.20)</w:t>
            </w:r>
          </w:p>
        </w:tc>
        <w:tc>
          <w:tcPr>
            <w:tcW w:w="531" w:type="pct"/>
          </w:tcPr>
          <w:p w14:paraId="0B1BF0C5" w14:textId="6DDC7ACD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145 (2.49)</w:t>
            </w:r>
          </w:p>
        </w:tc>
        <w:tc>
          <w:tcPr>
            <w:tcW w:w="521" w:type="pct"/>
          </w:tcPr>
          <w:p w14:paraId="49F072A2" w14:textId="41B944A3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193 (1.46)</w:t>
            </w:r>
          </w:p>
        </w:tc>
        <w:tc>
          <w:tcPr>
            <w:tcW w:w="521" w:type="pct"/>
          </w:tcPr>
          <w:p w14:paraId="286A8C1E" w14:textId="6286D7A9" w:rsidR="00B2399C" w:rsidRPr="00C73E1C" w:rsidRDefault="00AD54B1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365 (4.94)</w:t>
            </w:r>
          </w:p>
        </w:tc>
      </w:tr>
      <w:tr w:rsidR="00A935B9" w:rsidRPr="00C73E1C" w14:paraId="392B3201" w14:textId="77777777" w:rsidTr="00A935B9">
        <w:trPr>
          <w:jc w:val="center"/>
        </w:trPr>
        <w:tc>
          <w:tcPr>
            <w:tcW w:w="1972" w:type="pct"/>
          </w:tcPr>
          <w:p w14:paraId="5828FAC5" w14:textId="77777777" w:rsidR="00B2399C" w:rsidRPr="00C73E1C" w:rsidRDefault="00B2399C" w:rsidP="00B2399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Meals eaten outside in a week</w:t>
            </w:r>
          </w:p>
        </w:tc>
        <w:tc>
          <w:tcPr>
            <w:tcW w:w="412" w:type="pct"/>
          </w:tcPr>
          <w:p w14:paraId="37292CE9" w14:textId="77777777" w:rsidR="00B2399C" w:rsidRPr="00C73E1C" w:rsidRDefault="00B2399C" w:rsidP="00B2399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41ACBC36" w14:textId="77777777" w:rsidR="00B2399C" w:rsidRPr="00C73E1C" w:rsidRDefault="00B2399C" w:rsidP="00B2399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1ABD4E18" w14:textId="77777777" w:rsidR="00B2399C" w:rsidRPr="00C73E1C" w:rsidRDefault="00B2399C" w:rsidP="00B2399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31" w:type="pct"/>
          </w:tcPr>
          <w:p w14:paraId="6B69A677" w14:textId="77777777" w:rsidR="00B2399C" w:rsidRPr="00C73E1C" w:rsidRDefault="00B2399C" w:rsidP="00B2399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4F240277" w14:textId="77777777" w:rsidR="00B2399C" w:rsidRPr="00C73E1C" w:rsidRDefault="00B2399C" w:rsidP="00B2399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337F63FA" w14:textId="77777777" w:rsidR="00B2399C" w:rsidRPr="00C73E1C" w:rsidRDefault="00B2399C" w:rsidP="00B2399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A935B9" w:rsidRPr="00C73E1C" w14:paraId="4D3EB960" w14:textId="77777777" w:rsidTr="00A935B9">
        <w:trPr>
          <w:jc w:val="center"/>
        </w:trPr>
        <w:tc>
          <w:tcPr>
            <w:tcW w:w="1972" w:type="pct"/>
          </w:tcPr>
          <w:p w14:paraId="492A3571" w14:textId="77777777" w:rsidR="00B2399C" w:rsidRPr="00C73E1C" w:rsidRDefault="00B2399C" w:rsidP="00B239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412" w:type="pct"/>
          </w:tcPr>
          <w:p w14:paraId="73510B29" w14:textId="1F7DF570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1" w:type="pct"/>
          </w:tcPr>
          <w:p w14:paraId="07261F4E" w14:textId="71748272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1280 (35.09)</w:t>
            </w:r>
          </w:p>
        </w:tc>
        <w:tc>
          <w:tcPr>
            <w:tcW w:w="521" w:type="pct"/>
          </w:tcPr>
          <w:p w14:paraId="5C8BAD1B" w14:textId="2DBDA684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1165 (15.92)</w:t>
            </w:r>
          </w:p>
        </w:tc>
        <w:tc>
          <w:tcPr>
            <w:tcW w:w="531" w:type="pct"/>
          </w:tcPr>
          <w:p w14:paraId="757CC05E" w14:textId="6FE48765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253 (18.71)</w:t>
            </w:r>
          </w:p>
        </w:tc>
        <w:tc>
          <w:tcPr>
            <w:tcW w:w="521" w:type="pct"/>
          </w:tcPr>
          <w:p w14:paraId="4DECD500" w14:textId="709E5D77" w:rsidR="00B2399C" w:rsidRPr="00C73E1C" w:rsidRDefault="009B7B1D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2159 (24.34)</w:t>
            </w:r>
          </w:p>
        </w:tc>
        <w:tc>
          <w:tcPr>
            <w:tcW w:w="521" w:type="pct"/>
          </w:tcPr>
          <w:p w14:paraId="11B44EC6" w14:textId="2E85A392" w:rsidR="00B2399C" w:rsidRPr="00C73E1C" w:rsidRDefault="00AD54B1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1323 (32.63)</w:t>
            </w:r>
          </w:p>
        </w:tc>
      </w:tr>
      <w:tr w:rsidR="00A935B9" w:rsidRPr="00C73E1C" w14:paraId="13EB3EF4" w14:textId="77777777" w:rsidTr="00A935B9">
        <w:trPr>
          <w:jc w:val="center"/>
        </w:trPr>
        <w:tc>
          <w:tcPr>
            <w:tcW w:w="1972" w:type="pct"/>
          </w:tcPr>
          <w:p w14:paraId="7A5A8198" w14:textId="77777777" w:rsidR="00B2399C" w:rsidRPr="00C73E1C" w:rsidRDefault="00B2399C" w:rsidP="00B239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412" w:type="pct"/>
          </w:tcPr>
          <w:p w14:paraId="7D2AAFBB" w14:textId="3E3D99F0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1" w:type="pct"/>
          </w:tcPr>
          <w:p w14:paraId="69A4A187" w14:textId="0B1E61F5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3209 (64.91)</w:t>
            </w:r>
          </w:p>
        </w:tc>
        <w:tc>
          <w:tcPr>
            <w:tcW w:w="521" w:type="pct"/>
          </w:tcPr>
          <w:p w14:paraId="6BD596FA" w14:textId="5908DDEE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6573 (84.08)</w:t>
            </w:r>
          </w:p>
        </w:tc>
        <w:tc>
          <w:tcPr>
            <w:tcW w:w="531" w:type="pct"/>
          </w:tcPr>
          <w:p w14:paraId="7C0DD3FA" w14:textId="77FBC65C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1760 (81.29)</w:t>
            </w:r>
          </w:p>
        </w:tc>
        <w:tc>
          <w:tcPr>
            <w:tcW w:w="521" w:type="pct"/>
          </w:tcPr>
          <w:p w14:paraId="398A1209" w14:textId="63CFCBF5" w:rsidR="00B2399C" w:rsidRPr="00C73E1C" w:rsidRDefault="009B7B1D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5747 (75.66)</w:t>
            </w:r>
          </w:p>
        </w:tc>
        <w:tc>
          <w:tcPr>
            <w:tcW w:w="521" w:type="pct"/>
          </w:tcPr>
          <w:p w14:paraId="00E2B29F" w14:textId="54B40662" w:rsidR="00B2399C" w:rsidRPr="00C73E1C" w:rsidRDefault="00AD54B1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3576 (67.37)</w:t>
            </w:r>
          </w:p>
        </w:tc>
      </w:tr>
      <w:tr w:rsidR="00A935B9" w:rsidRPr="00C73E1C" w14:paraId="7ADB8F0B" w14:textId="77777777" w:rsidTr="00A935B9">
        <w:trPr>
          <w:jc w:val="center"/>
        </w:trPr>
        <w:tc>
          <w:tcPr>
            <w:tcW w:w="1972" w:type="pct"/>
          </w:tcPr>
          <w:p w14:paraId="42DACB2B" w14:textId="77777777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Physical activity</w:t>
            </w:r>
          </w:p>
        </w:tc>
        <w:tc>
          <w:tcPr>
            <w:tcW w:w="412" w:type="pct"/>
          </w:tcPr>
          <w:p w14:paraId="5EB0FC42" w14:textId="77777777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1" w:type="pct"/>
          </w:tcPr>
          <w:p w14:paraId="46CA6B02" w14:textId="77777777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1" w:type="pct"/>
          </w:tcPr>
          <w:p w14:paraId="5E780F4E" w14:textId="77777777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pct"/>
          </w:tcPr>
          <w:p w14:paraId="3EF00C89" w14:textId="77777777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1" w:type="pct"/>
          </w:tcPr>
          <w:p w14:paraId="1A1DBE83" w14:textId="77777777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1" w:type="pct"/>
          </w:tcPr>
          <w:p w14:paraId="022259CC" w14:textId="77777777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935B9" w:rsidRPr="00C73E1C" w14:paraId="51D35F56" w14:textId="77777777" w:rsidTr="00A935B9">
        <w:trPr>
          <w:jc w:val="center"/>
        </w:trPr>
        <w:tc>
          <w:tcPr>
            <w:tcW w:w="1972" w:type="pct"/>
          </w:tcPr>
          <w:p w14:paraId="540B9215" w14:textId="77777777" w:rsidR="00B2399C" w:rsidRPr="00C73E1C" w:rsidRDefault="00B2399C" w:rsidP="00B2399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Vigorous activity at work</w:t>
            </w:r>
          </w:p>
        </w:tc>
        <w:tc>
          <w:tcPr>
            <w:tcW w:w="412" w:type="pct"/>
          </w:tcPr>
          <w:p w14:paraId="5AF00E90" w14:textId="77777777" w:rsidR="00B2399C" w:rsidRPr="00C73E1C" w:rsidRDefault="00B2399C" w:rsidP="00B2399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466B8979" w14:textId="77777777" w:rsidR="00B2399C" w:rsidRPr="00C73E1C" w:rsidRDefault="00B2399C" w:rsidP="00B2399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2685B4A9" w14:textId="77777777" w:rsidR="00B2399C" w:rsidRPr="00C73E1C" w:rsidRDefault="00B2399C" w:rsidP="00B2399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31" w:type="pct"/>
          </w:tcPr>
          <w:p w14:paraId="727078BB" w14:textId="77777777" w:rsidR="00B2399C" w:rsidRPr="00C73E1C" w:rsidRDefault="00B2399C" w:rsidP="00B2399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5FD486C2" w14:textId="77777777" w:rsidR="00B2399C" w:rsidRPr="00C73E1C" w:rsidRDefault="00B2399C" w:rsidP="00B2399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77429ECF" w14:textId="77777777" w:rsidR="00B2399C" w:rsidRPr="00C73E1C" w:rsidRDefault="00B2399C" w:rsidP="00B2399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A935B9" w:rsidRPr="00C73E1C" w14:paraId="60C2E3F7" w14:textId="77777777" w:rsidTr="00A935B9">
        <w:trPr>
          <w:jc w:val="center"/>
        </w:trPr>
        <w:tc>
          <w:tcPr>
            <w:tcW w:w="1972" w:type="pct"/>
          </w:tcPr>
          <w:p w14:paraId="34FD5510" w14:textId="77777777" w:rsidR="00B2399C" w:rsidRPr="00C73E1C" w:rsidRDefault="00B2399C" w:rsidP="00B239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412" w:type="pct"/>
          </w:tcPr>
          <w:p w14:paraId="75B51316" w14:textId="5C475444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1" w:type="pct"/>
          </w:tcPr>
          <w:p w14:paraId="3EAA2FC0" w14:textId="63C7A4B6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930 (22.73)</w:t>
            </w:r>
          </w:p>
        </w:tc>
        <w:tc>
          <w:tcPr>
            <w:tcW w:w="521" w:type="pct"/>
          </w:tcPr>
          <w:p w14:paraId="21F69CDD" w14:textId="1EC8FF03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1343 (22.35)</w:t>
            </w:r>
          </w:p>
        </w:tc>
        <w:tc>
          <w:tcPr>
            <w:tcW w:w="531" w:type="pct"/>
          </w:tcPr>
          <w:p w14:paraId="0CEC8209" w14:textId="2FF4F073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1068 (46.52)</w:t>
            </w:r>
          </w:p>
        </w:tc>
        <w:tc>
          <w:tcPr>
            <w:tcW w:w="521" w:type="pct"/>
          </w:tcPr>
          <w:p w14:paraId="68454C23" w14:textId="46478BD4" w:rsidR="00B2399C" w:rsidRPr="00C73E1C" w:rsidRDefault="009B7B1D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2173 (30.12)</w:t>
            </w:r>
          </w:p>
        </w:tc>
        <w:tc>
          <w:tcPr>
            <w:tcW w:w="521" w:type="pct"/>
          </w:tcPr>
          <w:p w14:paraId="4586D5BF" w14:textId="1E2D0D28" w:rsidR="00B2399C" w:rsidRPr="00C73E1C" w:rsidRDefault="00AD54B1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2486 (45.29)</w:t>
            </w:r>
          </w:p>
        </w:tc>
      </w:tr>
      <w:tr w:rsidR="00A935B9" w:rsidRPr="00C73E1C" w14:paraId="740DA49E" w14:textId="77777777" w:rsidTr="00A935B9">
        <w:trPr>
          <w:jc w:val="center"/>
        </w:trPr>
        <w:tc>
          <w:tcPr>
            <w:tcW w:w="1972" w:type="pct"/>
          </w:tcPr>
          <w:p w14:paraId="2FB063EE" w14:textId="77777777" w:rsidR="00B2399C" w:rsidRPr="00C73E1C" w:rsidRDefault="00B2399C" w:rsidP="00B239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412" w:type="pct"/>
          </w:tcPr>
          <w:p w14:paraId="1CF67C34" w14:textId="3778AADE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1" w:type="pct"/>
          </w:tcPr>
          <w:p w14:paraId="37078918" w14:textId="623D17F5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3609 (77.27)</w:t>
            </w:r>
          </w:p>
        </w:tc>
        <w:tc>
          <w:tcPr>
            <w:tcW w:w="521" w:type="pct"/>
          </w:tcPr>
          <w:p w14:paraId="37232C05" w14:textId="334D84DE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6496 (77.65)</w:t>
            </w:r>
          </w:p>
        </w:tc>
        <w:tc>
          <w:tcPr>
            <w:tcW w:w="531" w:type="pct"/>
          </w:tcPr>
          <w:p w14:paraId="5B5C8E89" w14:textId="60F711B0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1416 (46.52)</w:t>
            </w:r>
          </w:p>
        </w:tc>
        <w:tc>
          <w:tcPr>
            <w:tcW w:w="521" w:type="pct"/>
          </w:tcPr>
          <w:p w14:paraId="08D50BFE" w14:textId="086A531F" w:rsidR="00B2399C" w:rsidRPr="00C73E1C" w:rsidRDefault="009B7B1D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6012 (69.88)</w:t>
            </w:r>
          </w:p>
        </w:tc>
        <w:tc>
          <w:tcPr>
            <w:tcW w:w="521" w:type="pct"/>
          </w:tcPr>
          <w:p w14:paraId="7039CA2A" w14:textId="0422FDFA" w:rsidR="00B2399C" w:rsidRPr="00C73E1C" w:rsidRDefault="00AD54B1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2655 (54.71)</w:t>
            </w:r>
          </w:p>
        </w:tc>
      </w:tr>
      <w:tr w:rsidR="00A935B9" w:rsidRPr="00C73E1C" w14:paraId="1858EC92" w14:textId="77777777" w:rsidTr="00A935B9">
        <w:trPr>
          <w:jc w:val="center"/>
        </w:trPr>
        <w:tc>
          <w:tcPr>
            <w:tcW w:w="1972" w:type="pct"/>
          </w:tcPr>
          <w:p w14:paraId="4A7128E0" w14:textId="77777777" w:rsidR="00B2399C" w:rsidRPr="00C73E1C" w:rsidRDefault="00B2399C" w:rsidP="00B2399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Moderate activity at work</w:t>
            </w:r>
          </w:p>
        </w:tc>
        <w:tc>
          <w:tcPr>
            <w:tcW w:w="412" w:type="pct"/>
          </w:tcPr>
          <w:p w14:paraId="7239ED5E" w14:textId="77777777" w:rsidR="00B2399C" w:rsidRPr="00C73E1C" w:rsidRDefault="00B2399C" w:rsidP="00B2399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335420BE" w14:textId="77777777" w:rsidR="00B2399C" w:rsidRPr="00C73E1C" w:rsidRDefault="00B2399C" w:rsidP="00B2399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3D78DA96" w14:textId="77777777" w:rsidR="00B2399C" w:rsidRPr="00C73E1C" w:rsidRDefault="00B2399C" w:rsidP="00B2399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31" w:type="pct"/>
          </w:tcPr>
          <w:p w14:paraId="606683DB" w14:textId="77777777" w:rsidR="00B2399C" w:rsidRPr="00C73E1C" w:rsidRDefault="00B2399C" w:rsidP="00B2399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57DD60D1" w14:textId="77777777" w:rsidR="00B2399C" w:rsidRPr="00C73E1C" w:rsidRDefault="00B2399C" w:rsidP="00B2399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62D82038" w14:textId="77777777" w:rsidR="00B2399C" w:rsidRPr="00C73E1C" w:rsidRDefault="00B2399C" w:rsidP="00B2399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A935B9" w:rsidRPr="00C73E1C" w14:paraId="70916855" w14:textId="77777777" w:rsidTr="00A935B9">
        <w:trPr>
          <w:jc w:val="center"/>
        </w:trPr>
        <w:tc>
          <w:tcPr>
            <w:tcW w:w="1972" w:type="pct"/>
          </w:tcPr>
          <w:p w14:paraId="267869EB" w14:textId="77777777" w:rsidR="00B2399C" w:rsidRPr="00C73E1C" w:rsidRDefault="00B2399C" w:rsidP="00B239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412" w:type="pct"/>
          </w:tcPr>
          <w:p w14:paraId="74841DC8" w14:textId="2B3FCB49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1" w:type="pct"/>
          </w:tcPr>
          <w:p w14:paraId="0B777174" w14:textId="00BC81B1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2551 (55.91)</w:t>
            </w:r>
          </w:p>
        </w:tc>
        <w:tc>
          <w:tcPr>
            <w:tcW w:w="521" w:type="pct"/>
          </w:tcPr>
          <w:p w14:paraId="004822EC" w14:textId="4F8B2E41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4838 (62.52)</w:t>
            </w:r>
          </w:p>
        </w:tc>
        <w:tc>
          <w:tcPr>
            <w:tcW w:w="531" w:type="pct"/>
          </w:tcPr>
          <w:p w14:paraId="6A70588D" w14:textId="5BA773C4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1777 (86.25)</w:t>
            </w:r>
          </w:p>
        </w:tc>
        <w:tc>
          <w:tcPr>
            <w:tcW w:w="521" w:type="pct"/>
          </w:tcPr>
          <w:p w14:paraId="7302087D" w14:textId="04FAA8AB" w:rsidR="00B2399C" w:rsidRPr="00C73E1C" w:rsidRDefault="00DC62B9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6382 (81.64)</w:t>
            </w:r>
          </w:p>
        </w:tc>
        <w:tc>
          <w:tcPr>
            <w:tcW w:w="521" w:type="pct"/>
          </w:tcPr>
          <w:p w14:paraId="300CA7E2" w14:textId="655FE67A" w:rsidR="00B2399C" w:rsidRPr="00C73E1C" w:rsidRDefault="00AD54B1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4233 (80.59)</w:t>
            </w:r>
          </w:p>
        </w:tc>
      </w:tr>
      <w:tr w:rsidR="00A935B9" w:rsidRPr="00C73E1C" w14:paraId="4A0877BE" w14:textId="77777777" w:rsidTr="00A935B9">
        <w:trPr>
          <w:jc w:val="center"/>
        </w:trPr>
        <w:tc>
          <w:tcPr>
            <w:tcW w:w="1972" w:type="pct"/>
          </w:tcPr>
          <w:p w14:paraId="155C7FEA" w14:textId="77777777" w:rsidR="00B2399C" w:rsidRPr="00C73E1C" w:rsidRDefault="00B2399C" w:rsidP="00B239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412" w:type="pct"/>
          </w:tcPr>
          <w:p w14:paraId="18A3F160" w14:textId="496671AE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1" w:type="pct"/>
          </w:tcPr>
          <w:p w14:paraId="646FC0A5" w14:textId="0D6EFE77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1988 (44.09)</w:t>
            </w:r>
          </w:p>
        </w:tc>
        <w:tc>
          <w:tcPr>
            <w:tcW w:w="521" w:type="pct"/>
          </w:tcPr>
          <w:p w14:paraId="2E3E72CD" w14:textId="0C29EE09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3001 (37.48)</w:t>
            </w:r>
          </w:p>
        </w:tc>
        <w:tc>
          <w:tcPr>
            <w:tcW w:w="531" w:type="pct"/>
          </w:tcPr>
          <w:p w14:paraId="2CC6FBCA" w14:textId="2245506F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707 (13.75)</w:t>
            </w:r>
          </w:p>
        </w:tc>
        <w:tc>
          <w:tcPr>
            <w:tcW w:w="521" w:type="pct"/>
          </w:tcPr>
          <w:p w14:paraId="68B63BA3" w14:textId="436729F1" w:rsidR="00B2399C" w:rsidRPr="00C73E1C" w:rsidRDefault="00DC62B9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1803 (18.36)</w:t>
            </w:r>
          </w:p>
        </w:tc>
        <w:tc>
          <w:tcPr>
            <w:tcW w:w="521" w:type="pct"/>
          </w:tcPr>
          <w:p w14:paraId="321AD274" w14:textId="20A9A6A4" w:rsidR="00B2399C" w:rsidRPr="00C73E1C" w:rsidRDefault="00AD54B1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908 (19.41)</w:t>
            </w:r>
          </w:p>
        </w:tc>
      </w:tr>
      <w:tr w:rsidR="00A935B9" w:rsidRPr="00C73E1C" w14:paraId="12C341B2" w14:textId="77777777" w:rsidTr="00A935B9">
        <w:trPr>
          <w:jc w:val="center"/>
        </w:trPr>
        <w:tc>
          <w:tcPr>
            <w:tcW w:w="1972" w:type="pct"/>
          </w:tcPr>
          <w:p w14:paraId="41E6986D" w14:textId="77777777" w:rsidR="00B2399C" w:rsidRPr="00C73E1C" w:rsidRDefault="00B2399C" w:rsidP="00B2399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Active transport</w:t>
            </w:r>
          </w:p>
        </w:tc>
        <w:tc>
          <w:tcPr>
            <w:tcW w:w="412" w:type="pct"/>
          </w:tcPr>
          <w:p w14:paraId="467276B9" w14:textId="77777777" w:rsidR="00B2399C" w:rsidRPr="00C73E1C" w:rsidRDefault="00B2399C" w:rsidP="00B2399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30416AFA" w14:textId="77777777" w:rsidR="00B2399C" w:rsidRPr="00C73E1C" w:rsidRDefault="00B2399C" w:rsidP="00B2399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58B1D581" w14:textId="77777777" w:rsidR="00B2399C" w:rsidRPr="00C73E1C" w:rsidRDefault="00B2399C" w:rsidP="00B2399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31" w:type="pct"/>
          </w:tcPr>
          <w:p w14:paraId="3958AA27" w14:textId="77777777" w:rsidR="00B2399C" w:rsidRPr="00C73E1C" w:rsidRDefault="00B2399C" w:rsidP="00B2399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1984706A" w14:textId="77777777" w:rsidR="00B2399C" w:rsidRPr="00C73E1C" w:rsidRDefault="00B2399C" w:rsidP="00B2399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08D9489C" w14:textId="77777777" w:rsidR="00B2399C" w:rsidRPr="00C73E1C" w:rsidRDefault="00B2399C" w:rsidP="00B2399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A935B9" w:rsidRPr="00C73E1C" w14:paraId="03A4155E" w14:textId="77777777" w:rsidTr="00A935B9">
        <w:trPr>
          <w:jc w:val="center"/>
        </w:trPr>
        <w:tc>
          <w:tcPr>
            <w:tcW w:w="1972" w:type="pct"/>
          </w:tcPr>
          <w:p w14:paraId="67BC05E8" w14:textId="77777777" w:rsidR="00B2399C" w:rsidRPr="00C73E1C" w:rsidRDefault="00B2399C" w:rsidP="00B239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412" w:type="pct"/>
          </w:tcPr>
          <w:p w14:paraId="333B709F" w14:textId="7A2408F5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1" w:type="pct"/>
          </w:tcPr>
          <w:p w14:paraId="0A5C475A" w14:textId="1812DD82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2573 (55.80)</w:t>
            </w:r>
          </w:p>
        </w:tc>
        <w:tc>
          <w:tcPr>
            <w:tcW w:w="521" w:type="pct"/>
          </w:tcPr>
          <w:p w14:paraId="1129F508" w14:textId="5D47895F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5967 (72.81)</w:t>
            </w:r>
          </w:p>
        </w:tc>
        <w:tc>
          <w:tcPr>
            <w:tcW w:w="531" w:type="pct"/>
          </w:tcPr>
          <w:p w14:paraId="11A9E344" w14:textId="312661F9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1048 (42.66)</w:t>
            </w:r>
          </w:p>
        </w:tc>
        <w:tc>
          <w:tcPr>
            <w:tcW w:w="521" w:type="pct"/>
          </w:tcPr>
          <w:p w14:paraId="3D805363" w14:textId="5C0B24CD" w:rsidR="00B2399C" w:rsidRPr="00C73E1C" w:rsidRDefault="00DC62B9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5107 (62.07)</w:t>
            </w:r>
          </w:p>
        </w:tc>
        <w:tc>
          <w:tcPr>
            <w:tcW w:w="521" w:type="pct"/>
          </w:tcPr>
          <w:p w14:paraId="7F0BD2D4" w14:textId="088BE41A" w:rsidR="00B2399C" w:rsidRPr="00C73E1C" w:rsidRDefault="00AD54B1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4305 (84.01)</w:t>
            </w:r>
          </w:p>
        </w:tc>
      </w:tr>
      <w:tr w:rsidR="00A935B9" w:rsidRPr="00C73E1C" w14:paraId="52138B12" w14:textId="77777777" w:rsidTr="00A935B9">
        <w:trPr>
          <w:jc w:val="center"/>
        </w:trPr>
        <w:tc>
          <w:tcPr>
            <w:tcW w:w="1972" w:type="pct"/>
          </w:tcPr>
          <w:p w14:paraId="48D45E7C" w14:textId="77777777" w:rsidR="00B2399C" w:rsidRPr="00C73E1C" w:rsidRDefault="00B2399C" w:rsidP="00B239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412" w:type="pct"/>
          </w:tcPr>
          <w:p w14:paraId="1639A2C0" w14:textId="53789CA8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1" w:type="pct"/>
          </w:tcPr>
          <w:p w14:paraId="3C256236" w14:textId="420A529F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1966 (44.20)</w:t>
            </w:r>
          </w:p>
        </w:tc>
        <w:tc>
          <w:tcPr>
            <w:tcW w:w="521" w:type="pct"/>
          </w:tcPr>
          <w:p w14:paraId="01358FE2" w14:textId="33B404E8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1872 (27.19)</w:t>
            </w:r>
          </w:p>
        </w:tc>
        <w:tc>
          <w:tcPr>
            <w:tcW w:w="531" w:type="pct"/>
          </w:tcPr>
          <w:p w14:paraId="7EDD718B" w14:textId="3B341493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1436 (57.34)</w:t>
            </w:r>
          </w:p>
        </w:tc>
        <w:tc>
          <w:tcPr>
            <w:tcW w:w="521" w:type="pct"/>
          </w:tcPr>
          <w:p w14:paraId="1059D44A" w14:textId="7C27AB20" w:rsidR="00B2399C" w:rsidRPr="00C73E1C" w:rsidRDefault="00DC62B9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3078 (37.93)</w:t>
            </w:r>
          </w:p>
        </w:tc>
        <w:tc>
          <w:tcPr>
            <w:tcW w:w="521" w:type="pct"/>
          </w:tcPr>
          <w:p w14:paraId="6131E463" w14:textId="1EC15490" w:rsidR="00B2399C" w:rsidRPr="00C73E1C" w:rsidRDefault="00AD54B1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836 (15.99)</w:t>
            </w:r>
          </w:p>
        </w:tc>
      </w:tr>
      <w:tr w:rsidR="00A935B9" w:rsidRPr="00C73E1C" w14:paraId="035796D6" w14:textId="77777777" w:rsidTr="00A935B9">
        <w:trPr>
          <w:jc w:val="center"/>
        </w:trPr>
        <w:tc>
          <w:tcPr>
            <w:tcW w:w="1972" w:type="pct"/>
          </w:tcPr>
          <w:p w14:paraId="52CB1AF6" w14:textId="77777777" w:rsidR="00B2399C" w:rsidRPr="00C73E1C" w:rsidRDefault="00B2399C" w:rsidP="00B2399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Vigorous leisure activity</w:t>
            </w:r>
          </w:p>
        </w:tc>
        <w:tc>
          <w:tcPr>
            <w:tcW w:w="412" w:type="pct"/>
          </w:tcPr>
          <w:p w14:paraId="54D63F02" w14:textId="77777777" w:rsidR="00B2399C" w:rsidRPr="00C73E1C" w:rsidRDefault="00B2399C" w:rsidP="00B2399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3A3C224B" w14:textId="77777777" w:rsidR="00B2399C" w:rsidRPr="00C73E1C" w:rsidRDefault="00B2399C" w:rsidP="00B2399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2FFC66AC" w14:textId="77777777" w:rsidR="00B2399C" w:rsidRPr="00C73E1C" w:rsidRDefault="00B2399C" w:rsidP="00B2399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31" w:type="pct"/>
          </w:tcPr>
          <w:p w14:paraId="00FB9CA5" w14:textId="77777777" w:rsidR="00B2399C" w:rsidRPr="00C73E1C" w:rsidRDefault="00B2399C" w:rsidP="00B2399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4FB51658" w14:textId="77777777" w:rsidR="00B2399C" w:rsidRPr="00C73E1C" w:rsidRDefault="00B2399C" w:rsidP="00B2399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712714D8" w14:textId="77777777" w:rsidR="00B2399C" w:rsidRPr="00C73E1C" w:rsidRDefault="00B2399C" w:rsidP="00B2399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A935B9" w:rsidRPr="00C73E1C" w14:paraId="1CEF0B77" w14:textId="77777777" w:rsidTr="00A935B9">
        <w:trPr>
          <w:jc w:val="center"/>
        </w:trPr>
        <w:tc>
          <w:tcPr>
            <w:tcW w:w="1972" w:type="pct"/>
          </w:tcPr>
          <w:p w14:paraId="524246AA" w14:textId="77777777" w:rsidR="00B2399C" w:rsidRPr="00C73E1C" w:rsidRDefault="00B2399C" w:rsidP="00B239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412" w:type="pct"/>
          </w:tcPr>
          <w:p w14:paraId="539DC711" w14:textId="551ECA66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1" w:type="pct"/>
          </w:tcPr>
          <w:p w14:paraId="66EAB2D0" w14:textId="45152266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144 (5.71)</w:t>
            </w:r>
          </w:p>
        </w:tc>
        <w:tc>
          <w:tcPr>
            <w:tcW w:w="521" w:type="pct"/>
          </w:tcPr>
          <w:p w14:paraId="54DAB505" w14:textId="76EE62A1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143 (2.79)</w:t>
            </w:r>
          </w:p>
        </w:tc>
        <w:tc>
          <w:tcPr>
            <w:tcW w:w="531" w:type="pct"/>
          </w:tcPr>
          <w:p w14:paraId="655F6A63" w14:textId="50043453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159 (13.86)</w:t>
            </w:r>
          </w:p>
        </w:tc>
        <w:tc>
          <w:tcPr>
            <w:tcW w:w="521" w:type="pct"/>
          </w:tcPr>
          <w:p w14:paraId="1881558C" w14:textId="36834D2C" w:rsidR="00B2399C" w:rsidRPr="00C73E1C" w:rsidRDefault="0064776A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417 (5.47)</w:t>
            </w:r>
          </w:p>
        </w:tc>
        <w:tc>
          <w:tcPr>
            <w:tcW w:w="521" w:type="pct"/>
          </w:tcPr>
          <w:p w14:paraId="34BB9FD2" w14:textId="0616D668" w:rsidR="00B2399C" w:rsidRPr="00C73E1C" w:rsidRDefault="00AD54B1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233 (7.43)</w:t>
            </w:r>
          </w:p>
        </w:tc>
      </w:tr>
      <w:tr w:rsidR="00A935B9" w:rsidRPr="00C73E1C" w14:paraId="71827A67" w14:textId="77777777" w:rsidTr="00A935B9">
        <w:trPr>
          <w:jc w:val="center"/>
        </w:trPr>
        <w:tc>
          <w:tcPr>
            <w:tcW w:w="1972" w:type="pct"/>
          </w:tcPr>
          <w:p w14:paraId="19979559" w14:textId="77777777" w:rsidR="00B2399C" w:rsidRPr="00C73E1C" w:rsidRDefault="00B2399C" w:rsidP="00B239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412" w:type="pct"/>
          </w:tcPr>
          <w:p w14:paraId="674924E3" w14:textId="19477E14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1" w:type="pct"/>
          </w:tcPr>
          <w:p w14:paraId="7C190316" w14:textId="4AE46389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4395 (94.29)</w:t>
            </w:r>
          </w:p>
        </w:tc>
        <w:tc>
          <w:tcPr>
            <w:tcW w:w="521" w:type="pct"/>
          </w:tcPr>
          <w:p w14:paraId="66984F09" w14:textId="1878595E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7696 (97.21)</w:t>
            </w:r>
          </w:p>
        </w:tc>
        <w:tc>
          <w:tcPr>
            <w:tcW w:w="531" w:type="pct"/>
          </w:tcPr>
          <w:p w14:paraId="7C1D09C5" w14:textId="06899D41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2325 (86.14)</w:t>
            </w:r>
          </w:p>
        </w:tc>
        <w:tc>
          <w:tcPr>
            <w:tcW w:w="521" w:type="pct"/>
          </w:tcPr>
          <w:p w14:paraId="010CD44A" w14:textId="7C4D8C56" w:rsidR="00B2399C" w:rsidRPr="00C73E1C" w:rsidRDefault="0064776A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7768 (94.53)</w:t>
            </w:r>
          </w:p>
        </w:tc>
        <w:tc>
          <w:tcPr>
            <w:tcW w:w="521" w:type="pct"/>
          </w:tcPr>
          <w:p w14:paraId="6438C8F6" w14:textId="5E8A4B4F" w:rsidR="00B2399C" w:rsidRPr="00C73E1C" w:rsidRDefault="00AD54B1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4908 (92.57)</w:t>
            </w:r>
          </w:p>
        </w:tc>
      </w:tr>
      <w:tr w:rsidR="00A935B9" w:rsidRPr="00C73E1C" w14:paraId="259EE003" w14:textId="77777777" w:rsidTr="00A935B9">
        <w:trPr>
          <w:jc w:val="center"/>
        </w:trPr>
        <w:tc>
          <w:tcPr>
            <w:tcW w:w="1972" w:type="pct"/>
          </w:tcPr>
          <w:p w14:paraId="359EC272" w14:textId="77777777" w:rsidR="00B2399C" w:rsidRPr="00C73E1C" w:rsidRDefault="00B2399C" w:rsidP="00B2399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Moderate leisure activity</w:t>
            </w:r>
          </w:p>
        </w:tc>
        <w:tc>
          <w:tcPr>
            <w:tcW w:w="412" w:type="pct"/>
          </w:tcPr>
          <w:p w14:paraId="2696612A" w14:textId="77777777" w:rsidR="00B2399C" w:rsidRPr="00C73E1C" w:rsidRDefault="00B2399C" w:rsidP="00B2399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721A4240" w14:textId="77777777" w:rsidR="00B2399C" w:rsidRPr="00C73E1C" w:rsidRDefault="00B2399C" w:rsidP="00B2399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746C81B7" w14:textId="77777777" w:rsidR="00B2399C" w:rsidRPr="00C73E1C" w:rsidRDefault="00B2399C" w:rsidP="00B2399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31" w:type="pct"/>
          </w:tcPr>
          <w:p w14:paraId="01B93C0D" w14:textId="77777777" w:rsidR="00B2399C" w:rsidRPr="00C73E1C" w:rsidRDefault="00B2399C" w:rsidP="00B2399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3A4167DC" w14:textId="77777777" w:rsidR="00B2399C" w:rsidRPr="00C73E1C" w:rsidRDefault="00B2399C" w:rsidP="00B2399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7A3A320C" w14:textId="77777777" w:rsidR="00B2399C" w:rsidRPr="00C73E1C" w:rsidRDefault="00B2399C" w:rsidP="00B2399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A935B9" w:rsidRPr="00C73E1C" w14:paraId="50028930" w14:textId="77777777" w:rsidTr="00A935B9">
        <w:trPr>
          <w:jc w:val="center"/>
        </w:trPr>
        <w:tc>
          <w:tcPr>
            <w:tcW w:w="1972" w:type="pct"/>
          </w:tcPr>
          <w:p w14:paraId="5B048B0F" w14:textId="77777777" w:rsidR="00B2399C" w:rsidRPr="00C73E1C" w:rsidRDefault="00B2399C" w:rsidP="00B239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412" w:type="pct"/>
          </w:tcPr>
          <w:p w14:paraId="5857B296" w14:textId="66BC82A1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1" w:type="pct"/>
          </w:tcPr>
          <w:p w14:paraId="376B132A" w14:textId="59A8B9C4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289 (10.43)</w:t>
            </w:r>
          </w:p>
        </w:tc>
        <w:tc>
          <w:tcPr>
            <w:tcW w:w="521" w:type="pct"/>
          </w:tcPr>
          <w:p w14:paraId="21CAF09A" w14:textId="50CA94DB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771 (11.54)</w:t>
            </w:r>
          </w:p>
        </w:tc>
        <w:tc>
          <w:tcPr>
            <w:tcW w:w="531" w:type="pct"/>
          </w:tcPr>
          <w:p w14:paraId="017CFC38" w14:textId="0D99A3C7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229 (13.57)</w:t>
            </w:r>
          </w:p>
        </w:tc>
        <w:tc>
          <w:tcPr>
            <w:tcW w:w="521" w:type="pct"/>
          </w:tcPr>
          <w:p w14:paraId="32E4B3A1" w14:textId="25FBAD3E" w:rsidR="00B2399C" w:rsidRPr="00C73E1C" w:rsidRDefault="0064776A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552 (7.14)</w:t>
            </w:r>
          </w:p>
        </w:tc>
        <w:tc>
          <w:tcPr>
            <w:tcW w:w="521" w:type="pct"/>
          </w:tcPr>
          <w:p w14:paraId="0ACC05AE" w14:textId="122E0F90" w:rsidR="00B2399C" w:rsidRPr="00C73E1C" w:rsidRDefault="00AD54B1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662 (16.60)</w:t>
            </w:r>
          </w:p>
        </w:tc>
      </w:tr>
      <w:tr w:rsidR="00A935B9" w:rsidRPr="00C73E1C" w14:paraId="57CF212D" w14:textId="77777777" w:rsidTr="00A935B9">
        <w:trPr>
          <w:jc w:val="center"/>
        </w:trPr>
        <w:tc>
          <w:tcPr>
            <w:tcW w:w="1972" w:type="pct"/>
          </w:tcPr>
          <w:p w14:paraId="0C55D5A3" w14:textId="77777777" w:rsidR="00B2399C" w:rsidRPr="00C73E1C" w:rsidRDefault="00B2399C" w:rsidP="00B239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412" w:type="pct"/>
          </w:tcPr>
          <w:p w14:paraId="53F18C41" w14:textId="68EC519F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1" w:type="pct"/>
          </w:tcPr>
          <w:p w14:paraId="749E82BC" w14:textId="1ECB199C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4250 (89.57)</w:t>
            </w:r>
          </w:p>
        </w:tc>
        <w:tc>
          <w:tcPr>
            <w:tcW w:w="521" w:type="pct"/>
          </w:tcPr>
          <w:p w14:paraId="000A606F" w14:textId="7BF05347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7068 (88.46)</w:t>
            </w:r>
          </w:p>
        </w:tc>
        <w:tc>
          <w:tcPr>
            <w:tcW w:w="531" w:type="pct"/>
          </w:tcPr>
          <w:p w14:paraId="292238CC" w14:textId="3CEB75A1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2255 (86.43)</w:t>
            </w:r>
          </w:p>
        </w:tc>
        <w:tc>
          <w:tcPr>
            <w:tcW w:w="521" w:type="pct"/>
          </w:tcPr>
          <w:p w14:paraId="20E9C5FA" w14:textId="77A65C00" w:rsidR="00B2399C" w:rsidRPr="00C73E1C" w:rsidRDefault="0064776A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7633 (92.86)</w:t>
            </w:r>
          </w:p>
        </w:tc>
        <w:tc>
          <w:tcPr>
            <w:tcW w:w="521" w:type="pct"/>
          </w:tcPr>
          <w:p w14:paraId="435CBD18" w14:textId="717ED0B8" w:rsidR="00B2399C" w:rsidRPr="00C73E1C" w:rsidRDefault="00AD54B1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4479 (83.40)</w:t>
            </w:r>
          </w:p>
        </w:tc>
      </w:tr>
      <w:tr w:rsidR="00A935B9" w:rsidRPr="00C73E1C" w14:paraId="6F7A1FA8" w14:textId="77777777" w:rsidTr="00A935B9">
        <w:trPr>
          <w:jc w:val="center"/>
        </w:trPr>
        <w:tc>
          <w:tcPr>
            <w:tcW w:w="1972" w:type="pct"/>
          </w:tcPr>
          <w:p w14:paraId="4038A4EC" w14:textId="77777777" w:rsidR="00B2399C" w:rsidRPr="00C73E1C" w:rsidRDefault="00B2399C" w:rsidP="00B2399C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Obesity</w:t>
            </w:r>
          </w:p>
        </w:tc>
        <w:tc>
          <w:tcPr>
            <w:tcW w:w="412" w:type="pct"/>
          </w:tcPr>
          <w:p w14:paraId="581BC8F3" w14:textId="77777777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1" w:type="pct"/>
          </w:tcPr>
          <w:p w14:paraId="3CF8FC9A" w14:textId="77777777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1" w:type="pct"/>
          </w:tcPr>
          <w:p w14:paraId="36FF701F" w14:textId="77777777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pct"/>
          </w:tcPr>
          <w:p w14:paraId="007D1661" w14:textId="77777777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1" w:type="pct"/>
          </w:tcPr>
          <w:p w14:paraId="59D034CB" w14:textId="77777777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1" w:type="pct"/>
          </w:tcPr>
          <w:p w14:paraId="23863A5F" w14:textId="77777777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935B9" w:rsidRPr="00C73E1C" w14:paraId="05D373BB" w14:textId="77777777" w:rsidTr="00A935B9">
        <w:trPr>
          <w:jc w:val="center"/>
        </w:trPr>
        <w:tc>
          <w:tcPr>
            <w:tcW w:w="1972" w:type="pct"/>
          </w:tcPr>
          <w:p w14:paraId="3B1D655F" w14:textId="77777777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412" w:type="pct"/>
          </w:tcPr>
          <w:p w14:paraId="71C6B25E" w14:textId="4D04399F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1" w:type="pct"/>
          </w:tcPr>
          <w:p w14:paraId="6EB5BD93" w14:textId="2D99945A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4150 (94.03)</w:t>
            </w:r>
          </w:p>
        </w:tc>
        <w:tc>
          <w:tcPr>
            <w:tcW w:w="521" w:type="pct"/>
          </w:tcPr>
          <w:p w14:paraId="4D36B34D" w14:textId="465716B0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513 (6.00)</w:t>
            </w:r>
          </w:p>
        </w:tc>
        <w:tc>
          <w:tcPr>
            <w:tcW w:w="531" w:type="pct"/>
          </w:tcPr>
          <w:p w14:paraId="46897766" w14:textId="74B7B481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56 (0.96)</w:t>
            </w:r>
          </w:p>
        </w:tc>
        <w:tc>
          <w:tcPr>
            <w:tcW w:w="521" w:type="pct"/>
          </w:tcPr>
          <w:p w14:paraId="22B66982" w14:textId="19818EF6" w:rsidR="00B2399C" w:rsidRPr="00C73E1C" w:rsidRDefault="00705B61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552 (5.69)</w:t>
            </w:r>
          </w:p>
        </w:tc>
        <w:tc>
          <w:tcPr>
            <w:tcW w:w="521" w:type="pct"/>
          </w:tcPr>
          <w:p w14:paraId="4AFA77D1" w14:textId="1716314B" w:rsidR="00B2399C" w:rsidRPr="00C73E1C" w:rsidRDefault="00AD54B1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301 (4.63)</w:t>
            </w:r>
          </w:p>
        </w:tc>
      </w:tr>
      <w:tr w:rsidR="00A935B9" w:rsidRPr="00C73E1C" w14:paraId="5C3AFFBC" w14:textId="77777777" w:rsidTr="00A935B9">
        <w:trPr>
          <w:jc w:val="center"/>
        </w:trPr>
        <w:tc>
          <w:tcPr>
            <w:tcW w:w="1972" w:type="pct"/>
          </w:tcPr>
          <w:p w14:paraId="1C0B8881" w14:textId="77777777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412" w:type="pct"/>
          </w:tcPr>
          <w:p w14:paraId="01807FDA" w14:textId="36236214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1" w:type="pct"/>
          </w:tcPr>
          <w:p w14:paraId="39B59082" w14:textId="0DA5C703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328 (5.97)</w:t>
            </w:r>
          </w:p>
        </w:tc>
        <w:tc>
          <w:tcPr>
            <w:tcW w:w="521" w:type="pct"/>
          </w:tcPr>
          <w:p w14:paraId="05759B8E" w14:textId="57975BB8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7235 (94.00)</w:t>
            </w:r>
          </w:p>
        </w:tc>
        <w:tc>
          <w:tcPr>
            <w:tcW w:w="531" w:type="pct"/>
          </w:tcPr>
          <w:p w14:paraId="0BDD4ABD" w14:textId="57E720BF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2364 (99.04)</w:t>
            </w:r>
          </w:p>
        </w:tc>
        <w:tc>
          <w:tcPr>
            <w:tcW w:w="521" w:type="pct"/>
          </w:tcPr>
          <w:p w14:paraId="4388F852" w14:textId="26529DB5" w:rsidR="00B2399C" w:rsidRPr="00C73E1C" w:rsidRDefault="00705B61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7461 (94.31)</w:t>
            </w:r>
          </w:p>
        </w:tc>
        <w:tc>
          <w:tcPr>
            <w:tcW w:w="521" w:type="pct"/>
          </w:tcPr>
          <w:p w14:paraId="78AB3C73" w14:textId="597A11A3" w:rsidR="00B2399C" w:rsidRPr="00C73E1C" w:rsidRDefault="00AD54B1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4774 (95.37)</w:t>
            </w:r>
          </w:p>
        </w:tc>
      </w:tr>
    </w:tbl>
    <w:p w14:paraId="5E71C828" w14:textId="77777777" w:rsidR="007F57AF" w:rsidRPr="00C73E1C" w:rsidRDefault="007F57AF" w:rsidP="007F57A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27FC1A9" w14:textId="77777777" w:rsidR="00FC25A7" w:rsidRDefault="00FC25A7" w:rsidP="00C73E1C">
      <w:pPr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</w:p>
    <w:p w14:paraId="775429A6" w14:textId="77777777" w:rsidR="00FC25A7" w:rsidRDefault="00FC25A7" w:rsidP="00C73E1C">
      <w:pPr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</w:p>
    <w:p w14:paraId="58BB26DB" w14:textId="77777777" w:rsidR="00CE5AF1" w:rsidRDefault="00CE5AF1">
      <w:pPr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br w:type="page"/>
      </w:r>
    </w:p>
    <w:p w14:paraId="3B7F3546" w14:textId="2528DFF8" w:rsidR="00E47E9F" w:rsidRPr="00C73E1C" w:rsidRDefault="00E47E9F" w:rsidP="00C73E1C">
      <w:pPr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C73E1C">
        <w:rPr>
          <w:rFonts w:ascii="Times New Roman" w:hAnsi="Times New Roman" w:cs="Times New Roman"/>
          <w:b/>
          <w:bCs/>
          <w:kern w:val="0"/>
          <w:sz w:val="24"/>
          <w:szCs w:val="24"/>
        </w:rPr>
        <w:lastRenderedPageBreak/>
        <w:t xml:space="preserve">Table </w:t>
      </w:r>
      <w:r w:rsidR="005E1CEC">
        <w:rPr>
          <w:rFonts w:ascii="Times New Roman" w:hAnsi="Times New Roman" w:cs="Times New Roman"/>
          <w:b/>
          <w:bCs/>
          <w:kern w:val="0"/>
          <w:sz w:val="24"/>
          <w:szCs w:val="24"/>
        </w:rPr>
        <w:t>7</w:t>
      </w:r>
      <w:r w:rsidRPr="00C73E1C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: Weighted descriptive statistics of socio-economic variables </w:t>
      </w:r>
      <w:r w:rsidR="008740EC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and </w:t>
      </w:r>
      <w:r w:rsidRPr="00C73E1C">
        <w:rPr>
          <w:rFonts w:ascii="Times New Roman" w:hAnsi="Times New Roman" w:cs="Times New Roman"/>
          <w:b/>
          <w:bCs/>
          <w:kern w:val="0"/>
          <w:sz w:val="24"/>
          <w:szCs w:val="24"/>
        </w:rPr>
        <w:t>Hypertension status in Southeast Asian adults</w:t>
      </w:r>
    </w:p>
    <w:tbl>
      <w:tblPr>
        <w:tblStyle w:val="TableGrid"/>
        <w:tblW w:w="5077" w:type="pct"/>
        <w:jc w:val="center"/>
        <w:tblLayout w:type="fixed"/>
        <w:tblLook w:val="04A0" w:firstRow="1" w:lastRow="0" w:firstColumn="1" w:lastColumn="0" w:noHBand="0" w:noVBand="1"/>
      </w:tblPr>
      <w:tblGrid>
        <w:gridCol w:w="4155"/>
        <w:gridCol w:w="1191"/>
        <w:gridCol w:w="903"/>
        <w:gridCol w:w="1006"/>
        <w:gridCol w:w="903"/>
        <w:gridCol w:w="966"/>
        <w:gridCol w:w="903"/>
        <w:gridCol w:w="966"/>
        <w:gridCol w:w="903"/>
        <w:gridCol w:w="966"/>
        <w:gridCol w:w="903"/>
        <w:gridCol w:w="966"/>
        <w:gridCol w:w="894"/>
      </w:tblGrid>
      <w:tr w:rsidR="00E47E9F" w:rsidRPr="00C73E1C" w14:paraId="7C537A9F" w14:textId="77777777" w:rsidTr="008740EC">
        <w:trPr>
          <w:jc w:val="center"/>
        </w:trPr>
        <w:tc>
          <w:tcPr>
            <w:tcW w:w="1330" w:type="pct"/>
          </w:tcPr>
          <w:p w14:paraId="1A2B8FA8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Variables</w:t>
            </w:r>
          </w:p>
        </w:tc>
        <w:tc>
          <w:tcPr>
            <w:tcW w:w="3670" w:type="pct"/>
            <w:gridSpan w:val="12"/>
          </w:tcPr>
          <w:p w14:paraId="1432CF9D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Told had a high blood pressure (Hypertension), weighted n (%)</w:t>
            </w:r>
          </w:p>
        </w:tc>
      </w:tr>
      <w:tr w:rsidR="00E47E9F" w:rsidRPr="00C73E1C" w14:paraId="1A116154" w14:textId="77777777" w:rsidTr="00617019">
        <w:trPr>
          <w:jc w:val="center"/>
        </w:trPr>
        <w:tc>
          <w:tcPr>
            <w:tcW w:w="1330" w:type="pct"/>
          </w:tcPr>
          <w:p w14:paraId="299415A2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70" w:type="pct"/>
            <w:gridSpan w:val="2"/>
          </w:tcPr>
          <w:p w14:paraId="310EA2AC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Maldives</w:t>
            </w:r>
          </w:p>
          <w:p w14:paraId="19836A84" w14:textId="22F31A51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</w:t>
            </w:r>
            <w:r w:rsidR="006D408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= </w:t>
            </w:r>
            <w:r w:rsidR="006D408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420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)</w:t>
            </w:r>
          </w:p>
        </w:tc>
        <w:tc>
          <w:tcPr>
            <w:tcW w:w="611" w:type="pct"/>
            <w:gridSpan w:val="2"/>
          </w:tcPr>
          <w:p w14:paraId="619A0F1C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Sri Lanka</w:t>
            </w:r>
          </w:p>
          <w:p w14:paraId="6E42981C" w14:textId="75CB0369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(</w:t>
            </w:r>
            <w:r w:rsidR="0074750B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n</w:t>
            </w:r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 xml:space="preserve"> =</w:t>
            </w:r>
            <w:r w:rsidR="0074750B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1376</w:t>
            </w:r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)</w:t>
            </w:r>
          </w:p>
        </w:tc>
        <w:tc>
          <w:tcPr>
            <w:tcW w:w="598" w:type="pct"/>
            <w:gridSpan w:val="2"/>
          </w:tcPr>
          <w:p w14:paraId="0BD25C71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Myanmar</w:t>
            </w:r>
          </w:p>
          <w:p w14:paraId="20310EAE" w14:textId="5461FFD1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</w:t>
            </w:r>
            <w:r w:rsidR="00604111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= </w:t>
            </w:r>
            <w:r w:rsidR="00A5774A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2488</w:t>
            </w:r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)</w:t>
            </w:r>
          </w:p>
        </w:tc>
        <w:tc>
          <w:tcPr>
            <w:tcW w:w="598" w:type="pct"/>
            <w:gridSpan w:val="2"/>
          </w:tcPr>
          <w:p w14:paraId="150CE276" w14:textId="30264ECC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Timor-Leste</w:t>
            </w:r>
          </w:p>
          <w:p w14:paraId="2A5873A7" w14:textId="66A3462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</w:t>
            </w:r>
            <w:r w:rsidR="00604111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= </w:t>
            </w:r>
            <w:r w:rsidR="006311A2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698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)</w:t>
            </w:r>
          </w:p>
        </w:tc>
        <w:tc>
          <w:tcPr>
            <w:tcW w:w="598" w:type="pct"/>
            <w:gridSpan w:val="2"/>
          </w:tcPr>
          <w:p w14:paraId="1E599CA5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Bangladesh</w:t>
            </w:r>
          </w:p>
          <w:p w14:paraId="6EDB2AA6" w14:textId="4471D112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</w:t>
            </w:r>
            <w:r w:rsidR="00CE5AF1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= </w:t>
            </w:r>
            <w:r w:rsidR="00E945E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1834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)</w:t>
            </w:r>
          </w:p>
        </w:tc>
        <w:tc>
          <w:tcPr>
            <w:tcW w:w="595" w:type="pct"/>
            <w:gridSpan w:val="2"/>
          </w:tcPr>
          <w:p w14:paraId="690011CC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Nepal</w:t>
            </w:r>
          </w:p>
          <w:p w14:paraId="42B7A3BD" w14:textId="70C36076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</w:t>
            </w:r>
            <w:r w:rsidR="00CE5AF1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= </w:t>
            </w:r>
            <w:r w:rsidR="00981955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1542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)</w:t>
            </w:r>
          </w:p>
        </w:tc>
      </w:tr>
      <w:tr w:rsidR="00C73E1C" w:rsidRPr="00C73E1C" w14:paraId="0EC13C0B" w14:textId="77777777" w:rsidTr="00617019">
        <w:trPr>
          <w:jc w:val="center"/>
        </w:trPr>
        <w:tc>
          <w:tcPr>
            <w:tcW w:w="1330" w:type="pct"/>
          </w:tcPr>
          <w:p w14:paraId="27CF9AED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81" w:type="pct"/>
          </w:tcPr>
          <w:p w14:paraId="62772D8B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 (%)</w:t>
            </w:r>
          </w:p>
        </w:tc>
        <w:tc>
          <w:tcPr>
            <w:tcW w:w="289" w:type="pct"/>
          </w:tcPr>
          <w:p w14:paraId="111B1739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P-value</w:t>
            </w:r>
          </w:p>
        </w:tc>
        <w:tc>
          <w:tcPr>
            <w:tcW w:w="322" w:type="pct"/>
          </w:tcPr>
          <w:p w14:paraId="5756A47F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 (%)</w:t>
            </w:r>
          </w:p>
        </w:tc>
        <w:tc>
          <w:tcPr>
            <w:tcW w:w="289" w:type="pct"/>
          </w:tcPr>
          <w:p w14:paraId="31F17E38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P-value</w:t>
            </w:r>
          </w:p>
        </w:tc>
        <w:tc>
          <w:tcPr>
            <w:tcW w:w="309" w:type="pct"/>
          </w:tcPr>
          <w:p w14:paraId="1883FB45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 (%)</w:t>
            </w:r>
          </w:p>
        </w:tc>
        <w:tc>
          <w:tcPr>
            <w:tcW w:w="289" w:type="pct"/>
          </w:tcPr>
          <w:p w14:paraId="1A4B4023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P-value</w:t>
            </w:r>
          </w:p>
        </w:tc>
        <w:tc>
          <w:tcPr>
            <w:tcW w:w="309" w:type="pct"/>
          </w:tcPr>
          <w:p w14:paraId="53E84FC9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 (%)</w:t>
            </w:r>
          </w:p>
        </w:tc>
        <w:tc>
          <w:tcPr>
            <w:tcW w:w="289" w:type="pct"/>
          </w:tcPr>
          <w:p w14:paraId="1249C064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P-value</w:t>
            </w:r>
          </w:p>
        </w:tc>
        <w:tc>
          <w:tcPr>
            <w:tcW w:w="309" w:type="pct"/>
          </w:tcPr>
          <w:p w14:paraId="32668529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 (%)</w:t>
            </w:r>
          </w:p>
        </w:tc>
        <w:tc>
          <w:tcPr>
            <w:tcW w:w="289" w:type="pct"/>
          </w:tcPr>
          <w:p w14:paraId="220F3EA7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P-value</w:t>
            </w:r>
          </w:p>
        </w:tc>
        <w:tc>
          <w:tcPr>
            <w:tcW w:w="309" w:type="pct"/>
          </w:tcPr>
          <w:p w14:paraId="3DE34E75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 (%)</w:t>
            </w:r>
          </w:p>
        </w:tc>
        <w:tc>
          <w:tcPr>
            <w:tcW w:w="286" w:type="pct"/>
          </w:tcPr>
          <w:p w14:paraId="5445A469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P-value</w:t>
            </w:r>
          </w:p>
        </w:tc>
      </w:tr>
      <w:tr w:rsidR="00C73E1C" w:rsidRPr="00C73E1C" w14:paraId="66167ABA" w14:textId="77777777" w:rsidTr="00617019">
        <w:trPr>
          <w:jc w:val="center"/>
        </w:trPr>
        <w:tc>
          <w:tcPr>
            <w:tcW w:w="1330" w:type="pct"/>
          </w:tcPr>
          <w:p w14:paraId="26293B0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Socio-economic background</w:t>
            </w:r>
          </w:p>
        </w:tc>
        <w:tc>
          <w:tcPr>
            <w:tcW w:w="381" w:type="pct"/>
          </w:tcPr>
          <w:p w14:paraId="16CB3F63" w14:textId="12588508" w:rsidR="00E47E9F" w:rsidRPr="006B325A" w:rsidRDefault="00E47E9F" w:rsidP="00C73E1C">
            <w:pPr>
              <w:rPr>
                <w:rFonts w:ascii="Times New Roman" w:hAnsi="Times New Roman" w:cs="Times New Roman"/>
                <w:b/>
                <w:bCs/>
                <w:color w:val="C00000"/>
                <w:sz w:val="24"/>
                <w:szCs w:val="24"/>
              </w:rPr>
            </w:pPr>
          </w:p>
        </w:tc>
        <w:tc>
          <w:tcPr>
            <w:tcW w:w="289" w:type="pct"/>
          </w:tcPr>
          <w:p w14:paraId="0E4B6E6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7ED6B95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9" w:type="pct"/>
          </w:tcPr>
          <w:p w14:paraId="0E91DFC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0D41C72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9" w:type="pct"/>
          </w:tcPr>
          <w:p w14:paraId="2F820D6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2B498B1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9" w:type="pct"/>
          </w:tcPr>
          <w:p w14:paraId="3F69438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444F590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9" w:type="pct"/>
          </w:tcPr>
          <w:p w14:paraId="3317E92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3757E45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" w:type="pct"/>
          </w:tcPr>
          <w:p w14:paraId="41E0BF4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E1C" w:rsidRPr="00C73E1C" w14:paraId="49DB41FE" w14:textId="77777777" w:rsidTr="00617019">
        <w:trPr>
          <w:jc w:val="center"/>
        </w:trPr>
        <w:tc>
          <w:tcPr>
            <w:tcW w:w="1330" w:type="pct"/>
          </w:tcPr>
          <w:p w14:paraId="076F286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Age (18 years or above) </w:t>
            </w:r>
          </w:p>
        </w:tc>
        <w:tc>
          <w:tcPr>
            <w:tcW w:w="381" w:type="pct"/>
          </w:tcPr>
          <w:p w14:paraId="4E6DFAC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6C3A1B0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22" w:type="pct"/>
          </w:tcPr>
          <w:p w14:paraId="0C2ABB2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5E59724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2882A5E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37225B2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3C103D7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5612C49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290C9DD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640FF16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52AE0F3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7A8B377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C73E1C" w:rsidRPr="00C73E1C" w14:paraId="16408D00" w14:textId="77777777" w:rsidTr="00617019">
        <w:trPr>
          <w:jc w:val="center"/>
        </w:trPr>
        <w:tc>
          <w:tcPr>
            <w:tcW w:w="1330" w:type="pct"/>
          </w:tcPr>
          <w:p w14:paraId="7B7F99F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18-29</w:t>
            </w:r>
          </w:p>
        </w:tc>
        <w:tc>
          <w:tcPr>
            <w:tcW w:w="381" w:type="pct"/>
          </w:tcPr>
          <w:p w14:paraId="6943949D" w14:textId="7E929E86" w:rsidR="00E47E9F" w:rsidRPr="00C73E1C" w:rsidRDefault="0026060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43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7.95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60A9483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40EC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&lt;0.001</w:t>
            </w:r>
          </w:p>
        </w:tc>
        <w:tc>
          <w:tcPr>
            <w:tcW w:w="322" w:type="pct"/>
          </w:tcPr>
          <w:p w14:paraId="59453A01" w14:textId="628CEF39" w:rsidR="00E47E9F" w:rsidRPr="00C73E1C" w:rsidRDefault="00873CF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64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9.06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4FCF1D2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309" w:type="pct"/>
          </w:tcPr>
          <w:p w14:paraId="579DD3A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89 (10.13)</w:t>
            </w:r>
          </w:p>
        </w:tc>
        <w:tc>
          <w:tcPr>
            <w:tcW w:w="289" w:type="pct"/>
          </w:tcPr>
          <w:p w14:paraId="5CCE9FB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309" w:type="pct"/>
          </w:tcPr>
          <w:p w14:paraId="7DD2F43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83 (</w:t>
            </w:r>
            <w:r w:rsidRPr="008740EC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46.26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20EFEB0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0.393</w:t>
            </w:r>
          </w:p>
        </w:tc>
        <w:tc>
          <w:tcPr>
            <w:tcW w:w="309" w:type="pct"/>
          </w:tcPr>
          <w:p w14:paraId="2F182790" w14:textId="60E1B91A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  <w:r w:rsidR="0060787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60787C">
              <w:rPr>
                <w:rFonts w:ascii="Times New Roman" w:hAnsi="Times New Roman" w:cs="Times New Roman"/>
                <w:sz w:val="24"/>
                <w:szCs w:val="24"/>
              </w:rPr>
              <w:t>8.84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4CB285B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309" w:type="pct"/>
          </w:tcPr>
          <w:p w14:paraId="77C1C05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167 (15.74)</w:t>
            </w:r>
          </w:p>
        </w:tc>
        <w:tc>
          <w:tcPr>
            <w:tcW w:w="286" w:type="pct"/>
          </w:tcPr>
          <w:p w14:paraId="5EFC75D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</w:tr>
      <w:tr w:rsidR="00C73E1C" w:rsidRPr="00C73E1C" w14:paraId="4D888929" w14:textId="77777777" w:rsidTr="00617019">
        <w:trPr>
          <w:jc w:val="center"/>
        </w:trPr>
        <w:tc>
          <w:tcPr>
            <w:tcW w:w="1330" w:type="pct"/>
          </w:tcPr>
          <w:p w14:paraId="456DE3B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30-44</w:t>
            </w:r>
          </w:p>
        </w:tc>
        <w:tc>
          <w:tcPr>
            <w:tcW w:w="381" w:type="pct"/>
          </w:tcPr>
          <w:p w14:paraId="23C58520" w14:textId="2CC62A21" w:rsidR="00E47E9F" w:rsidRPr="00C73E1C" w:rsidRDefault="0026060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94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8.15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6B90E57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30BF8243" w14:textId="5D840506" w:rsidR="00E47E9F" w:rsidRPr="00C73E1C" w:rsidRDefault="00873CF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324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19.75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3DF5063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7BFBC5C4" w14:textId="1CFE6F49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E949CD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(23.6</w:t>
            </w:r>
            <w:r w:rsidR="00E949CD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04DED7F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741081A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259 (31.47)</w:t>
            </w:r>
          </w:p>
        </w:tc>
        <w:tc>
          <w:tcPr>
            <w:tcW w:w="289" w:type="pct"/>
          </w:tcPr>
          <w:p w14:paraId="384C1E0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5B29756B" w14:textId="680014E4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71</w:t>
            </w:r>
            <w:r w:rsidR="0060787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(19.26)</w:t>
            </w:r>
          </w:p>
        </w:tc>
        <w:tc>
          <w:tcPr>
            <w:tcW w:w="289" w:type="pct"/>
          </w:tcPr>
          <w:p w14:paraId="608A798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3B64892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496 (26.64)</w:t>
            </w:r>
          </w:p>
        </w:tc>
        <w:tc>
          <w:tcPr>
            <w:tcW w:w="286" w:type="pct"/>
          </w:tcPr>
          <w:p w14:paraId="1AEE92F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E1C" w:rsidRPr="00C73E1C" w14:paraId="66B9CE68" w14:textId="77777777" w:rsidTr="00617019">
        <w:trPr>
          <w:jc w:val="center"/>
        </w:trPr>
        <w:tc>
          <w:tcPr>
            <w:tcW w:w="1330" w:type="pct"/>
          </w:tcPr>
          <w:p w14:paraId="0A02C0A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45-59</w:t>
            </w:r>
          </w:p>
        </w:tc>
        <w:tc>
          <w:tcPr>
            <w:tcW w:w="381" w:type="pct"/>
          </w:tcPr>
          <w:p w14:paraId="26A5FA46" w14:textId="1A27C8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  <w:r w:rsidR="0026060F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(47.</w:t>
            </w:r>
            <w:r w:rsidR="0026060F">
              <w:rPr>
                <w:rFonts w:ascii="Times New Roman" w:hAnsi="Times New Roman" w:cs="Times New Roman"/>
                <w:sz w:val="24"/>
                <w:szCs w:val="24"/>
              </w:rPr>
              <w:t>06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487F11F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4DE115F5" w14:textId="20BD3A1D" w:rsidR="00E47E9F" w:rsidRPr="00C73E1C" w:rsidRDefault="00873CF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578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37.34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4F14410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571082E3" w14:textId="2853EBC8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129</w:t>
            </w:r>
            <w:r w:rsidR="00E949C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(38.6</w:t>
            </w:r>
            <w:r w:rsidR="00E949C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2F7A1F4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7B0E8DF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196 (38.73)</w:t>
            </w:r>
          </w:p>
        </w:tc>
        <w:tc>
          <w:tcPr>
            <w:tcW w:w="289" w:type="pct"/>
          </w:tcPr>
          <w:p w14:paraId="7869AFF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098FC82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716 (29.73)</w:t>
            </w:r>
          </w:p>
        </w:tc>
        <w:tc>
          <w:tcPr>
            <w:tcW w:w="289" w:type="pct"/>
          </w:tcPr>
          <w:p w14:paraId="6BFD858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77F7BF2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554 (40.83)</w:t>
            </w:r>
          </w:p>
        </w:tc>
        <w:tc>
          <w:tcPr>
            <w:tcW w:w="286" w:type="pct"/>
          </w:tcPr>
          <w:p w14:paraId="766DA0A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E1C" w:rsidRPr="00C73E1C" w14:paraId="3E137BB3" w14:textId="77777777" w:rsidTr="00617019">
        <w:trPr>
          <w:jc w:val="center"/>
        </w:trPr>
        <w:tc>
          <w:tcPr>
            <w:tcW w:w="1330" w:type="pct"/>
          </w:tcPr>
          <w:p w14:paraId="0130699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60 or above</w:t>
            </w:r>
          </w:p>
        </w:tc>
        <w:tc>
          <w:tcPr>
            <w:tcW w:w="381" w:type="pct"/>
          </w:tcPr>
          <w:p w14:paraId="394F785C" w14:textId="454E6890" w:rsidR="00E47E9F" w:rsidRPr="00C73E1C" w:rsidRDefault="0026060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68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0.88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38C9253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17A63C80" w14:textId="7865A628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873CFF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(5</w:t>
            </w:r>
            <w:r w:rsidR="00873CFF">
              <w:rPr>
                <w:rFonts w:ascii="Times New Roman" w:hAnsi="Times New Roman" w:cs="Times New Roman"/>
                <w:sz w:val="24"/>
                <w:szCs w:val="24"/>
              </w:rPr>
              <w:t>0.63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5F6BBBD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4311E99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386 (45.66)</w:t>
            </w:r>
          </w:p>
        </w:tc>
        <w:tc>
          <w:tcPr>
            <w:tcW w:w="289" w:type="pct"/>
          </w:tcPr>
          <w:p w14:paraId="213A3DF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5266E6F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160 (38.37)</w:t>
            </w:r>
          </w:p>
        </w:tc>
        <w:tc>
          <w:tcPr>
            <w:tcW w:w="289" w:type="pct"/>
          </w:tcPr>
          <w:p w14:paraId="50B8911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53A1F72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233 (37.66)</w:t>
            </w:r>
          </w:p>
        </w:tc>
        <w:tc>
          <w:tcPr>
            <w:tcW w:w="289" w:type="pct"/>
          </w:tcPr>
          <w:p w14:paraId="0793023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2DC98FB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325 (44.56)</w:t>
            </w:r>
          </w:p>
        </w:tc>
        <w:tc>
          <w:tcPr>
            <w:tcW w:w="286" w:type="pct"/>
          </w:tcPr>
          <w:p w14:paraId="289A2F4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E1C" w:rsidRPr="00C73E1C" w14:paraId="41C3DEEC" w14:textId="77777777" w:rsidTr="00617019">
        <w:trPr>
          <w:jc w:val="center"/>
        </w:trPr>
        <w:tc>
          <w:tcPr>
            <w:tcW w:w="1330" w:type="pct"/>
          </w:tcPr>
          <w:p w14:paraId="0C7D468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Sex</w:t>
            </w:r>
          </w:p>
        </w:tc>
        <w:tc>
          <w:tcPr>
            <w:tcW w:w="381" w:type="pct"/>
          </w:tcPr>
          <w:p w14:paraId="3D06EA2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4D52B15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22" w:type="pct"/>
          </w:tcPr>
          <w:p w14:paraId="786A2D2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1C52DCC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31EC8D5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5AF734A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58AB895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47BFA71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1E790B5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24B421F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2D876D5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3F79E14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C73E1C" w:rsidRPr="00C73E1C" w14:paraId="5B1A1FFF" w14:textId="77777777" w:rsidTr="00617019">
        <w:trPr>
          <w:jc w:val="center"/>
        </w:trPr>
        <w:tc>
          <w:tcPr>
            <w:tcW w:w="1330" w:type="pct"/>
          </w:tcPr>
          <w:p w14:paraId="124BC8D2" w14:textId="6EA43D25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="007632F0">
              <w:rPr>
                <w:rFonts w:ascii="Times New Roman" w:hAnsi="Times New Roman" w:cs="Times New Roman"/>
                <w:sz w:val="24"/>
                <w:szCs w:val="24"/>
              </w:rPr>
              <w:t>ale</w:t>
            </w:r>
          </w:p>
        </w:tc>
        <w:tc>
          <w:tcPr>
            <w:tcW w:w="381" w:type="pct"/>
          </w:tcPr>
          <w:p w14:paraId="0063E5E7" w14:textId="548C6F2C" w:rsidR="00E47E9F" w:rsidRPr="00C73E1C" w:rsidRDefault="00D26CEE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154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0.45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13777895" w14:textId="2A91BADC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0.01</w:t>
            </w:r>
            <w:r w:rsidR="00D26CEE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22" w:type="pct"/>
          </w:tcPr>
          <w:p w14:paraId="69599F4E" w14:textId="0E6FDA16" w:rsidR="00E47E9F" w:rsidRPr="00C73E1C" w:rsidRDefault="00F60F39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541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514958">
              <w:rPr>
                <w:rFonts w:ascii="Times New Roman" w:hAnsi="Times New Roman" w:cs="Times New Roman"/>
                <w:sz w:val="24"/>
                <w:szCs w:val="24"/>
              </w:rPr>
              <w:t>23.30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2E415DDE" w14:textId="740E40C0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514958">
              <w:rPr>
                <w:rFonts w:ascii="Times New Roman" w:hAnsi="Times New Roman" w:cs="Times New Roman"/>
                <w:sz w:val="24"/>
                <w:szCs w:val="24"/>
              </w:rPr>
              <w:t>506</w:t>
            </w:r>
          </w:p>
        </w:tc>
        <w:tc>
          <w:tcPr>
            <w:tcW w:w="309" w:type="pct"/>
          </w:tcPr>
          <w:p w14:paraId="1CBAD43C" w14:textId="10235DF1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79</w:t>
            </w:r>
            <w:r w:rsidR="00F14FA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(27.</w:t>
            </w:r>
            <w:r w:rsidR="00F14FAD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466CB952" w14:textId="37D79C0D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0.4</w:t>
            </w:r>
            <w:r w:rsidR="00F14FAD">
              <w:rPr>
                <w:rFonts w:ascii="Times New Roman" w:hAnsi="Times New Roman" w:cs="Times New Roman"/>
                <w:sz w:val="24"/>
                <w:szCs w:val="24"/>
              </w:rPr>
              <w:t>69</w:t>
            </w:r>
          </w:p>
        </w:tc>
        <w:tc>
          <w:tcPr>
            <w:tcW w:w="309" w:type="pct"/>
          </w:tcPr>
          <w:p w14:paraId="540E491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290 (45.80)</w:t>
            </w:r>
          </w:p>
        </w:tc>
        <w:tc>
          <w:tcPr>
            <w:tcW w:w="289" w:type="pct"/>
          </w:tcPr>
          <w:p w14:paraId="4317E4E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309" w:type="pct"/>
          </w:tcPr>
          <w:p w14:paraId="06B660EC" w14:textId="0A79D26C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73</w:t>
            </w:r>
            <w:r w:rsidR="00ED74E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(16.</w:t>
            </w:r>
            <w:r w:rsidR="00ED74E0">
              <w:rPr>
                <w:rFonts w:ascii="Times New Roman" w:hAnsi="Times New Roman" w:cs="Times New Roman"/>
                <w:sz w:val="24"/>
                <w:szCs w:val="24"/>
              </w:rPr>
              <w:t>82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1DB0E4C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309" w:type="pct"/>
          </w:tcPr>
          <w:p w14:paraId="26454BC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731 (33.42)</w:t>
            </w:r>
          </w:p>
        </w:tc>
        <w:tc>
          <w:tcPr>
            <w:tcW w:w="286" w:type="pct"/>
          </w:tcPr>
          <w:p w14:paraId="4B78246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</w:tr>
      <w:tr w:rsidR="00C73E1C" w:rsidRPr="00C73E1C" w14:paraId="3CDB8E95" w14:textId="77777777" w:rsidTr="00617019">
        <w:trPr>
          <w:jc w:val="center"/>
        </w:trPr>
        <w:tc>
          <w:tcPr>
            <w:tcW w:w="1330" w:type="pct"/>
          </w:tcPr>
          <w:p w14:paraId="144A4E89" w14:textId="7E8A2B35" w:rsidR="00E47E9F" w:rsidRPr="00C73E1C" w:rsidRDefault="007632F0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Female</w:t>
            </w:r>
          </w:p>
        </w:tc>
        <w:tc>
          <w:tcPr>
            <w:tcW w:w="381" w:type="pct"/>
          </w:tcPr>
          <w:p w14:paraId="01B38988" w14:textId="7F9DC01B" w:rsidR="00E47E9F" w:rsidRPr="00C73E1C" w:rsidRDefault="00D26CEE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266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5.69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5FAFDCE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78B97F99" w14:textId="60DC09D5" w:rsidR="00E47E9F" w:rsidRPr="00C73E1C" w:rsidRDefault="00F60F39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835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514958">
              <w:rPr>
                <w:rFonts w:ascii="Times New Roman" w:hAnsi="Times New Roman" w:cs="Times New Roman"/>
                <w:sz w:val="24"/>
                <w:szCs w:val="24"/>
              </w:rPr>
              <w:t>24.27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7F611BF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4B7A0D6C" w14:textId="74722783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169</w:t>
            </w:r>
            <w:r w:rsidR="00F14FA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(28.74)</w:t>
            </w:r>
          </w:p>
        </w:tc>
        <w:tc>
          <w:tcPr>
            <w:tcW w:w="289" w:type="pct"/>
          </w:tcPr>
          <w:p w14:paraId="2461C17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5548259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408 (28.03)</w:t>
            </w:r>
          </w:p>
        </w:tc>
        <w:tc>
          <w:tcPr>
            <w:tcW w:w="289" w:type="pct"/>
          </w:tcPr>
          <w:p w14:paraId="4BD7A5A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2AFB5C5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1101 (23.40)</w:t>
            </w:r>
          </w:p>
        </w:tc>
        <w:tc>
          <w:tcPr>
            <w:tcW w:w="289" w:type="pct"/>
          </w:tcPr>
          <w:p w14:paraId="0812AA4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4F1A7D5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811 (20.66)</w:t>
            </w:r>
          </w:p>
        </w:tc>
        <w:tc>
          <w:tcPr>
            <w:tcW w:w="286" w:type="pct"/>
          </w:tcPr>
          <w:p w14:paraId="46476AD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E1C" w:rsidRPr="00C73E1C" w14:paraId="65581B03" w14:textId="77777777" w:rsidTr="00617019">
        <w:trPr>
          <w:jc w:val="center"/>
        </w:trPr>
        <w:tc>
          <w:tcPr>
            <w:tcW w:w="1330" w:type="pct"/>
          </w:tcPr>
          <w:p w14:paraId="4DF9ABF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Highest level of education</w:t>
            </w:r>
          </w:p>
        </w:tc>
        <w:tc>
          <w:tcPr>
            <w:tcW w:w="381" w:type="pct"/>
          </w:tcPr>
          <w:p w14:paraId="7E47FC2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2AA1259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22" w:type="pct"/>
          </w:tcPr>
          <w:p w14:paraId="032B8EA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390BBDF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1283496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51A4E13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3D61F10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7168436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47EF9B0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4E1BC4F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1A5F4A7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54B9575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617019" w:rsidRPr="00C73E1C" w14:paraId="1A9D9D89" w14:textId="77777777" w:rsidTr="00617019">
        <w:trPr>
          <w:jc w:val="center"/>
        </w:trPr>
        <w:tc>
          <w:tcPr>
            <w:tcW w:w="1330" w:type="pct"/>
          </w:tcPr>
          <w:p w14:paraId="001138B5" w14:textId="5A62C573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 formal schooling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 basic literacy</w:t>
            </w:r>
          </w:p>
        </w:tc>
        <w:tc>
          <w:tcPr>
            <w:tcW w:w="381" w:type="pct"/>
          </w:tcPr>
          <w:p w14:paraId="2FB91979" w14:textId="4A1C8DD9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D26CEE">
              <w:rPr>
                <w:rFonts w:ascii="Times New Roman" w:hAnsi="Times New Roman" w:cs="Times New Roman"/>
                <w:sz w:val="24"/>
                <w:szCs w:val="24"/>
              </w:rPr>
              <w:t>09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(4</w:t>
            </w:r>
            <w:r w:rsidR="002A4B5D">
              <w:rPr>
                <w:rFonts w:ascii="Times New Roman" w:hAnsi="Times New Roman" w:cs="Times New Roman"/>
                <w:sz w:val="24"/>
                <w:szCs w:val="24"/>
              </w:rPr>
              <w:t>3.22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6B1306C1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322" w:type="pct"/>
          </w:tcPr>
          <w:p w14:paraId="53F712BF" w14:textId="2BFD0B79" w:rsidR="00617019" w:rsidRPr="00C73E1C" w:rsidRDefault="00AB23A6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92</w:t>
            </w:r>
            <w:r w:rsidR="00617019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5.45</w:t>
            </w:r>
            <w:r w:rsidR="00617019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4897144F" w14:textId="25ADDB7A" w:rsidR="00617019" w:rsidRPr="00C73E1C" w:rsidRDefault="00AB23A6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r w:rsidR="00617019" w:rsidRPr="00C73E1C">
              <w:rPr>
                <w:rFonts w:ascii="Times New Roman" w:hAnsi="Times New Roman" w:cs="Times New Roman"/>
                <w:sz w:val="24"/>
                <w:szCs w:val="24"/>
              </w:rPr>
              <w:t>0.00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9" w:type="pct"/>
          </w:tcPr>
          <w:p w14:paraId="66F2FC41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422 (34.67)</w:t>
            </w:r>
          </w:p>
        </w:tc>
        <w:tc>
          <w:tcPr>
            <w:tcW w:w="289" w:type="pct"/>
          </w:tcPr>
          <w:p w14:paraId="12C4367D" w14:textId="19C9ABD8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0.13</w:t>
            </w:r>
            <w:r w:rsidR="00112F73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09" w:type="pct"/>
          </w:tcPr>
          <w:p w14:paraId="0C6B09F8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259 (49.66)</w:t>
            </w:r>
          </w:p>
        </w:tc>
        <w:tc>
          <w:tcPr>
            <w:tcW w:w="289" w:type="pct"/>
          </w:tcPr>
          <w:p w14:paraId="016A172F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309" w:type="pct"/>
          </w:tcPr>
          <w:p w14:paraId="5E08205E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587 (23.38)</w:t>
            </w:r>
          </w:p>
        </w:tc>
        <w:tc>
          <w:tcPr>
            <w:tcW w:w="289" w:type="pct"/>
          </w:tcPr>
          <w:p w14:paraId="78CE9C20" w14:textId="68D22CBF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0.00</w:t>
            </w:r>
            <w:r w:rsidR="009521A5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09" w:type="pct"/>
          </w:tcPr>
          <w:p w14:paraId="29486519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24 (25.89)</w:t>
            </w:r>
          </w:p>
        </w:tc>
        <w:tc>
          <w:tcPr>
            <w:tcW w:w="286" w:type="pct"/>
          </w:tcPr>
          <w:p w14:paraId="595B3218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0.004</w:t>
            </w:r>
          </w:p>
        </w:tc>
      </w:tr>
      <w:tr w:rsidR="00617019" w:rsidRPr="00C73E1C" w14:paraId="40DF126A" w14:textId="77777777" w:rsidTr="00617019">
        <w:trPr>
          <w:jc w:val="center"/>
        </w:trPr>
        <w:tc>
          <w:tcPr>
            <w:tcW w:w="1330" w:type="pct"/>
          </w:tcPr>
          <w:p w14:paraId="2BB149F1" w14:textId="620B8CD4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Less than primary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 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Primary school completed</w:t>
            </w:r>
          </w:p>
        </w:tc>
        <w:tc>
          <w:tcPr>
            <w:tcW w:w="381" w:type="pct"/>
          </w:tcPr>
          <w:p w14:paraId="4B6E6CBB" w14:textId="0F49B4FA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  <w:r w:rsidR="00D26CEE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(24.</w:t>
            </w:r>
            <w:r w:rsidR="002A4B5D">
              <w:rPr>
                <w:rFonts w:ascii="Times New Roman" w:hAnsi="Times New Roman" w:cs="Times New Roman"/>
                <w:sz w:val="24"/>
                <w:szCs w:val="24"/>
              </w:rPr>
              <w:t>07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664E1507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5C89983D" w14:textId="24025A49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AB23A6">
              <w:rPr>
                <w:rFonts w:ascii="Times New Roman" w:hAnsi="Times New Roman" w:cs="Times New Roman"/>
                <w:sz w:val="24"/>
                <w:szCs w:val="24"/>
              </w:rPr>
              <w:t>27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r w:rsidR="00AB23A6">
              <w:rPr>
                <w:rFonts w:ascii="Times New Roman" w:hAnsi="Times New Roman" w:cs="Times New Roman"/>
                <w:sz w:val="24"/>
                <w:szCs w:val="24"/>
              </w:rPr>
              <w:t>0.48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25A24F2D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5EC44437" w14:textId="1FDB0B91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148</w:t>
            </w:r>
            <w:r w:rsidR="00112F73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(27.</w:t>
            </w:r>
            <w:r w:rsidR="00112F73">
              <w:rPr>
                <w:rFonts w:ascii="Times New Roman" w:hAnsi="Times New Roman" w:cs="Times New Roman"/>
                <w:sz w:val="24"/>
                <w:szCs w:val="24"/>
              </w:rPr>
              <w:t>29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2A79EE23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22B18DBB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251 (43.71)</w:t>
            </w:r>
          </w:p>
        </w:tc>
        <w:tc>
          <w:tcPr>
            <w:tcW w:w="289" w:type="pct"/>
          </w:tcPr>
          <w:p w14:paraId="109710AF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0E67C392" w14:textId="03A13039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75</w:t>
            </w:r>
            <w:r w:rsidR="009521A5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(18.</w:t>
            </w:r>
            <w:r w:rsidR="009521A5">
              <w:rPr>
                <w:rFonts w:ascii="Times New Roman" w:hAnsi="Times New Roman" w:cs="Times New Roman"/>
                <w:sz w:val="24"/>
                <w:szCs w:val="24"/>
              </w:rPr>
              <w:t>28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3DC68225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037B9193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450 (29.49)</w:t>
            </w:r>
          </w:p>
        </w:tc>
        <w:tc>
          <w:tcPr>
            <w:tcW w:w="286" w:type="pct"/>
          </w:tcPr>
          <w:p w14:paraId="368C567F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17019" w:rsidRPr="00C73E1C" w14:paraId="3EE932CB" w14:textId="77777777" w:rsidTr="00617019">
        <w:trPr>
          <w:jc w:val="center"/>
        </w:trPr>
        <w:tc>
          <w:tcPr>
            <w:tcW w:w="1330" w:type="pct"/>
          </w:tcPr>
          <w:p w14:paraId="48D242E6" w14:textId="403AF28F" w:rsidR="00617019" w:rsidRPr="00C73E1C" w:rsidRDefault="00617019" w:rsidP="0061701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Secondary school completed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 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High school completed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81" w:type="pct"/>
          </w:tcPr>
          <w:p w14:paraId="455D5BF4" w14:textId="107C48A4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D26CE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2A4B5D">
              <w:rPr>
                <w:rFonts w:ascii="Times New Roman" w:hAnsi="Times New Roman" w:cs="Times New Roman"/>
                <w:sz w:val="24"/>
                <w:szCs w:val="24"/>
              </w:rPr>
              <w:t>9.43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299D76C9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18E2BA04" w14:textId="6C1C6F88" w:rsidR="00617019" w:rsidRPr="00C73E1C" w:rsidRDefault="00AB23A6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417</w:t>
            </w:r>
            <w:r w:rsidR="00617019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25.93</w:t>
            </w:r>
            <w:r w:rsidR="00617019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4D06D962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1ACE6BB5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443 (28.69)</w:t>
            </w:r>
          </w:p>
        </w:tc>
        <w:tc>
          <w:tcPr>
            <w:tcW w:w="289" w:type="pct"/>
          </w:tcPr>
          <w:p w14:paraId="7C06AFD4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2794573F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161 (22.35)</w:t>
            </w:r>
          </w:p>
        </w:tc>
        <w:tc>
          <w:tcPr>
            <w:tcW w:w="289" w:type="pct"/>
          </w:tcPr>
          <w:p w14:paraId="00E3CFDA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3EA98801" w14:textId="19EF94D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34</w:t>
            </w:r>
            <w:r w:rsidR="009521A5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(20.53)</w:t>
            </w:r>
          </w:p>
        </w:tc>
        <w:tc>
          <w:tcPr>
            <w:tcW w:w="289" w:type="pct"/>
          </w:tcPr>
          <w:p w14:paraId="08D375D8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335C987E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323 (18.62)</w:t>
            </w:r>
          </w:p>
        </w:tc>
        <w:tc>
          <w:tcPr>
            <w:tcW w:w="286" w:type="pct"/>
          </w:tcPr>
          <w:p w14:paraId="0252D605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17019" w:rsidRPr="00C73E1C" w14:paraId="79DD397B" w14:textId="77777777" w:rsidTr="00617019">
        <w:trPr>
          <w:jc w:val="center"/>
        </w:trPr>
        <w:tc>
          <w:tcPr>
            <w:tcW w:w="1330" w:type="pct"/>
          </w:tcPr>
          <w:p w14:paraId="134E5956" w14:textId="172DCD41" w:rsidR="00617019" w:rsidRPr="00C73E1C" w:rsidRDefault="00617019" w:rsidP="0061701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College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or higher </w:t>
            </w:r>
          </w:p>
        </w:tc>
        <w:tc>
          <w:tcPr>
            <w:tcW w:w="381" w:type="pct"/>
          </w:tcPr>
          <w:p w14:paraId="3FC5FC94" w14:textId="416B3691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D26CEE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r w:rsidR="002A4B5D">
              <w:rPr>
                <w:rFonts w:ascii="Times New Roman" w:hAnsi="Times New Roman" w:cs="Times New Roman"/>
                <w:sz w:val="24"/>
                <w:szCs w:val="24"/>
              </w:rPr>
              <w:t>4.55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2977866B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696C89BD" w14:textId="6432C076" w:rsidR="00617019" w:rsidRPr="00C73E1C" w:rsidRDefault="00AB23A6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633</w:t>
            </w:r>
            <w:r w:rsidR="00617019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0.64</w:t>
            </w:r>
            <w:r w:rsidR="00617019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03ED13D2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391E11F1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131 (19.76)</w:t>
            </w:r>
          </w:p>
        </w:tc>
        <w:tc>
          <w:tcPr>
            <w:tcW w:w="289" w:type="pct"/>
          </w:tcPr>
          <w:p w14:paraId="51A31C4C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79816FF7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13 (13.36)</w:t>
            </w:r>
          </w:p>
        </w:tc>
        <w:tc>
          <w:tcPr>
            <w:tcW w:w="289" w:type="pct"/>
          </w:tcPr>
          <w:p w14:paraId="75B14732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2D053BBB" w14:textId="66747AF6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  <w:r w:rsidR="009521A5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(20.</w:t>
            </w:r>
            <w:r w:rsidR="009521A5">
              <w:rPr>
                <w:rFonts w:ascii="Times New Roman" w:hAnsi="Times New Roman" w:cs="Times New Roman"/>
                <w:sz w:val="24"/>
                <w:szCs w:val="24"/>
              </w:rPr>
              <w:t>04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3CD1446F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433B2573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48 (23.57)</w:t>
            </w:r>
          </w:p>
        </w:tc>
        <w:tc>
          <w:tcPr>
            <w:tcW w:w="286" w:type="pct"/>
          </w:tcPr>
          <w:p w14:paraId="4F187F6C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E1C" w:rsidRPr="00C73E1C" w14:paraId="1DAA999F" w14:textId="77777777" w:rsidTr="00617019">
        <w:trPr>
          <w:jc w:val="center"/>
        </w:trPr>
        <w:tc>
          <w:tcPr>
            <w:tcW w:w="1330" w:type="pct"/>
          </w:tcPr>
          <w:p w14:paraId="36F32F6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Marital status</w:t>
            </w:r>
          </w:p>
        </w:tc>
        <w:tc>
          <w:tcPr>
            <w:tcW w:w="381" w:type="pct"/>
          </w:tcPr>
          <w:p w14:paraId="2A6F394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07F5E42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22" w:type="pct"/>
          </w:tcPr>
          <w:p w14:paraId="7F3DF02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0632CF0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663DF94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729093D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2F84C61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13B1687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1801182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7D07C31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2DD3408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1C5FAE3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C73E1C" w:rsidRPr="00C73E1C" w14:paraId="30EEB407" w14:textId="77777777" w:rsidTr="00617019">
        <w:trPr>
          <w:jc w:val="center"/>
        </w:trPr>
        <w:tc>
          <w:tcPr>
            <w:tcW w:w="1330" w:type="pct"/>
          </w:tcPr>
          <w:p w14:paraId="34D419FE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Currently Married</w:t>
            </w:r>
          </w:p>
        </w:tc>
        <w:tc>
          <w:tcPr>
            <w:tcW w:w="381" w:type="pct"/>
          </w:tcPr>
          <w:p w14:paraId="47F5E5B6" w14:textId="536C6112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AF3A7E">
              <w:rPr>
                <w:rFonts w:ascii="Times New Roman" w:hAnsi="Times New Roman" w:cs="Times New Roman"/>
                <w:sz w:val="24"/>
                <w:szCs w:val="24"/>
              </w:rPr>
              <w:t>06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r w:rsidR="00AF3A7E">
              <w:rPr>
                <w:rFonts w:ascii="Times New Roman" w:hAnsi="Times New Roman" w:cs="Times New Roman"/>
                <w:sz w:val="24"/>
                <w:szCs w:val="24"/>
              </w:rPr>
              <w:t>0.32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3F7A590C" w14:textId="7FD4D4B0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0.00</w:t>
            </w:r>
            <w:r w:rsidR="00AF3A7E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22" w:type="pct"/>
          </w:tcPr>
          <w:p w14:paraId="53B70AB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89" w:type="pct"/>
          </w:tcPr>
          <w:p w14:paraId="3022AA6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3CF10E49" w14:textId="7C7ABC98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  <w:r w:rsidR="0089446E">
              <w:rPr>
                <w:rFonts w:ascii="Times New Roman" w:hAnsi="Times New Roman" w:cs="Times New Roman"/>
                <w:sz w:val="24"/>
                <w:szCs w:val="24"/>
              </w:rPr>
              <w:t>89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(29.1</w:t>
            </w:r>
            <w:r w:rsidR="0089446E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06BDD59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309" w:type="pct"/>
          </w:tcPr>
          <w:p w14:paraId="3BB70DB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568 (31.87)</w:t>
            </w:r>
          </w:p>
        </w:tc>
        <w:tc>
          <w:tcPr>
            <w:tcW w:w="289" w:type="pct"/>
          </w:tcPr>
          <w:p w14:paraId="789610D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0.045</w:t>
            </w:r>
          </w:p>
        </w:tc>
        <w:tc>
          <w:tcPr>
            <w:tcW w:w="309" w:type="pct"/>
          </w:tcPr>
          <w:p w14:paraId="30116033" w14:textId="65D8307F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163</w:t>
            </w:r>
            <w:r w:rsidR="00067C61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(20.4</w:t>
            </w:r>
            <w:r w:rsidR="00067C61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25A458AC" w14:textId="31C966E2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067C61">
              <w:rPr>
                <w:rFonts w:ascii="Times New Roman" w:hAnsi="Times New Roman" w:cs="Times New Roman"/>
                <w:sz w:val="24"/>
                <w:szCs w:val="24"/>
              </w:rPr>
              <w:t>781</w:t>
            </w:r>
          </w:p>
        </w:tc>
        <w:tc>
          <w:tcPr>
            <w:tcW w:w="309" w:type="pct"/>
          </w:tcPr>
          <w:p w14:paraId="2CEA97A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1375 (27.81)</w:t>
            </w:r>
          </w:p>
        </w:tc>
        <w:tc>
          <w:tcPr>
            <w:tcW w:w="286" w:type="pct"/>
          </w:tcPr>
          <w:p w14:paraId="3EC89AF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0.020</w:t>
            </w:r>
          </w:p>
        </w:tc>
      </w:tr>
      <w:tr w:rsidR="00C73E1C" w:rsidRPr="00C73E1C" w14:paraId="481831A4" w14:textId="77777777" w:rsidTr="00617019">
        <w:trPr>
          <w:jc w:val="center"/>
        </w:trPr>
        <w:tc>
          <w:tcPr>
            <w:tcW w:w="1330" w:type="pct"/>
          </w:tcPr>
          <w:p w14:paraId="507D3B65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Not Married</w:t>
            </w:r>
          </w:p>
        </w:tc>
        <w:tc>
          <w:tcPr>
            <w:tcW w:w="381" w:type="pct"/>
          </w:tcPr>
          <w:p w14:paraId="6F5C7D23" w14:textId="48AEE3A8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  <w:r w:rsidR="00AF3A7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r w:rsidR="00AF3A7E">
              <w:rPr>
                <w:rFonts w:ascii="Times New Roman" w:hAnsi="Times New Roman" w:cs="Times New Roman"/>
                <w:sz w:val="24"/>
                <w:szCs w:val="24"/>
              </w:rPr>
              <w:t>4.32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4A3993B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1DE3970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89" w:type="pct"/>
          </w:tcPr>
          <w:p w14:paraId="3F2614C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32F7EE56" w14:textId="78608E0D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59</w:t>
            </w:r>
            <w:r w:rsidR="0089446E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(23.90)</w:t>
            </w:r>
          </w:p>
        </w:tc>
        <w:tc>
          <w:tcPr>
            <w:tcW w:w="289" w:type="pct"/>
          </w:tcPr>
          <w:p w14:paraId="6C7F1D2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638D443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128 (53.34)</w:t>
            </w:r>
          </w:p>
        </w:tc>
        <w:tc>
          <w:tcPr>
            <w:tcW w:w="289" w:type="pct"/>
          </w:tcPr>
          <w:p w14:paraId="3D7DF77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248BB779" w14:textId="664F5C7F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  <w:r w:rsidR="00067C6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067C61">
              <w:rPr>
                <w:rFonts w:ascii="Times New Roman" w:hAnsi="Times New Roman" w:cs="Times New Roman"/>
                <w:sz w:val="24"/>
                <w:szCs w:val="24"/>
              </w:rPr>
              <w:t>19.89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1F0A609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6C29680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167 (20.45)</w:t>
            </w:r>
          </w:p>
        </w:tc>
        <w:tc>
          <w:tcPr>
            <w:tcW w:w="286" w:type="pct"/>
          </w:tcPr>
          <w:p w14:paraId="0B89FF6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E1C" w:rsidRPr="00C73E1C" w14:paraId="3B42CAFE" w14:textId="77777777" w:rsidTr="00617019">
        <w:trPr>
          <w:jc w:val="center"/>
        </w:trPr>
        <w:tc>
          <w:tcPr>
            <w:tcW w:w="1330" w:type="pct"/>
          </w:tcPr>
          <w:p w14:paraId="633539E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Work status</w:t>
            </w:r>
          </w:p>
        </w:tc>
        <w:tc>
          <w:tcPr>
            <w:tcW w:w="381" w:type="pct"/>
          </w:tcPr>
          <w:p w14:paraId="0BFACD7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2FA884A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22" w:type="pct"/>
          </w:tcPr>
          <w:p w14:paraId="6EF5C64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65C4297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3177C9B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5B826B9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356742B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5577812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64A1CB9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2E0C62A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2C328C9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2A4885D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C73E1C" w:rsidRPr="00C73E1C" w14:paraId="1E3E29B8" w14:textId="77777777" w:rsidTr="00617019">
        <w:trPr>
          <w:jc w:val="center"/>
        </w:trPr>
        <w:tc>
          <w:tcPr>
            <w:tcW w:w="1330" w:type="pct"/>
          </w:tcPr>
          <w:p w14:paraId="0C7235DD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Employee/Business/Agriculture/</w:t>
            </w:r>
            <w:proofErr w:type="spellStart"/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Labour</w:t>
            </w:r>
            <w:proofErr w:type="spellEnd"/>
          </w:p>
        </w:tc>
        <w:tc>
          <w:tcPr>
            <w:tcW w:w="381" w:type="pct"/>
          </w:tcPr>
          <w:p w14:paraId="14890C9F" w14:textId="4162563E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B97C42">
              <w:rPr>
                <w:rFonts w:ascii="Times New Roman" w:hAnsi="Times New Roman" w:cs="Times New Roman"/>
                <w:sz w:val="24"/>
                <w:szCs w:val="24"/>
              </w:rPr>
              <w:t>29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(16.</w:t>
            </w:r>
            <w:r w:rsidR="00B97C42">
              <w:rPr>
                <w:rFonts w:ascii="Times New Roman" w:hAnsi="Times New Roman" w:cs="Times New Roman"/>
                <w:sz w:val="24"/>
                <w:szCs w:val="24"/>
              </w:rPr>
              <w:t>43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68B5DF1D" w14:textId="749354A6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r w:rsidR="00B97C42">
              <w:rPr>
                <w:rFonts w:ascii="Times New Roman" w:hAnsi="Times New Roman" w:cs="Times New Roman"/>
                <w:sz w:val="24"/>
                <w:szCs w:val="24"/>
              </w:rPr>
              <w:t>03</w:t>
            </w:r>
          </w:p>
        </w:tc>
        <w:tc>
          <w:tcPr>
            <w:tcW w:w="322" w:type="pct"/>
          </w:tcPr>
          <w:p w14:paraId="243D53F2" w14:textId="0D38BEFB" w:rsidR="00E47E9F" w:rsidRPr="00C73E1C" w:rsidRDefault="004C73DB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290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20.83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5FCA40C8" w14:textId="55035A2E" w:rsidR="00E47E9F" w:rsidRPr="00C73E1C" w:rsidRDefault="00FB720D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0.00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9" w:type="pct"/>
          </w:tcPr>
          <w:p w14:paraId="6D2418A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215 (22.64)</w:t>
            </w:r>
          </w:p>
        </w:tc>
        <w:tc>
          <w:tcPr>
            <w:tcW w:w="289" w:type="pct"/>
          </w:tcPr>
          <w:p w14:paraId="1CD2193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0.018</w:t>
            </w:r>
          </w:p>
        </w:tc>
        <w:tc>
          <w:tcPr>
            <w:tcW w:w="309" w:type="pct"/>
          </w:tcPr>
          <w:p w14:paraId="431DC0A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128 (38.22)</w:t>
            </w:r>
          </w:p>
        </w:tc>
        <w:tc>
          <w:tcPr>
            <w:tcW w:w="289" w:type="pct"/>
          </w:tcPr>
          <w:p w14:paraId="677380B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309" w:type="pct"/>
          </w:tcPr>
          <w:p w14:paraId="551D7DA3" w14:textId="4072CD6D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71</w:t>
            </w:r>
            <w:r w:rsidR="006A27F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(17.</w:t>
            </w:r>
            <w:r w:rsidR="00CB586F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6769C6E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309" w:type="pct"/>
          </w:tcPr>
          <w:p w14:paraId="6000935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160 (29.88)</w:t>
            </w:r>
          </w:p>
        </w:tc>
        <w:tc>
          <w:tcPr>
            <w:tcW w:w="286" w:type="pct"/>
          </w:tcPr>
          <w:p w14:paraId="1120468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</w:tr>
      <w:tr w:rsidR="00C73E1C" w:rsidRPr="00C73E1C" w14:paraId="5787C45F" w14:textId="77777777" w:rsidTr="00617019">
        <w:trPr>
          <w:jc w:val="center"/>
        </w:trPr>
        <w:tc>
          <w:tcPr>
            <w:tcW w:w="1330" w:type="pct"/>
          </w:tcPr>
          <w:p w14:paraId="51D343AC" w14:textId="0F3FAE6F" w:rsidR="00E47E9F" w:rsidRPr="00C73E1C" w:rsidRDefault="00741B25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Homemaker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/Other voluntary work</w:t>
            </w:r>
          </w:p>
        </w:tc>
        <w:tc>
          <w:tcPr>
            <w:tcW w:w="381" w:type="pct"/>
          </w:tcPr>
          <w:p w14:paraId="30D7F06E" w14:textId="1FBB9411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B97C42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r w:rsidR="00B97C42">
              <w:rPr>
                <w:rFonts w:ascii="Times New Roman" w:hAnsi="Times New Roman" w:cs="Times New Roman"/>
                <w:sz w:val="24"/>
                <w:szCs w:val="24"/>
              </w:rPr>
              <w:t>2.69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672F88B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259CF61A" w14:textId="08552FA9" w:rsidR="00E47E9F" w:rsidRPr="00C73E1C" w:rsidRDefault="004C73DB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799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27.02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119A159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5F3A3883" w14:textId="1A94676A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204</w:t>
            </w:r>
            <w:r w:rsidR="003619C3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(28.2</w:t>
            </w:r>
            <w:r w:rsidR="003619C3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5796D57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5087912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431 (46.96)</w:t>
            </w:r>
          </w:p>
        </w:tc>
        <w:tc>
          <w:tcPr>
            <w:tcW w:w="289" w:type="pct"/>
          </w:tcPr>
          <w:p w14:paraId="7BD7EF4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2603C23A" w14:textId="7A7652E3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  <w:r w:rsidR="006A27FF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(22.</w:t>
            </w:r>
            <w:r w:rsidR="00CB586F">
              <w:rPr>
                <w:rFonts w:ascii="Times New Roman" w:hAnsi="Times New Roman" w:cs="Times New Roman"/>
                <w:sz w:val="24"/>
                <w:szCs w:val="24"/>
              </w:rPr>
              <w:t>59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793EE48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7CD2682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1267 (28.34)</w:t>
            </w:r>
          </w:p>
        </w:tc>
        <w:tc>
          <w:tcPr>
            <w:tcW w:w="286" w:type="pct"/>
          </w:tcPr>
          <w:p w14:paraId="2EF3BC3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E1C" w:rsidRPr="00C73E1C" w14:paraId="6A32905C" w14:textId="77777777" w:rsidTr="00617019">
        <w:trPr>
          <w:jc w:val="center"/>
        </w:trPr>
        <w:tc>
          <w:tcPr>
            <w:tcW w:w="1330" w:type="pct"/>
          </w:tcPr>
          <w:p w14:paraId="0E85542B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Unemployed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381" w:type="pct"/>
          </w:tcPr>
          <w:p w14:paraId="2BFABF6D" w14:textId="30DC84F2" w:rsidR="00E47E9F" w:rsidRPr="00C73E1C" w:rsidRDefault="00B97C42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77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4.05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4D8E8F3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711909EB" w14:textId="6C1DB3D6" w:rsidR="00E47E9F" w:rsidRPr="00C73E1C" w:rsidRDefault="004C73DB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287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0.75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689E6D8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20DC1F39" w14:textId="05BA6E41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  <w:r w:rsidR="003619C3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(33.0</w:t>
            </w:r>
            <w:r w:rsidR="003619C3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37A67F0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09635D8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110 (11.89)</w:t>
            </w:r>
          </w:p>
        </w:tc>
        <w:tc>
          <w:tcPr>
            <w:tcW w:w="289" w:type="pct"/>
          </w:tcPr>
          <w:p w14:paraId="4406AEF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4F7263A3" w14:textId="5C24704E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  <w:r w:rsidR="00CB586F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(25.4</w:t>
            </w:r>
            <w:r w:rsidR="00CB586F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7265495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32BC7D3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114 (16.30)</w:t>
            </w:r>
          </w:p>
        </w:tc>
        <w:tc>
          <w:tcPr>
            <w:tcW w:w="286" w:type="pct"/>
          </w:tcPr>
          <w:p w14:paraId="041D116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E1C" w:rsidRPr="00C73E1C" w14:paraId="77002A41" w14:textId="77777777" w:rsidTr="00617019">
        <w:trPr>
          <w:jc w:val="center"/>
        </w:trPr>
        <w:tc>
          <w:tcPr>
            <w:tcW w:w="1330" w:type="pct"/>
          </w:tcPr>
          <w:p w14:paraId="30D90CB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Food intake</w:t>
            </w:r>
          </w:p>
        </w:tc>
        <w:tc>
          <w:tcPr>
            <w:tcW w:w="381" w:type="pct"/>
          </w:tcPr>
          <w:p w14:paraId="11CA770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9" w:type="pct"/>
          </w:tcPr>
          <w:p w14:paraId="1F45A64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4E09D8D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9" w:type="pct"/>
          </w:tcPr>
          <w:p w14:paraId="6AD0E6D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6B353A3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9" w:type="pct"/>
          </w:tcPr>
          <w:p w14:paraId="74076E7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5C25389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9" w:type="pct"/>
          </w:tcPr>
          <w:p w14:paraId="1AF8308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3E6B603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9" w:type="pct"/>
          </w:tcPr>
          <w:p w14:paraId="3856493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6144724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" w:type="pct"/>
          </w:tcPr>
          <w:p w14:paraId="19E1658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E1C" w:rsidRPr="00C73E1C" w14:paraId="0C4D2714" w14:textId="77777777" w:rsidTr="00617019">
        <w:trPr>
          <w:jc w:val="center"/>
        </w:trPr>
        <w:tc>
          <w:tcPr>
            <w:tcW w:w="1330" w:type="pct"/>
          </w:tcPr>
          <w:p w14:paraId="5C61ED6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Current smoking</w:t>
            </w:r>
          </w:p>
        </w:tc>
        <w:tc>
          <w:tcPr>
            <w:tcW w:w="381" w:type="pct"/>
          </w:tcPr>
          <w:p w14:paraId="33DCA67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32EBD3B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22" w:type="pct"/>
          </w:tcPr>
          <w:p w14:paraId="1C26DAB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19A09AC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415DD1E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4749709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67703D9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57F8D98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00BDBE9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0A44DF8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0F3FF48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2394535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C73E1C" w:rsidRPr="00C73E1C" w14:paraId="23803434" w14:textId="77777777" w:rsidTr="00617019">
        <w:trPr>
          <w:jc w:val="center"/>
        </w:trPr>
        <w:tc>
          <w:tcPr>
            <w:tcW w:w="1330" w:type="pct"/>
          </w:tcPr>
          <w:p w14:paraId="06E0E18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Daily/Yes </w:t>
            </w:r>
          </w:p>
        </w:tc>
        <w:tc>
          <w:tcPr>
            <w:tcW w:w="381" w:type="pct"/>
          </w:tcPr>
          <w:p w14:paraId="7C38BD29" w14:textId="6783597B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3A1EB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r w:rsidR="006A7A73">
              <w:rPr>
                <w:rFonts w:ascii="Times New Roman" w:hAnsi="Times New Roman" w:cs="Times New Roman"/>
                <w:sz w:val="24"/>
                <w:szCs w:val="24"/>
              </w:rPr>
              <w:t>5.25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27BDD089" w14:textId="350CBFFE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7E5688">
              <w:rPr>
                <w:rFonts w:ascii="Times New Roman" w:hAnsi="Times New Roman" w:cs="Times New Roman"/>
                <w:sz w:val="24"/>
                <w:szCs w:val="24"/>
              </w:rPr>
              <w:t>198</w:t>
            </w:r>
          </w:p>
        </w:tc>
        <w:tc>
          <w:tcPr>
            <w:tcW w:w="322" w:type="pct"/>
          </w:tcPr>
          <w:p w14:paraId="37F5D297" w14:textId="18886ECB" w:rsidR="00E47E9F" w:rsidRPr="00C73E1C" w:rsidRDefault="00AF4F1B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152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23.41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6C9CB4E2" w14:textId="450F1C7D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1C6B53">
              <w:rPr>
                <w:rFonts w:ascii="Times New Roman" w:hAnsi="Times New Roman" w:cs="Times New Roman"/>
                <w:sz w:val="24"/>
                <w:szCs w:val="24"/>
              </w:rPr>
              <w:t>834</w:t>
            </w:r>
          </w:p>
        </w:tc>
        <w:tc>
          <w:tcPr>
            <w:tcW w:w="309" w:type="pct"/>
          </w:tcPr>
          <w:p w14:paraId="52D42D9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489 (27.05)</w:t>
            </w:r>
          </w:p>
        </w:tc>
        <w:tc>
          <w:tcPr>
            <w:tcW w:w="289" w:type="pct"/>
          </w:tcPr>
          <w:p w14:paraId="30E71FC7" w14:textId="6FC4D0D5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0.56</w:t>
            </w:r>
            <w:r w:rsidR="002D5868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09" w:type="pct"/>
          </w:tcPr>
          <w:p w14:paraId="2DBAE82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198 (36.46)</w:t>
            </w:r>
          </w:p>
        </w:tc>
        <w:tc>
          <w:tcPr>
            <w:tcW w:w="289" w:type="pct"/>
          </w:tcPr>
          <w:p w14:paraId="7669690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0.182</w:t>
            </w:r>
          </w:p>
        </w:tc>
        <w:tc>
          <w:tcPr>
            <w:tcW w:w="309" w:type="pct"/>
          </w:tcPr>
          <w:p w14:paraId="44EFF0BD" w14:textId="6C8C6B05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28</w:t>
            </w:r>
            <w:r w:rsidR="00AC681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(12.19)</w:t>
            </w:r>
          </w:p>
        </w:tc>
        <w:tc>
          <w:tcPr>
            <w:tcW w:w="289" w:type="pct"/>
          </w:tcPr>
          <w:p w14:paraId="43F3546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309" w:type="pct"/>
          </w:tcPr>
          <w:p w14:paraId="68F9FA2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369 (34.55)</w:t>
            </w:r>
          </w:p>
        </w:tc>
        <w:tc>
          <w:tcPr>
            <w:tcW w:w="286" w:type="pct"/>
          </w:tcPr>
          <w:p w14:paraId="58FE012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</w:tr>
      <w:tr w:rsidR="00C73E1C" w:rsidRPr="00C73E1C" w14:paraId="3601C1B1" w14:textId="77777777" w:rsidTr="00617019">
        <w:trPr>
          <w:jc w:val="center"/>
        </w:trPr>
        <w:tc>
          <w:tcPr>
            <w:tcW w:w="1330" w:type="pct"/>
          </w:tcPr>
          <w:p w14:paraId="085F775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Less than daily/No</w:t>
            </w:r>
          </w:p>
        </w:tc>
        <w:tc>
          <w:tcPr>
            <w:tcW w:w="381" w:type="pct"/>
          </w:tcPr>
          <w:p w14:paraId="51725D9C" w14:textId="31C5EBD8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3A1EBF">
              <w:rPr>
                <w:rFonts w:ascii="Times New Roman" w:hAnsi="Times New Roman" w:cs="Times New Roman"/>
                <w:sz w:val="24"/>
                <w:szCs w:val="24"/>
              </w:rPr>
              <w:t>69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r w:rsidR="006A7A73">
              <w:rPr>
                <w:rFonts w:ascii="Times New Roman" w:hAnsi="Times New Roman" w:cs="Times New Roman"/>
                <w:sz w:val="24"/>
                <w:szCs w:val="24"/>
              </w:rPr>
              <w:t>8.78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2B7E001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1BD55037" w14:textId="35E3441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AF4F1B">
              <w:rPr>
                <w:rFonts w:ascii="Times New Roman" w:hAnsi="Times New Roman" w:cs="Times New Roman"/>
                <w:sz w:val="24"/>
                <w:szCs w:val="24"/>
              </w:rPr>
              <w:t>224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AF4F1B">
              <w:rPr>
                <w:rFonts w:ascii="Times New Roman" w:hAnsi="Times New Roman" w:cs="Times New Roman"/>
                <w:sz w:val="24"/>
                <w:szCs w:val="24"/>
              </w:rPr>
              <w:t>23.</w:t>
            </w:r>
            <w:r w:rsidR="001C6B53">
              <w:rPr>
                <w:rFonts w:ascii="Times New Roman" w:hAnsi="Times New Roman" w:cs="Times New Roman"/>
                <w:sz w:val="24"/>
                <w:szCs w:val="24"/>
              </w:rPr>
              <w:t>86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6172FEC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13A43BD6" w14:textId="30E0A4D8" w:rsidR="00E47E9F" w:rsidRPr="00C73E1C" w:rsidRDefault="002D5868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1998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(28.2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1E982EA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4F43639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500 (42.80)</w:t>
            </w:r>
          </w:p>
        </w:tc>
        <w:tc>
          <w:tcPr>
            <w:tcW w:w="289" w:type="pct"/>
          </w:tcPr>
          <w:p w14:paraId="675048E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0E0AD1B1" w14:textId="4578EDD0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155</w:t>
            </w:r>
            <w:r w:rsidR="00AC681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(22.</w:t>
            </w:r>
            <w:r w:rsidR="00AC6810">
              <w:rPr>
                <w:rFonts w:ascii="Times New Roman" w:hAnsi="Times New Roman" w:cs="Times New Roman"/>
                <w:sz w:val="24"/>
                <w:szCs w:val="24"/>
              </w:rPr>
              <w:t>86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501B371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3F1E15C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1173 (24.84)</w:t>
            </w:r>
          </w:p>
        </w:tc>
        <w:tc>
          <w:tcPr>
            <w:tcW w:w="286" w:type="pct"/>
          </w:tcPr>
          <w:p w14:paraId="0036164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E1C" w:rsidRPr="00C73E1C" w14:paraId="77A8C126" w14:textId="77777777" w:rsidTr="00617019">
        <w:trPr>
          <w:jc w:val="center"/>
        </w:trPr>
        <w:tc>
          <w:tcPr>
            <w:tcW w:w="1330" w:type="pct"/>
          </w:tcPr>
          <w:p w14:paraId="7C706E9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Fruit eaten in a week</w:t>
            </w:r>
          </w:p>
        </w:tc>
        <w:tc>
          <w:tcPr>
            <w:tcW w:w="381" w:type="pct"/>
          </w:tcPr>
          <w:p w14:paraId="0050073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19320A8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22" w:type="pct"/>
          </w:tcPr>
          <w:p w14:paraId="2FCA70F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045CF4C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7D28418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0C67995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7D724D4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250BC99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5041078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69C9F0C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0326C10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00C744D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C73E1C" w:rsidRPr="00C73E1C" w14:paraId="5B02DDD5" w14:textId="77777777" w:rsidTr="00617019">
        <w:trPr>
          <w:jc w:val="center"/>
        </w:trPr>
        <w:tc>
          <w:tcPr>
            <w:tcW w:w="1330" w:type="pct"/>
          </w:tcPr>
          <w:p w14:paraId="2006C5DD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381" w:type="pct"/>
          </w:tcPr>
          <w:p w14:paraId="3EE167B5" w14:textId="27C91258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C05B71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r w:rsidR="00C05B71">
              <w:rPr>
                <w:rFonts w:ascii="Times New Roman" w:hAnsi="Times New Roman" w:cs="Times New Roman"/>
                <w:sz w:val="24"/>
                <w:szCs w:val="24"/>
              </w:rPr>
              <w:t>8.58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68545BF9" w14:textId="67D17A41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0.1</w:t>
            </w:r>
            <w:r w:rsidR="00C05B71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322" w:type="pct"/>
          </w:tcPr>
          <w:p w14:paraId="07595BC4" w14:textId="022760B0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62450C">
              <w:rPr>
                <w:rFonts w:ascii="Times New Roman" w:hAnsi="Times New Roman" w:cs="Times New Roman"/>
                <w:sz w:val="24"/>
                <w:szCs w:val="24"/>
              </w:rPr>
              <w:t>316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62450C">
              <w:rPr>
                <w:rFonts w:ascii="Times New Roman" w:hAnsi="Times New Roman" w:cs="Times New Roman"/>
                <w:sz w:val="24"/>
                <w:szCs w:val="24"/>
              </w:rPr>
              <w:t>23.82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0A222ECC" w14:textId="3BB50180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62450C">
              <w:rPr>
                <w:rFonts w:ascii="Times New Roman" w:hAnsi="Times New Roman" w:cs="Times New Roman"/>
                <w:sz w:val="24"/>
                <w:szCs w:val="24"/>
              </w:rPr>
              <w:t>517</w:t>
            </w:r>
          </w:p>
        </w:tc>
        <w:tc>
          <w:tcPr>
            <w:tcW w:w="309" w:type="pct"/>
          </w:tcPr>
          <w:p w14:paraId="5C69EB40" w14:textId="7868C78C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184</w:t>
            </w:r>
            <w:r w:rsidR="00B16DD5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r w:rsidR="00B16DD5">
              <w:rPr>
                <w:rFonts w:ascii="Times New Roman" w:hAnsi="Times New Roman" w:cs="Times New Roman"/>
                <w:sz w:val="24"/>
                <w:szCs w:val="24"/>
              </w:rPr>
              <w:t>7.47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6672D75B" w14:textId="66BC2B16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0.5</w:t>
            </w:r>
            <w:r w:rsidR="00B16DD5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309" w:type="pct"/>
          </w:tcPr>
          <w:p w14:paraId="5EBCA77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558 (41.48)</w:t>
            </w:r>
          </w:p>
        </w:tc>
        <w:tc>
          <w:tcPr>
            <w:tcW w:w="289" w:type="pct"/>
          </w:tcPr>
          <w:p w14:paraId="0672095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0.009</w:t>
            </w:r>
          </w:p>
        </w:tc>
        <w:tc>
          <w:tcPr>
            <w:tcW w:w="309" w:type="pct"/>
          </w:tcPr>
          <w:p w14:paraId="5FDCA7B7" w14:textId="024F56AC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119</w:t>
            </w:r>
            <w:r w:rsidR="00AC681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(21</w:t>
            </w:r>
            <w:r w:rsidR="00AC6810">
              <w:rPr>
                <w:rFonts w:ascii="Times New Roman" w:hAnsi="Times New Roman" w:cs="Times New Roman"/>
                <w:sz w:val="24"/>
                <w:szCs w:val="24"/>
              </w:rPr>
              <w:t>.03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2F1B0D45" w14:textId="38BCBACF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0.4</w:t>
            </w:r>
            <w:r w:rsidR="00AC6810">
              <w:rPr>
                <w:rFonts w:ascii="Times New Roman" w:hAnsi="Times New Roman" w:cs="Times New Roman"/>
                <w:sz w:val="24"/>
                <w:szCs w:val="24"/>
              </w:rPr>
              <w:t>38</w:t>
            </w:r>
          </w:p>
        </w:tc>
        <w:tc>
          <w:tcPr>
            <w:tcW w:w="309" w:type="pct"/>
          </w:tcPr>
          <w:p w14:paraId="3BD8D83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1102 (25.73)</w:t>
            </w:r>
          </w:p>
        </w:tc>
        <w:tc>
          <w:tcPr>
            <w:tcW w:w="286" w:type="pct"/>
          </w:tcPr>
          <w:p w14:paraId="08EBD97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0.199</w:t>
            </w:r>
          </w:p>
        </w:tc>
      </w:tr>
      <w:tr w:rsidR="00C73E1C" w:rsidRPr="00C73E1C" w14:paraId="50DE2E09" w14:textId="77777777" w:rsidTr="00617019">
        <w:trPr>
          <w:jc w:val="center"/>
        </w:trPr>
        <w:tc>
          <w:tcPr>
            <w:tcW w:w="1330" w:type="pct"/>
          </w:tcPr>
          <w:p w14:paraId="18051D48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81" w:type="pct"/>
          </w:tcPr>
          <w:p w14:paraId="17411206" w14:textId="22CF69DF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C05B7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(15.</w:t>
            </w:r>
            <w:r w:rsidR="00C05B71">
              <w:rPr>
                <w:rFonts w:ascii="Times New Roman" w:hAnsi="Times New Roman" w:cs="Times New Roman"/>
                <w:sz w:val="24"/>
                <w:szCs w:val="24"/>
              </w:rPr>
              <w:t>89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365D32D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30753B74" w14:textId="247B6CFE" w:rsidR="00E47E9F" w:rsidRPr="00C73E1C" w:rsidRDefault="0062450C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2 (2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1.36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1C768B9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0AD5C70C" w14:textId="162615F2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55</w:t>
            </w:r>
            <w:r w:rsidR="00B16DD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r w:rsidR="00B16DD5">
              <w:rPr>
                <w:rFonts w:ascii="Times New Roman" w:hAnsi="Times New Roman" w:cs="Times New Roman"/>
                <w:sz w:val="24"/>
                <w:szCs w:val="24"/>
              </w:rPr>
              <w:t>9.14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4641CAC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650C658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95 (22.21)</w:t>
            </w:r>
          </w:p>
        </w:tc>
        <w:tc>
          <w:tcPr>
            <w:tcW w:w="289" w:type="pct"/>
          </w:tcPr>
          <w:p w14:paraId="27A0630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4F031194" w14:textId="6BFCF140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  <w:r w:rsidR="00AC681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(19.8</w:t>
            </w:r>
            <w:r w:rsidR="00AC6810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43C62A0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2447A23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361 (28.74)</w:t>
            </w:r>
          </w:p>
        </w:tc>
        <w:tc>
          <w:tcPr>
            <w:tcW w:w="286" w:type="pct"/>
          </w:tcPr>
          <w:p w14:paraId="6B26F6F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E1C" w:rsidRPr="00C73E1C" w14:paraId="617FD202" w14:textId="77777777" w:rsidTr="00617019">
        <w:trPr>
          <w:jc w:val="center"/>
        </w:trPr>
        <w:tc>
          <w:tcPr>
            <w:tcW w:w="1330" w:type="pct"/>
          </w:tcPr>
          <w:p w14:paraId="7698FF4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Vegetables eaten in a week</w:t>
            </w:r>
          </w:p>
        </w:tc>
        <w:tc>
          <w:tcPr>
            <w:tcW w:w="381" w:type="pct"/>
          </w:tcPr>
          <w:p w14:paraId="6686829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514BAFA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22" w:type="pct"/>
          </w:tcPr>
          <w:p w14:paraId="5F9E24E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50FABB8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3DFA50A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46F4687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295767C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1934338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02A88DE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175930B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53AF774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0D7F237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C73E1C" w:rsidRPr="00C73E1C" w14:paraId="19FE8A67" w14:textId="77777777" w:rsidTr="00617019">
        <w:trPr>
          <w:jc w:val="center"/>
        </w:trPr>
        <w:tc>
          <w:tcPr>
            <w:tcW w:w="1330" w:type="pct"/>
          </w:tcPr>
          <w:p w14:paraId="7FA891C1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381" w:type="pct"/>
          </w:tcPr>
          <w:p w14:paraId="00ECA30F" w14:textId="1F6F1411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2B63A1">
              <w:rPr>
                <w:rFonts w:ascii="Times New Roman" w:hAnsi="Times New Roman" w:cs="Times New Roman"/>
                <w:sz w:val="24"/>
                <w:szCs w:val="24"/>
              </w:rPr>
              <w:t>61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r w:rsidR="002B63A1">
              <w:rPr>
                <w:rFonts w:ascii="Times New Roman" w:hAnsi="Times New Roman" w:cs="Times New Roman"/>
                <w:sz w:val="24"/>
                <w:szCs w:val="24"/>
              </w:rPr>
              <w:t>8.54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1138395D" w14:textId="036182FB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r w:rsidR="002B63A1">
              <w:rPr>
                <w:rFonts w:ascii="Times New Roman" w:hAnsi="Times New Roman" w:cs="Times New Roman"/>
                <w:sz w:val="24"/>
                <w:szCs w:val="24"/>
              </w:rPr>
              <w:t>29</w:t>
            </w:r>
          </w:p>
        </w:tc>
        <w:tc>
          <w:tcPr>
            <w:tcW w:w="322" w:type="pct"/>
          </w:tcPr>
          <w:p w14:paraId="34FD6021" w14:textId="17B67CFB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E429B6">
              <w:rPr>
                <w:rFonts w:ascii="Times New Roman" w:hAnsi="Times New Roman" w:cs="Times New Roman"/>
                <w:sz w:val="24"/>
                <w:szCs w:val="24"/>
              </w:rPr>
              <w:t>370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E429B6">
              <w:rPr>
                <w:rFonts w:ascii="Times New Roman" w:hAnsi="Times New Roman" w:cs="Times New Roman"/>
                <w:sz w:val="24"/>
                <w:szCs w:val="24"/>
              </w:rPr>
              <w:t>23.79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775DB1EE" w14:textId="4EE57409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E429B6">
              <w:rPr>
                <w:rFonts w:ascii="Times New Roman" w:hAnsi="Times New Roman" w:cs="Times New Roman"/>
                <w:sz w:val="24"/>
                <w:szCs w:val="24"/>
              </w:rPr>
              <w:t>597</w:t>
            </w:r>
          </w:p>
        </w:tc>
        <w:tc>
          <w:tcPr>
            <w:tcW w:w="309" w:type="pct"/>
          </w:tcPr>
          <w:p w14:paraId="607FFB25" w14:textId="723B2073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246</w:t>
            </w:r>
            <w:r w:rsidR="00B95A70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(28.0</w:t>
            </w:r>
            <w:r w:rsidR="00B95A70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28D2B075" w14:textId="6158D22A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0.8</w:t>
            </w:r>
            <w:r w:rsidR="00B95A70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09" w:type="pct"/>
          </w:tcPr>
          <w:p w14:paraId="35C82F3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673 (35.31)</w:t>
            </w:r>
          </w:p>
        </w:tc>
        <w:tc>
          <w:tcPr>
            <w:tcW w:w="289" w:type="pct"/>
          </w:tcPr>
          <w:p w14:paraId="5BC7A84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0.024</w:t>
            </w:r>
          </w:p>
        </w:tc>
        <w:tc>
          <w:tcPr>
            <w:tcW w:w="309" w:type="pct"/>
          </w:tcPr>
          <w:p w14:paraId="15902D40" w14:textId="783E6445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183</w:t>
            </w:r>
            <w:r w:rsidR="006E04BF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(20.4</w:t>
            </w:r>
            <w:r w:rsidR="006E04B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5724A838" w14:textId="0C9994F2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0.9</w:t>
            </w:r>
            <w:r w:rsidR="006E04BF">
              <w:rPr>
                <w:rFonts w:ascii="Times New Roman" w:hAnsi="Times New Roman" w:cs="Times New Roman"/>
                <w:sz w:val="24"/>
                <w:szCs w:val="24"/>
              </w:rPr>
              <w:t>82</w:t>
            </w:r>
          </w:p>
        </w:tc>
        <w:tc>
          <w:tcPr>
            <w:tcW w:w="309" w:type="pct"/>
          </w:tcPr>
          <w:p w14:paraId="3456607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1527 (26.53)</w:t>
            </w:r>
          </w:p>
        </w:tc>
        <w:tc>
          <w:tcPr>
            <w:tcW w:w="286" w:type="pct"/>
          </w:tcPr>
          <w:p w14:paraId="70C03D5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0.396</w:t>
            </w:r>
          </w:p>
        </w:tc>
      </w:tr>
      <w:tr w:rsidR="00C73E1C" w:rsidRPr="00C73E1C" w14:paraId="034E09FB" w14:textId="77777777" w:rsidTr="00617019">
        <w:trPr>
          <w:jc w:val="center"/>
        </w:trPr>
        <w:tc>
          <w:tcPr>
            <w:tcW w:w="1330" w:type="pct"/>
          </w:tcPr>
          <w:p w14:paraId="551049B0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81" w:type="pct"/>
          </w:tcPr>
          <w:p w14:paraId="6CE7CE95" w14:textId="71749380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2B63A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r w:rsidR="002B63A1">
              <w:rPr>
                <w:rFonts w:ascii="Times New Roman" w:hAnsi="Times New Roman" w:cs="Times New Roman"/>
                <w:sz w:val="24"/>
                <w:szCs w:val="24"/>
              </w:rPr>
              <w:t>2.34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13ED2EA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0D248921" w14:textId="204B896B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 (</w:t>
            </w:r>
            <w:r w:rsidR="00E429B6">
              <w:rPr>
                <w:rFonts w:ascii="Times New Roman" w:hAnsi="Times New Roman" w:cs="Times New Roman"/>
                <w:sz w:val="24"/>
                <w:szCs w:val="24"/>
              </w:rPr>
              <w:t>17.30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4DAD682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10810CE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25 (26.26)</w:t>
            </w:r>
          </w:p>
        </w:tc>
        <w:tc>
          <w:tcPr>
            <w:tcW w:w="289" w:type="pct"/>
          </w:tcPr>
          <w:p w14:paraId="41D92CB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439491A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 (12.62)</w:t>
            </w:r>
          </w:p>
        </w:tc>
        <w:tc>
          <w:tcPr>
            <w:tcW w:w="289" w:type="pct"/>
          </w:tcPr>
          <w:p w14:paraId="35A4066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7096CF1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 (20.11)</w:t>
            </w:r>
          </w:p>
        </w:tc>
        <w:tc>
          <w:tcPr>
            <w:tcW w:w="289" w:type="pct"/>
          </w:tcPr>
          <w:p w14:paraId="6492D91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709EB1B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 (17.44)</w:t>
            </w:r>
          </w:p>
        </w:tc>
        <w:tc>
          <w:tcPr>
            <w:tcW w:w="286" w:type="pct"/>
          </w:tcPr>
          <w:p w14:paraId="13140D4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E1C" w:rsidRPr="00C73E1C" w14:paraId="37CE4A36" w14:textId="77777777" w:rsidTr="00617019">
        <w:trPr>
          <w:jc w:val="center"/>
        </w:trPr>
        <w:tc>
          <w:tcPr>
            <w:tcW w:w="1330" w:type="pct"/>
          </w:tcPr>
          <w:p w14:paraId="63E1839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Adding salt when eating</w:t>
            </w:r>
          </w:p>
        </w:tc>
        <w:tc>
          <w:tcPr>
            <w:tcW w:w="381" w:type="pct"/>
          </w:tcPr>
          <w:p w14:paraId="5D82853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733E3AE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22" w:type="pct"/>
          </w:tcPr>
          <w:p w14:paraId="3567275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515CB95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6D3E8FF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14272A9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3D99AD8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4BA4247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731790B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6A17B21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2A1909A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1D93527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C73E1C" w:rsidRPr="00C73E1C" w14:paraId="400E9F3D" w14:textId="77777777" w:rsidTr="00617019">
        <w:trPr>
          <w:jc w:val="center"/>
        </w:trPr>
        <w:tc>
          <w:tcPr>
            <w:tcW w:w="1330" w:type="pct"/>
          </w:tcPr>
          <w:p w14:paraId="0001C3F3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Always/Often</w:t>
            </w:r>
          </w:p>
        </w:tc>
        <w:tc>
          <w:tcPr>
            <w:tcW w:w="381" w:type="pct"/>
          </w:tcPr>
          <w:p w14:paraId="5EC6FBF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89" w:type="pct"/>
          </w:tcPr>
          <w:p w14:paraId="12BC556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5E23F8C6" w14:textId="6C10F5EE" w:rsidR="00E47E9F" w:rsidRPr="00C73E1C" w:rsidRDefault="00E53CC3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3" w:author="Mohammad Nayeem Hasan" w:date="2024-09-02T14:40:00Z" w16du:dateUtc="2024-09-02T08:40:00Z">
              <w:r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289" w:type="pct"/>
          </w:tcPr>
          <w:p w14:paraId="250BA6E9" w14:textId="7CD47BCF" w:rsidR="00E47E9F" w:rsidRPr="00C73E1C" w:rsidRDefault="00E53CC3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4" w:author="Mohammad Nayeem Hasan" w:date="2024-09-02T14:40:00Z" w16du:dateUtc="2024-09-02T08:40:00Z">
              <w:r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309" w:type="pct"/>
          </w:tcPr>
          <w:p w14:paraId="4B0F107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89" w:type="pct"/>
          </w:tcPr>
          <w:p w14:paraId="1BF7543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09" w:type="pct"/>
          </w:tcPr>
          <w:p w14:paraId="7A66712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575 (38.92)</w:t>
            </w:r>
          </w:p>
        </w:tc>
        <w:tc>
          <w:tcPr>
            <w:tcW w:w="289" w:type="pct"/>
          </w:tcPr>
          <w:p w14:paraId="4711028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0.445</w:t>
            </w:r>
          </w:p>
        </w:tc>
        <w:tc>
          <w:tcPr>
            <w:tcW w:w="309" w:type="pct"/>
          </w:tcPr>
          <w:p w14:paraId="729B930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786 (18.79)</w:t>
            </w:r>
          </w:p>
        </w:tc>
        <w:tc>
          <w:tcPr>
            <w:tcW w:w="289" w:type="pct"/>
          </w:tcPr>
          <w:p w14:paraId="5564F333" w14:textId="0CE3815A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r w:rsidR="006B37AC">
              <w:rPr>
                <w:rFonts w:ascii="Times New Roman" w:hAnsi="Times New Roman" w:cs="Times New Roman"/>
                <w:sz w:val="24"/>
                <w:szCs w:val="24"/>
              </w:rPr>
              <w:t>66</w:t>
            </w:r>
          </w:p>
        </w:tc>
        <w:tc>
          <w:tcPr>
            <w:tcW w:w="309" w:type="pct"/>
          </w:tcPr>
          <w:p w14:paraId="1CD2BC1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99 (22.92)</w:t>
            </w:r>
          </w:p>
        </w:tc>
        <w:tc>
          <w:tcPr>
            <w:tcW w:w="286" w:type="pct"/>
          </w:tcPr>
          <w:p w14:paraId="5B8608D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</w:tr>
      <w:tr w:rsidR="00C73E1C" w:rsidRPr="00C73E1C" w14:paraId="3DEAE49A" w14:textId="77777777" w:rsidTr="00617019">
        <w:trPr>
          <w:jc w:val="center"/>
        </w:trPr>
        <w:tc>
          <w:tcPr>
            <w:tcW w:w="1330" w:type="pct"/>
          </w:tcPr>
          <w:p w14:paraId="0BFFAD4C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Sometimes/Rarely </w:t>
            </w:r>
          </w:p>
        </w:tc>
        <w:tc>
          <w:tcPr>
            <w:tcW w:w="381" w:type="pct"/>
          </w:tcPr>
          <w:p w14:paraId="6AA7F0A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89" w:type="pct"/>
          </w:tcPr>
          <w:p w14:paraId="47C94CA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108D9B47" w14:textId="3242AF18" w:rsidR="00E47E9F" w:rsidRPr="00C73E1C" w:rsidRDefault="00E53CC3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" w:author="Mohammad Nayeem Hasan" w:date="2024-09-02T14:40:00Z" w16du:dateUtc="2024-09-02T08:40:00Z">
              <w:r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289" w:type="pct"/>
          </w:tcPr>
          <w:p w14:paraId="238A9DA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17CEE59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89" w:type="pct"/>
          </w:tcPr>
          <w:p w14:paraId="774B789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255F5BA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98 (43.31)</w:t>
            </w:r>
          </w:p>
        </w:tc>
        <w:tc>
          <w:tcPr>
            <w:tcW w:w="289" w:type="pct"/>
          </w:tcPr>
          <w:p w14:paraId="564B10A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18CB608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330 (20.97)</w:t>
            </w:r>
          </w:p>
        </w:tc>
        <w:tc>
          <w:tcPr>
            <w:tcW w:w="289" w:type="pct"/>
          </w:tcPr>
          <w:p w14:paraId="4D426D1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0860BE1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779 (23.45)</w:t>
            </w:r>
          </w:p>
        </w:tc>
        <w:tc>
          <w:tcPr>
            <w:tcW w:w="286" w:type="pct"/>
          </w:tcPr>
          <w:p w14:paraId="026A2A7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E1C" w:rsidRPr="00C73E1C" w14:paraId="4A84BF46" w14:textId="77777777" w:rsidTr="00617019">
        <w:trPr>
          <w:jc w:val="center"/>
        </w:trPr>
        <w:tc>
          <w:tcPr>
            <w:tcW w:w="1330" w:type="pct"/>
          </w:tcPr>
          <w:p w14:paraId="7750C096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Never</w:t>
            </w:r>
          </w:p>
        </w:tc>
        <w:tc>
          <w:tcPr>
            <w:tcW w:w="381" w:type="pct"/>
          </w:tcPr>
          <w:p w14:paraId="6FF926C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89" w:type="pct"/>
          </w:tcPr>
          <w:p w14:paraId="4450F2D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707FE5A9" w14:textId="753065EA" w:rsidR="00E47E9F" w:rsidRPr="00C73E1C" w:rsidRDefault="00E53CC3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" w:author="Mohammad Nayeem Hasan" w:date="2024-09-02T14:40:00Z" w16du:dateUtc="2024-09-02T08:40:00Z">
              <w:r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289" w:type="pct"/>
          </w:tcPr>
          <w:p w14:paraId="759A64E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3F1DC9F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89" w:type="pct"/>
          </w:tcPr>
          <w:p w14:paraId="74D9A65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5CCEB4B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25 (33.05)</w:t>
            </w:r>
          </w:p>
        </w:tc>
        <w:tc>
          <w:tcPr>
            <w:tcW w:w="289" w:type="pct"/>
          </w:tcPr>
          <w:p w14:paraId="00F6AB9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1220952C" w14:textId="295AD0C1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71</w:t>
            </w:r>
            <w:r w:rsidR="006B37AC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(22.</w:t>
            </w:r>
            <w:r w:rsidR="006B37AC">
              <w:rPr>
                <w:rFonts w:ascii="Times New Roman" w:hAnsi="Times New Roman" w:cs="Times New Roman"/>
                <w:sz w:val="24"/>
                <w:szCs w:val="24"/>
              </w:rPr>
              <w:t>53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0707750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4420794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660 (31.47)</w:t>
            </w:r>
          </w:p>
        </w:tc>
        <w:tc>
          <w:tcPr>
            <w:tcW w:w="286" w:type="pct"/>
          </w:tcPr>
          <w:p w14:paraId="2CDA373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E1C" w:rsidRPr="00C73E1C" w14:paraId="54DE26D1" w14:textId="77777777" w:rsidTr="00617019">
        <w:trPr>
          <w:jc w:val="center"/>
        </w:trPr>
        <w:tc>
          <w:tcPr>
            <w:tcW w:w="1330" w:type="pct"/>
          </w:tcPr>
          <w:p w14:paraId="61AAC42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Oil used most often</w:t>
            </w:r>
          </w:p>
        </w:tc>
        <w:tc>
          <w:tcPr>
            <w:tcW w:w="381" w:type="pct"/>
          </w:tcPr>
          <w:p w14:paraId="6F3429A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3F2F579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22" w:type="pct"/>
          </w:tcPr>
          <w:p w14:paraId="164121C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5BBA109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0C1BFC6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28AFAD9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76A2C14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5CDDE20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47356F4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67FAC1D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19EC620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1C78799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C73E1C" w:rsidRPr="00C73E1C" w14:paraId="6315B776" w14:textId="77777777" w:rsidTr="00617019">
        <w:trPr>
          <w:jc w:val="center"/>
        </w:trPr>
        <w:tc>
          <w:tcPr>
            <w:tcW w:w="1330" w:type="pct"/>
          </w:tcPr>
          <w:p w14:paraId="6984154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Coconut/groundnut/ Sunflower/Mustard</w:t>
            </w:r>
          </w:p>
        </w:tc>
        <w:tc>
          <w:tcPr>
            <w:tcW w:w="381" w:type="pct"/>
          </w:tcPr>
          <w:p w14:paraId="0B30966A" w14:textId="5EBBB75B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="004471F7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4471F7">
              <w:rPr>
                <w:rFonts w:ascii="Times New Roman" w:hAnsi="Times New Roman" w:cs="Times New Roman"/>
                <w:sz w:val="24"/>
                <w:szCs w:val="24"/>
              </w:rPr>
              <w:t>18.86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620729A3" w14:textId="62761066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4471F7">
              <w:rPr>
                <w:rFonts w:ascii="Times New Roman" w:hAnsi="Times New Roman" w:cs="Times New Roman"/>
                <w:sz w:val="24"/>
                <w:szCs w:val="24"/>
              </w:rPr>
              <w:t>582</w:t>
            </w:r>
          </w:p>
        </w:tc>
        <w:tc>
          <w:tcPr>
            <w:tcW w:w="322" w:type="pct"/>
          </w:tcPr>
          <w:p w14:paraId="47D536D8" w14:textId="3D333566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7720AD">
              <w:rPr>
                <w:rFonts w:ascii="Times New Roman" w:hAnsi="Times New Roman" w:cs="Times New Roman"/>
                <w:sz w:val="24"/>
                <w:szCs w:val="24"/>
              </w:rPr>
              <w:t>178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7720AD">
              <w:rPr>
                <w:rFonts w:ascii="Times New Roman" w:hAnsi="Times New Roman" w:cs="Times New Roman"/>
                <w:sz w:val="24"/>
                <w:szCs w:val="24"/>
              </w:rPr>
              <w:t>23.53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59A5D422" w14:textId="70945521" w:rsidR="00E47E9F" w:rsidRPr="00C73E1C" w:rsidRDefault="001A1592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309" w:type="pct"/>
          </w:tcPr>
          <w:p w14:paraId="49C80A1F" w14:textId="6CC29049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124</w:t>
            </w:r>
            <w:r w:rsidR="003615D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(30.4</w:t>
            </w:r>
            <w:r w:rsidR="003615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1A39251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0.027</w:t>
            </w:r>
          </w:p>
        </w:tc>
        <w:tc>
          <w:tcPr>
            <w:tcW w:w="309" w:type="pct"/>
          </w:tcPr>
          <w:p w14:paraId="1D500D4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89" w:type="pct"/>
          </w:tcPr>
          <w:p w14:paraId="2319A87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0.003</w:t>
            </w:r>
          </w:p>
        </w:tc>
        <w:tc>
          <w:tcPr>
            <w:tcW w:w="309" w:type="pct"/>
          </w:tcPr>
          <w:p w14:paraId="2A61CBD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136 (19.03)</w:t>
            </w:r>
          </w:p>
        </w:tc>
        <w:tc>
          <w:tcPr>
            <w:tcW w:w="289" w:type="pct"/>
          </w:tcPr>
          <w:p w14:paraId="04D6617C" w14:textId="7F263EFF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0.3</w:t>
            </w:r>
            <w:r w:rsidR="002635BF">
              <w:rPr>
                <w:rFonts w:ascii="Times New Roman" w:hAnsi="Times New Roman" w:cs="Times New Roman"/>
                <w:sz w:val="24"/>
                <w:szCs w:val="24"/>
              </w:rPr>
              <w:t>36</w:t>
            </w:r>
          </w:p>
        </w:tc>
        <w:tc>
          <w:tcPr>
            <w:tcW w:w="309" w:type="pct"/>
          </w:tcPr>
          <w:p w14:paraId="2F668C1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572 (25.74)</w:t>
            </w:r>
          </w:p>
        </w:tc>
        <w:tc>
          <w:tcPr>
            <w:tcW w:w="286" w:type="pct"/>
          </w:tcPr>
          <w:p w14:paraId="0C1A2BF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0.355</w:t>
            </w:r>
          </w:p>
        </w:tc>
      </w:tr>
      <w:tr w:rsidR="00C73E1C" w:rsidRPr="00C73E1C" w14:paraId="42FFB4E6" w14:textId="77777777" w:rsidTr="00617019">
        <w:trPr>
          <w:jc w:val="center"/>
        </w:trPr>
        <w:tc>
          <w:tcPr>
            <w:tcW w:w="1330" w:type="pct"/>
          </w:tcPr>
          <w:p w14:paraId="532C190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Soybean/Vegetable/ Palm</w:t>
            </w:r>
          </w:p>
        </w:tc>
        <w:tc>
          <w:tcPr>
            <w:tcW w:w="381" w:type="pct"/>
          </w:tcPr>
          <w:p w14:paraId="5DCA4391" w14:textId="67596FB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4471F7">
              <w:rPr>
                <w:rFonts w:ascii="Times New Roman" w:hAnsi="Times New Roman" w:cs="Times New Roman"/>
                <w:sz w:val="24"/>
                <w:szCs w:val="24"/>
              </w:rPr>
              <w:t>44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r w:rsidR="004471F7">
              <w:rPr>
                <w:rFonts w:ascii="Times New Roman" w:hAnsi="Times New Roman" w:cs="Times New Roman"/>
                <w:sz w:val="24"/>
                <w:szCs w:val="24"/>
              </w:rPr>
              <w:t>7.26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338EF9D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0F12FFED" w14:textId="740F8501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7720AD">
              <w:rPr>
                <w:rFonts w:ascii="Times New Roman" w:hAnsi="Times New Roman" w:cs="Times New Roman"/>
                <w:sz w:val="24"/>
                <w:szCs w:val="24"/>
              </w:rPr>
              <w:t>56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7720AD">
              <w:rPr>
                <w:rFonts w:ascii="Times New Roman" w:hAnsi="Times New Roman" w:cs="Times New Roman"/>
                <w:sz w:val="24"/>
                <w:szCs w:val="24"/>
              </w:rPr>
              <w:t>24.78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66F0ECA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43B2CBE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997 (24.82)</w:t>
            </w:r>
          </w:p>
        </w:tc>
        <w:tc>
          <w:tcPr>
            <w:tcW w:w="289" w:type="pct"/>
          </w:tcPr>
          <w:p w14:paraId="3D4560F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29A4D95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1752 (40.29)</w:t>
            </w:r>
          </w:p>
        </w:tc>
        <w:tc>
          <w:tcPr>
            <w:tcW w:w="289" w:type="pct"/>
          </w:tcPr>
          <w:p w14:paraId="3432A5A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16093F8D" w14:textId="32584E26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166</w:t>
            </w:r>
            <w:r w:rsidR="002635B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(20.</w:t>
            </w:r>
            <w:r w:rsidR="002635BF">
              <w:rPr>
                <w:rFonts w:ascii="Times New Roman" w:hAnsi="Times New Roman" w:cs="Times New Roman"/>
                <w:sz w:val="24"/>
                <w:szCs w:val="24"/>
              </w:rPr>
              <w:t>65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7BD7B5D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1D6742E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868 (27.68)</w:t>
            </w:r>
          </w:p>
        </w:tc>
        <w:tc>
          <w:tcPr>
            <w:tcW w:w="286" w:type="pct"/>
          </w:tcPr>
          <w:p w14:paraId="1D7F983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E1C" w:rsidRPr="00C73E1C" w14:paraId="7782EBE7" w14:textId="77777777" w:rsidTr="00617019">
        <w:trPr>
          <w:jc w:val="center"/>
        </w:trPr>
        <w:tc>
          <w:tcPr>
            <w:tcW w:w="1330" w:type="pct"/>
          </w:tcPr>
          <w:p w14:paraId="66CBAE80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Others/ Olive/Corn /Not specific</w:t>
            </w:r>
          </w:p>
        </w:tc>
        <w:tc>
          <w:tcPr>
            <w:tcW w:w="381" w:type="pct"/>
          </w:tcPr>
          <w:p w14:paraId="2EF24143" w14:textId="1B07F8C8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4471F7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r w:rsidR="004471F7">
              <w:rPr>
                <w:rFonts w:ascii="Times New Roman" w:hAnsi="Times New Roman" w:cs="Times New Roman"/>
                <w:sz w:val="24"/>
                <w:szCs w:val="24"/>
              </w:rPr>
              <w:t>0.11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1EBE7C3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0CB0DBEC" w14:textId="74D86DFA" w:rsidR="00E47E9F" w:rsidRPr="00C73E1C" w:rsidRDefault="007720AD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1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46.71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77F1A33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0C0F041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209 (26.91)</w:t>
            </w:r>
          </w:p>
        </w:tc>
        <w:tc>
          <w:tcPr>
            <w:tcW w:w="289" w:type="pct"/>
          </w:tcPr>
          <w:p w14:paraId="371DC10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0B83D48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115 (17.55)</w:t>
            </w:r>
          </w:p>
        </w:tc>
        <w:tc>
          <w:tcPr>
            <w:tcW w:w="289" w:type="pct"/>
          </w:tcPr>
          <w:p w14:paraId="5B7C4F5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4AFC03A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36 (15.11)</w:t>
            </w:r>
          </w:p>
        </w:tc>
        <w:tc>
          <w:tcPr>
            <w:tcW w:w="289" w:type="pct"/>
          </w:tcPr>
          <w:p w14:paraId="4125426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4D72869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102 (22.79)</w:t>
            </w:r>
          </w:p>
        </w:tc>
        <w:tc>
          <w:tcPr>
            <w:tcW w:w="286" w:type="pct"/>
          </w:tcPr>
          <w:p w14:paraId="3DA17E9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E1C" w:rsidRPr="00C73E1C" w14:paraId="23C1524A" w14:textId="77777777" w:rsidTr="00617019">
        <w:trPr>
          <w:jc w:val="center"/>
        </w:trPr>
        <w:tc>
          <w:tcPr>
            <w:tcW w:w="1330" w:type="pct"/>
          </w:tcPr>
          <w:p w14:paraId="74A0F6D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Meals eaten outside in a week</w:t>
            </w:r>
          </w:p>
        </w:tc>
        <w:tc>
          <w:tcPr>
            <w:tcW w:w="381" w:type="pct"/>
          </w:tcPr>
          <w:p w14:paraId="5E29EAD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09244E5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22" w:type="pct"/>
          </w:tcPr>
          <w:p w14:paraId="50DE5DE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7DC67D1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42BA422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7E87FD9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4217C77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254C232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74EC8F5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3243DB1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7038DD2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50889B7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C73E1C" w:rsidRPr="00C73E1C" w14:paraId="58898F1D" w14:textId="77777777" w:rsidTr="00617019">
        <w:trPr>
          <w:jc w:val="center"/>
        </w:trPr>
        <w:tc>
          <w:tcPr>
            <w:tcW w:w="1330" w:type="pct"/>
          </w:tcPr>
          <w:p w14:paraId="4A7EB8D9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Yes </w:t>
            </w:r>
          </w:p>
        </w:tc>
        <w:tc>
          <w:tcPr>
            <w:tcW w:w="381" w:type="pct"/>
          </w:tcPr>
          <w:p w14:paraId="7A86401C" w14:textId="6D43D51C" w:rsidR="00E47E9F" w:rsidRPr="00C73E1C" w:rsidRDefault="0097567C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96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4.65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0B5665D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322" w:type="pct"/>
          </w:tcPr>
          <w:p w14:paraId="0C8E942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468 (27.70)</w:t>
            </w:r>
          </w:p>
        </w:tc>
        <w:tc>
          <w:tcPr>
            <w:tcW w:w="289" w:type="pct"/>
          </w:tcPr>
          <w:p w14:paraId="54D6268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0.012</w:t>
            </w:r>
          </w:p>
        </w:tc>
        <w:tc>
          <w:tcPr>
            <w:tcW w:w="309" w:type="pct"/>
          </w:tcPr>
          <w:p w14:paraId="3690259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340 (21.46)</w:t>
            </w:r>
          </w:p>
        </w:tc>
        <w:tc>
          <w:tcPr>
            <w:tcW w:w="289" w:type="pct"/>
          </w:tcPr>
          <w:p w14:paraId="52FFD073" w14:textId="5E5383A3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r w:rsidR="003615DB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309" w:type="pct"/>
          </w:tcPr>
          <w:p w14:paraId="3AECB28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69 (26.40)</w:t>
            </w:r>
          </w:p>
        </w:tc>
        <w:tc>
          <w:tcPr>
            <w:tcW w:w="289" w:type="pct"/>
          </w:tcPr>
          <w:p w14:paraId="2588D9D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0.448</w:t>
            </w:r>
          </w:p>
        </w:tc>
        <w:tc>
          <w:tcPr>
            <w:tcW w:w="309" w:type="pct"/>
          </w:tcPr>
          <w:p w14:paraId="0E196120" w14:textId="78212614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39</w:t>
            </w:r>
            <w:r w:rsidR="00A55DA4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(16.5</w:t>
            </w:r>
            <w:r w:rsidR="00A55DA4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7EAFCA8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0.002</w:t>
            </w:r>
          </w:p>
        </w:tc>
        <w:tc>
          <w:tcPr>
            <w:tcW w:w="309" w:type="pct"/>
          </w:tcPr>
          <w:p w14:paraId="38FACA2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421 (25.96)</w:t>
            </w:r>
          </w:p>
        </w:tc>
        <w:tc>
          <w:tcPr>
            <w:tcW w:w="286" w:type="pct"/>
          </w:tcPr>
          <w:p w14:paraId="082A444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0.434</w:t>
            </w:r>
          </w:p>
        </w:tc>
      </w:tr>
      <w:tr w:rsidR="00C73E1C" w:rsidRPr="00C73E1C" w14:paraId="6C8874F1" w14:textId="77777777" w:rsidTr="00617019">
        <w:trPr>
          <w:jc w:val="center"/>
        </w:trPr>
        <w:tc>
          <w:tcPr>
            <w:tcW w:w="1330" w:type="pct"/>
          </w:tcPr>
          <w:p w14:paraId="30441E08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81" w:type="pct"/>
          </w:tcPr>
          <w:p w14:paraId="4040F239" w14:textId="7236E4DC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97567C">
              <w:rPr>
                <w:rFonts w:ascii="Times New Roman" w:hAnsi="Times New Roman" w:cs="Times New Roman"/>
                <w:sz w:val="24"/>
                <w:szCs w:val="24"/>
              </w:rPr>
              <w:t>84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r w:rsidR="0097567C">
              <w:rPr>
                <w:rFonts w:ascii="Times New Roman" w:hAnsi="Times New Roman" w:cs="Times New Roman"/>
                <w:sz w:val="24"/>
                <w:szCs w:val="24"/>
              </w:rPr>
              <w:t>2.27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16993BF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0F9E429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1330 (32.24)</w:t>
            </w:r>
          </w:p>
        </w:tc>
        <w:tc>
          <w:tcPr>
            <w:tcW w:w="289" w:type="pct"/>
          </w:tcPr>
          <w:p w14:paraId="456DFFE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27FF720D" w14:textId="1A417922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211</w:t>
            </w:r>
            <w:r w:rsidR="003615D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(29.0</w:t>
            </w:r>
            <w:r w:rsidR="003615DB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0DC71F7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2B0FABD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497 (28.25)</w:t>
            </w:r>
          </w:p>
        </w:tc>
        <w:tc>
          <w:tcPr>
            <w:tcW w:w="289" w:type="pct"/>
          </w:tcPr>
          <w:p w14:paraId="133F4D9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7E914DF5" w14:textId="535C4A54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138</w:t>
            </w:r>
            <w:r w:rsidR="00A55DA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(21.</w:t>
            </w:r>
            <w:r w:rsidR="00A55DA4">
              <w:rPr>
                <w:rFonts w:ascii="Times New Roman" w:hAnsi="Times New Roman" w:cs="Times New Roman"/>
                <w:sz w:val="24"/>
                <w:szCs w:val="24"/>
              </w:rPr>
              <w:t>68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2768AC9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75B2B93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1068 (27.79)</w:t>
            </w:r>
          </w:p>
        </w:tc>
        <w:tc>
          <w:tcPr>
            <w:tcW w:w="286" w:type="pct"/>
          </w:tcPr>
          <w:p w14:paraId="64780C9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E1C" w:rsidRPr="00C73E1C" w14:paraId="19C01F99" w14:textId="77777777" w:rsidTr="00617019">
        <w:trPr>
          <w:jc w:val="center"/>
        </w:trPr>
        <w:tc>
          <w:tcPr>
            <w:tcW w:w="1330" w:type="pct"/>
          </w:tcPr>
          <w:p w14:paraId="49FB2B3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Physical activity</w:t>
            </w:r>
          </w:p>
        </w:tc>
        <w:tc>
          <w:tcPr>
            <w:tcW w:w="381" w:type="pct"/>
          </w:tcPr>
          <w:p w14:paraId="43B521D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9" w:type="pct"/>
          </w:tcPr>
          <w:p w14:paraId="16E0E91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4D59D31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9" w:type="pct"/>
          </w:tcPr>
          <w:p w14:paraId="0A050A9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7E74949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9" w:type="pct"/>
          </w:tcPr>
          <w:p w14:paraId="5974DB6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73124FD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9" w:type="pct"/>
          </w:tcPr>
          <w:p w14:paraId="208DDF3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7DBA3C5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9" w:type="pct"/>
          </w:tcPr>
          <w:p w14:paraId="6CA9C83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4873EF6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" w:type="pct"/>
          </w:tcPr>
          <w:p w14:paraId="22B5210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E1C" w:rsidRPr="00C73E1C" w14:paraId="640622E2" w14:textId="77777777" w:rsidTr="00617019">
        <w:trPr>
          <w:jc w:val="center"/>
        </w:trPr>
        <w:tc>
          <w:tcPr>
            <w:tcW w:w="1330" w:type="pct"/>
          </w:tcPr>
          <w:p w14:paraId="7A88EA3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Vigorous activity at work</w:t>
            </w:r>
          </w:p>
        </w:tc>
        <w:tc>
          <w:tcPr>
            <w:tcW w:w="381" w:type="pct"/>
          </w:tcPr>
          <w:p w14:paraId="718D9A8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606D9AA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22" w:type="pct"/>
          </w:tcPr>
          <w:p w14:paraId="67D4189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4EC0641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45CBF31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3C3A5A9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25B1BEB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2EEDB83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70BFD72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0AAD416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33B3685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04B6632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C73E1C" w:rsidRPr="00C73E1C" w14:paraId="30F068B8" w14:textId="77777777" w:rsidTr="00617019">
        <w:trPr>
          <w:jc w:val="center"/>
        </w:trPr>
        <w:tc>
          <w:tcPr>
            <w:tcW w:w="1330" w:type="pct"/>
          </w:tcPr>
          <w:p w14:paraId="5A752AE4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381" w:type="pct"/>
          </w:tcPr>
          <w:p w14:paraId="5BFB5128" w14:textId="20BF1FB5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20 (12.9</w:t>
            </w:r>
            <w:r w:rsidR="00B94B28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53654DB0" w14:textId="169C57D4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0.1</w:t>
            </w:r>
            <w:r w:rsidR="00B94B28"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322" w:type="pct"/>
          </w:tcPr>
          <w:p w14:paraId="706230D3" w14:textId="7D55CE2D" w:rsidR="00E47E9F" w:rsidRPr="00C73E1C" w:rsidRDefault="0074103E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256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21.46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01F81155" w14:textId="52921B6C" w:rsidR="00E47E9F" w:rsidRPr="00C73E1C" w:rsidRDefault="006D775E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0.075</w:t>
            </w:r>
          </w:p>
        </w:tc>
        <w:tc>
          <w:tcPr>
            <w:tcW w:w="309" w:type="pct"/>
          </w:tcPr>
          <w:p w14:paraId="24BD94F7" w14:textId="1A255343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31</w:t>
            </w:r>
            <w:r w:rsidR="007D7C74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r w:rsidR="007D7C74">
              <w:rPr>
                <w:rFonts w:ascii="Times New Roman" w:hAnsi="Times New Roman" w:cs="Times New Roman"/>
                <w:sz w:val="24"/>
                <w:szCs w:val="24"/>
              </w:rPr>
              <w:t>8.98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18088C3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0.008</w:t>
            </w:r>
          </w:p>
        </w:tc>
        <w:tc>
          <w:tcPr>
            <w:tcW w:w="309" w:type="pct"/>
          </w:tcPr>
          <w:p w14:paraId="1AF80B9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277 (45.28)</w:t>
            </w:r>
          </w:p>
        </w:tc>
        <w:tc>
          <w:tcPr>
            <w:tcW w:w="289" w:type="pct"/>
          </w:tcPr>
          <w:p w14:paraId="38E0C7F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0.006</w:t>
            </w:r>
          </w:p>
        </w:tc>
        <w:tc>
          <w:tcPr>
            <w:tcW w:w="309" w:type="pct"/>
          </w:tcPr>
          <w:p w14:paraId="2264261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322 (13.66)</w:t>
            </w:r>
          </w:p>
        </w:tc>
        <w:tc>
          <w:tcPr>
            <w:tcW w:w="289" w:type="pct"/>
          </w:tcPr>
          <w:p w14:paraId="77165EF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309" w:type="pct"/>
          </w:tcPr>
          <w:p w14:paraId="30468B1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706 (26.53)</w:t>
            </w:r>
          </w:p>
        </w:tc>
        <w:tc>
          <w:tcPr>
            <w:tcW w:w="286" w:type="pct"/>
          </w:tcPr>
          <w:p w14:paraId="1D53BFC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0.951</w:t>
            </w:r>
          </w:p>
        </w:tc>
      </w:tr>
      <w:tr w:rsidR="00C73E1C" w:rsidRPr="00C73E1C" w14:paraId="0C03506C" w14:textId="77777777" w:rsidTr="00617019">
        <w:trPr>
          <w:jc w:val="center"/>
        </w:trPr>
        <w:tc>
          <w:tcPr>
            <w:tcW w:w="1330" w:type="pct"/>
          </w:tcPr>
          <w:p w14:paraId="11EE1C42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81" w:type="pct"/>
          </w:tcPr>
          <w:p w14:paraId="76BED967" w14:textId="542EE1D0" w:rsidR="00E47E9F" w:rsidRPr="00C73E1C" w:rsidRDefault="00B94B28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398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8.30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12A744E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360BD8FE" w14:textId="197E3BAB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74103E">
              <w:rPr>
                <w:rFonts w:ascii="Times New Roman" w:hAnsi="Times New Roman" w:cs="Times New Roman"/>
                <w:sz w:val="24"/>
                <w:szCs w:val="24"/>
              </w:rPr>
              <w:t>119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670BF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74103E">
              <w:rPr>
                <w:rFonts w:ascii="Times New Roman" w:hAnsi="Times New Roman" w:cs="Times New Roman"/>
                <w:sz w:val="24"/>
                <w:szCs w:val="24"/>
              </w:rPr>
              <w:t>4.52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7F90582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5F927568" w14:textId="1AC3BE2E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  <w:r w:rsidR="007D7C74">
              <w:rPr>
                <w:rFonts w:ascii="Times New Roman" w:hAnsi="Times New Roman" w:cs="Times New Roman"/>
                <w:sz w:val="24"/>
                <w:szCs w:val="24"/>
              </w:rPr>
              <w:t>69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(30.56)</w:t>
            </w:r>
          </w:p>
        </w:tc>
        <w:tc>
          <w:tcPr>
            <w:tcW w:w="289" w:type="pct"/>
          </w:tcPr>
          <w:p w14:paraId="10AEFB4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23EA031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421 (34.07)</w:t>
            </w:r>
          </w:p>
        </w:tc>
        <w:tc>
          <w:tcPr>
            <w:tcW w:w="289" w:type="pct"/>
          </w:tcPr>
          <w:p w14:paraId="6384993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70F5A37F" w14:textId="231FE475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151</w:t>
            </w:r>
            <w:r w:rsidR="00566E6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(23.3</w:t>
            </w:r>
            <w:r w:rsidR="00566E6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1A8E2FE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5BD098F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836 (26.66)</w:t>
            </w:r>
          </w:p>
        </w:tc>
        <w:tc>
          <w:tcPr>
            <w:tcW w:w="286" w:type="pct"/>
          </w:tcPr>
          <w:p w14:paraId="6C8A2D9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E1C" w:rsidRPr="00C73E1C" w14:paraId="0C4A544E" w14:textId="77777777" w:rsidTr="00617019">
        <w:trPr>
          <w:jc w:val="center"/>
        </w:trPr>
        <w:tc>
          <w:tcPr>
            <w:tcW w:w="1330" w:type="pct"/>
          </w:tcPr>
          <w:p w14:paraId="763107F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Moderate activity at work</w:t>
            </w:r>
          </w:p>
        </w:tc>
        <w:tc>
          <w:tcPr>
            <w:tcW w:w="381" w:type="pct"/>
          </w:tcPr>
          <w:p w14:paraId="520C5D0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3F5AF4D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22" w:type="pct"/>
          </w:tcPr>
          <w:p w14:paraId="1F70E27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48AD6FD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40A9295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34A376A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7E0A9C4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781B67C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4E69187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30DD02C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29C0227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4AF74CC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C73E1C" w:rsidRPr="00C73E1C" w14:paraId="6E3F2EF5" w14:textId="77777777" w:rsidTr="00617019">
        <w:trPr>
          <w:jc w:val="center"/>
        </w:trPr>
        <w:tc>
          <w:tcPr>
            <w:tcW w:w="1330" w:type="pct"/>
          </w:tcPr>
          <w:p w14:paraId="1A90E32B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381" w:type="pct"/>
          </w:tcPr>
          <w:p w14:paraId="4367B041" w14:textId="198C14A1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67 (1</w:t>
            </w:r>
            <w:r w:rsidR="00124C38">
              <w:rPr>
                <w:rFonts w:ascii="Times New Roman" w:hAnsi="Times New Roman" w:cs="Times New Roman"/>
                <w:sz w:val="24"/>
                <w:szCs w:val="24"/>
              </w:rPr>
              <w:t>8.28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7BE179F6" w14:textId="2E0019D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124C38">
              <w:rPr>
                <w:rFonts w:ascii="Times New Roman" w:hAnsi="Times New Roman" w:cs="Times New Roman"/>
                <w:sz w:val="24"/>
                <w:szCs w:val="24"/>
              </w:rPr>
              <w:t>877</w:t>
            </w:r>
          </w:p>
        </w:tc>
        <w:tc>
          <w:tcPr>
            <w:tcW w:w="322" w:type="pct"/>
          </w:tcPr>
          <w:p w14:paraId="1410D618" w14:textId="7EC21012" w:rsidR="00E47E9F" w:rsidRPr="00C73E1C" w:rsidRDefault="0080638C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780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24.66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64F216C8" w14:textId="75EF807E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80638C">
              <w:rPr>
                <w:rFonts w:ascii="Times New Roman" w:hAnsi="Times New Roman" w:cs="Times New Roman"/>
                <w:sz w:val="24"/>
                <w:szCs w:val="24"/>
              </w:rPr>
              <w:t>193</w:t>
            </w:r>
          </w:p>
        </w:tc>
        <w:tc>
          <w:tcPr>
            <w:tcW w:w="309" w:type="pct"/>
          </w:tcPr>
          <w:p w14:paraId="3660DC1C" w14:textId="002148A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147</w:t>
            </w:r>
            <w:r w:rsidR="000C08D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(27.34)</w:t>
            </w:r>
          </w:p>
        </w:tc>
        <w:tc>
          <w:tcPr>
            <w:tcW w:w="289" w:type="pct"/>
          </w:tcPr>
          <w:p w14:paraId="3CE8F5C3" w14:textId="17ECF148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0.53</w:t>
            </w:r>
            <w:r w:rsidR="000C08DF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09" w:type="pct"/>
          </w:tcPr>
          <w:p w14:paraId="502920A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492 (42.43)</w:t>
            </w:r>
          </w:p>
        </w:tc>
        <w:tc>
          <w:tcPr>
            <w:tcW w:w="289" w:type="pct"/>
          </w:tcPr>
          <w:p w14:paraId="54D6158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0.004</w:t>
            </w:r>
          </w:p>
        </w:tc>
        <w:tc>
          <w:tcPr>
            <w:tcW w:w="309" w:type="pct"/>
          </w:tcPr>
          <w:p w14:paraId="34040594" w14:textId="77F20934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136</w:t>
            </w:r>
            <w:r w:rsidR="00531797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(19.5</w:t>
            </w:r>
            <w:r w:rsidR="00531797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1956C11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0.006</w:t>
            </w:r>
          </w:p>
        </w:tc>
        <w:tc>
          <w:tcPr>
            <w:tcW w:w="309" w:type="pct"/>
          </w:tcPr>
          <w:p w14:paraId="3039EC9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1233 (25.72)</w:t>
            </w:r>
          </w:p>
        </w:tc>
        <w:tc>
          <w:tcPr>
            <w:tcW w:w="286" w:type="pct"/>
          </w:tcPr>
          <w:p w14:paraId="39362BE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0.099</w:t>
            </w:r>
          </w:p>
        </w:tc>
      </w:tr>
      <w:tr w:rsidR="00C73E1C" w:rsidRPr="00C73E1C" w14:paraId="72D51D85" w14:textId="77777777" w:rsidTr="00617019">
        <w:trPr>
          <w:jc w:val="center"/>
        </w:trPr>
        <w:tc>
          <w:tcPr>
            <w:tcW w:w="1330" w:type="pct"/>
          </w:tcPr>
          <w:p w14:paraId="08F95861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81" w:type="pct"/>
          </w:tcPr>
          <w:p w14:paraId="60C03FF4" w14:textId="1AFE4B06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124C38">
              <w:rPr>
                <w:rFonts w:ascii="Times New Roman" w:hAnsi="Times New Roman" w:cs="Times New Roman"/>
                <w:sz w:val="24"/>
                <w:szCs w:val="24"/>
              </w:rPr>
              <w:t>51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r w:rsidR="00124C38">
              <w:rPr>
                <w:rFonts w:ascii="Times New Roman" w:hAnsi="Times New Roman" w:cs="Times New Roman"/>
                <w:sz w:val="24"/>
                <w:szCs w:val="24"/>
              </w:rPr>
              <w:t>7.86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4A624EC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38741728" w14:textId="575E9C01" w:rsidR="00E47E9F" w:rsidRPr="00C73E1C" w:rsidRDefault="0080638C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595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22.68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58A9399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6F132A72" w14:textId="3583DE92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101</w:t>
            </w:r>
            <w:r w:rsidR="000C08DF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(28.</w:t>
            </w:r>
            <w:r w:rsidR="000C08DF">
              <w:rPr>
                <w:rFonts w:ascii="Times New Roman" w:hAnsi="Times New Roman" w:cs="Times New Roman"/>
                <w:sz w:val="24"/>
                <w:szCs w:val="24"/>
              </w:rPr>
              <w:t>88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4D505A6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1EA8754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206 (22.07)</w:t>
            </w:r>
          </w:p>
        </w:tc>
        <w:tc>
          <w:tcPr>
            <w:tcW w:w="289" w:type="pct"/>
          </w:tcPr>
          <w:p w14:paraId="3FA84BE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3673F930" w14:textId="1C5F3160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47</w:t>
            </w:r>
            <w:r w:rsidR="00531797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(24.3</w:t>
            </w:r>
            <w:r w:rsidR="00531797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1A2B895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1340C5D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309 (30.36)</w:t>
            </w:r>
          </w:p>
        </w:tc>
        <w:tc>
          <w:tcPr>
            <w:tcW w:w="286" w:type="pct"/>
          </w:tcPr>
          <w:p w14:paraId="36F1BC6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E1C" w:rsidRPr="00C73E1C" w14:paraId="7C7B2D4A" w14:textId="77777777" w:rsidTr="00617019">
        <w:trPr>
          <w:jc w:val="center"/>
        </w:trPr>
        <w:tc>
          <w:tcPr>
            <w:tcW w:w="1330" w:type="pct"/>
          </w:tcPr>
          <w:p w14:paraId="74DA654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Active transport</w:t>
            </w:r>
          </w:p>
        </w:tc>
        <w:tc>
          <w:tcPr>
            <w:tcW w:w="381" w:type="pct"/>
          </w:tcPr>
          <w:p w14:paraId="796D7A6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77FE11F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22" w:type="pct"/>
          </w:tcPr>
          <w:p w14:paraId="690337D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3B83407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354C5ED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4DDEF02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7CB04C7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1272E0A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5C20412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5C7045A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5A2C819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78735B1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C73E1C" w:rsidRPr="00C73E1C" w14:paraId="2F997506" w14:textId="77777777" w:rsidTr="00617019">
        <w:trPr>
          <w:jc w:val="center"/>
        </w:trPr>
        <w:tc>
          <w:tcPr>
            <w:tcW w:w="1330" w:type="pct"/>
          </w:tcPr>
          <w:p w14:paraId="1C857449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381" w:type="pct"/>
          </w:tcPr>
          <w:p w14:paraId="46CAC67F" w14:textId="172B1958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3B5B2E">
              <w:rPr>
                <w:rFonts w:ascii="Times New Roman" w:hAnsi="Times New Roman" w:cs="Times New Roman"/>
                <w:sz w:val="24"/>
                <w:szCs w:val="24"/>
              </w:rPr>
              <w:t>32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(17.</w:t>
            </w:r>
            <w:r w:rsidR="003B5B2E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6C2DD5E5" w14:textId="6B77F85E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3B5B2E">
              <w:rPr>
                <w:rFonts w:ascii="Times New Roman" w:hAnsi="Times New Roman" w:cs="Times New Roman"/>
                <w:sz w:val="24"/>
                <w:szCs w:val="24"/>
              </w:rPr>
              <w:t>362</w:t>
            </w:r>
          </w:p>
        </w:tc>
        <w:tc>
          <w:tcPr>
            <w:tcW w:w="322" w:type="pct"/>
          </w:tcPr>
          <w:p w14:paraId="35739147" w14:textId="723A5E90" w:rsidR="00E47E9F" w:rsidRPr="00C73E1C" w:rsidRDefault="003A3E3A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721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2.11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2D99179A" w14:textId="444AB592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0.00</w:t>
            </w:r>
            <w:r w:rsidR="003A3E3A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09" w:type="pct"/>
          </w:tcPr>
          <w:p w14:paraId="652B3B5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1812 (26.23)</w:t>
            </w:r>
          </w:p>
        </w:tc>
        <w:tc>
          <w:tcPr>
            <w:tcW w:w="289" w:type="pct"/>
          </w:tcPr>
          <w:p w14:paraId="46918FD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309" w:type="pct"/>
          </w:tcPr>
          <w:p w14:paraId="59480D4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292 (29.89)</w:t>
            </w:r>
          </w:p>
        </w:tc>
        <w:tc>
          <w:tcPr>
            <w:tcW w:w="289" w:type="pct"/>
          </w:tcPr>
          <w:p w14:paraId="3C319B3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0.001</w:t>
            </w:r>
          </w:p>
        </w:tc>
        <w:tc>
          <w:tcPr>
            <w:tcW w:w="309" w:type="pct"/>
          </w:tcPr>
          <w:p w14:paraId="561D02BF" w14:textId="6E8C0599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110</w:t>
            </w:r>
            <w:r w:rsidR="001266D8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r w:rsidR="001266D8">
              <w:rPr>
                <w:rFonts w:ascii="Times New Roman" w:hAnsi="Times New Roman" w:cs="Times New Roman"/>
                <w:sz w:val="24"/>
                <w:szCs w:val="24"/>
              </w:rPr>
              <w:t>8.96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31FF2AD6" w14:textId="0CBFBCB1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0.00</w:t>
            </w:r>
            <w:r w:rsidR="001266D8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09" w:type="pct"/>
          </w:tcPr>
          <w:p w14:paraId="251B183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1274 (26.34)</w:t>
            </w:r>
          </w:p>
        </w:tc>
        <w:tc>
          <w:tcPr>
            <w:tcW w:w="286" w:type="pct"/>
          </w:tcPr>
          <w:p w14:paraId="1B7D43A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0.567</w:t>
            </w:r>
          </w:p>
        </w:tc>
      </w:tr>
      <w:tr w:rsidR="00C73E1C" w:rsidRPr="00C73E1C" w14:paraId="0763F16B" w14:textId="77777777" w:rsidTr="00617019">
        <w:trPr>
          <w:jc w:val="center"/>
        </w:trPr>
        <w:tc>
          <w:tcPr>
            <w:tcW w:w="1330" w:type="pct"/>
          </w:tcPr>
          <w:p w14:paraId="2D2B3DB9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81" w:type="pct"/>
          </w:tcPr>
          <w:p w14:paraId="6EEBB42D" w14:textId="1F3CB4B5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3B5B2E">
              <w:rPr>
                <w:rFonts w:ascii="Times New Roman" w:hAnsi="Times New Roman" w:cs="Times New Roman"/>
                <w:sz w:val="24"/>
                <w:szCs w:val="24"/>
              </w:rPr>
              <w:t>88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3B5B2E">
              <w:rPr>
                <w:rFonts w:ascii="Times New Roman" w:hAnsi="Times New Roman" w:cs="Times New Roman"/>
                <w:sz w:val="24"/>
                <w:szCs w:val="24"/>
              </w:rPr>
              <w:t>18.97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636C179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44D29FDA" w14:textId="09DEF0E5" w:rsidR="00E47E9F" w:rsidRPr="00C73E1C" w:rsidRDefault="003A3E3A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654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25.99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5F4B426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653FBCA4" w14:textId="5FA837CA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67</w:t>
            </w:r>
            <w:r w:rsidR="00132E7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(32.5</w:t>
            </w:r>
            <w:r w:rsidR="00132E7A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5934BB2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56FC2C9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406 (46.45)</w:t>
            </w:r>
          </w:p>
        </w:tc>
        <w:tc>
          <w:tcPr>
            <w:tcW w:w="289" w:type="pct"/>
          </w:tcPr>
          <w:p w14:paraId="2346A45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681CA75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732 (22.79)</w:t>
            </w:r>
          </w:p>
        </w:tc>
        <w:tc>
          <w:tcPr>
            <w:tcW w:w="289" w:type="pct"/>
          </w:tcPr>
          <w:p w14:paraId="2E4D158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5E4033E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268 (27.94)</w:t>
            </w:r>
          </w:p>
        </w:tc>
        <w:tc>
          <w:tcPr>
            <w:tcW w:w="286" w:type="pct"/>
          </w:tcPr>
          <w:p w14:paraId="6014573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E1C" w:rsidRPr="00C73E1C" w14:paraId="5CFA73F1" w14:textId="77777777" w:rsidTr="00617019">
        <w:trPr>
          <w:jc w:val="center"/>
        </w:trPr>
        <w:tc>
          <w:tcPr>
            <w:tcW w:w="1330" w:type="pct"/>
          </w:tcPr>
          <w:p w14:paraId="20314E1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Vigorous leisure activity</w:t>
            </w:r>
          </w:p>
        </w:tc>
        <w:tc>
          <w:tcPr>
            <w:tcW w:w="381" w:type="pct"/>
          </w:tcPr>
          <w:p w14:paraId="1E8CC4D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1968E7D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22" w:type="pct"/>
          </w:tcPr>
          <w:p w14:paraId="6893EF1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0E48FF9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2182AF8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2D93CBA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19F936D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08BA8AA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77664F1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2AF4C2B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0ADF3B3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30EF075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C73E1C" w:rsidRPr="00C73E1C" w14:paraId="39F5E38A" w14:textId="77777777" w:rsidTr="00617019">
        <w:trPr>
          <w:jc w:val="center"/>
        </w:trPr>
        <w:tc>
          <w:tcPr>
            <w:tcW w:w="1330" w:type="pct"/>
          </w:tcPr>
          <w:p w14:paraId="0F3ED9BE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381" w:type="pct"/>
          </w:tcPr>
          <w:p w14:paraId="793404CB" w14:textId="356989FC" w:rsidR="00E47E9F" w:rsidRPr="00C73E1C" w:rsidRDefault="00525574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2.23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5BA8D77B" w14:textId="2CDF48E9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r w:rsidR="00525574">
              <w:rPr>
                <w:rFonts w:ascii="Times New Roman" w:hAnsi="Times New Roman" w:cs="Times New Roman"/>
                <w:sz w:val="24"/>
                <w:szCs w:val="24"/>
              </w:rPr>
              <w:t>06</w:t>
            </w:r>
          </w:p>
        </w:tc>
        <w:tc>
          <w:tcPr>
            <w:tcW w:w="322" w:type="pct"/>
          </w:tcPr>
          <w:p w14:paraId="775F6DB6" w14:textId="5E3440C7" w:rsidR="00E47E9F" w:rsidRPr="00C73E1C" w:rsidRDefault="004A0019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17.20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2300CBC4" w14:textId="15A5FA99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4A0019">
              <w:rPr>
                <w:rFonts w:ascii="Times New Roman" w:hAnsi="Times New Roman" w:cs="Times New Roman"/>
                <w:sz w:val="24"/>
                <w:szCs w:val="24"/>
              </w:rPr>
              <w:t>099</w:t>
            </w:r>
          </w:p>
        </w:tc>
        <w:tc>
          <w:tcPr>
            <w:tcW w:w="309" w:type="pct"/>
          </w:tcPr>
          <w:p w14:paraId="7095E05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28 (20.61)</w:t>
            </w:r>
          </w:p>
        </w:tc>
        <w:tc>
          <w:tcPr>
            <w:tcW w:w="289" w:type="pct"/>
          </w:tcPr>
          <w:p w14:paraId="40CD3889" w14:textId="1B8B6D11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132E7A"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309" w:type="pct"/>
          </w:tcPr>
          <w:p w14:paraId="1BFEB73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41 (67.59)</w:t>
            </w:r>
          </w:p>
        </w:tc>
        <w:tc>
          <w:tcPr>
            <w:tcW w:w="289" w:type="pct"/>
          </w:tcPr>
          <w:p w14:paraId="15C76B7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0.031</w:t>
            </w:r>
          </w:p>
        </w:tc>
        <w:tc>
          <w:tcPr>
            <w:tcW w:w="309" w:type="pct"/>
          </w:tcPr>
          <w:p w14:paraId="1E7337DC" w14:textId="1773DF6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="00CF6786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r w:rsidR="00CF6786">
              <w:rPr>
                <w:rFonts w:ascii="Times New Roman" w:hAnsi="Times New Roman" w:cs="Times New Roman"/>
                <w:sz w:val="24"/>
                <w:szCs w:val="24"/>
              </w:rPr>
              <w:t>8.35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4532B529" w14:textId="534E22AC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CF6786">
              <w:rPr>
                <w:rFonts w:ascii="Times New Roman" w:hAnsi="Times New Roman" w:cs="Times New Roman"/>
                <w:sz w:val="24"/>
                <w:szCs w:val="24"/>
              </w:rPr>
              <w:t>433</w:t>
            </w:r>
          </w:p>
        </w:tc>
        <w:tc>
          <w:tcPr>
            <w:tcW w:w="309" w:type="pct"/>
          </w:tcPr>
          <w:p w14:paraId="455CAF4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48 (16.59)</w:t>
            </w:r>
          </w:p>
        </w:tc>
        <w:tc>
          <w:tcPr>
            <w:tcW w:w="286" w:type="pct"/>
          </w:tcPr>
          <w:p w14:paraId="0FBBFD6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0.010</w:t>
            </w:r>
          </w:p>
        </w:tc>
      </w:tr>
      <w:tr w:rsidR="00C73E1C" w:rsidRPr="00C73E1C" w14:paraId="3ECB27D3" w14:textId="77777777" w:rsidTr="00617019">
        <w:trPr>
          <w:jc w:val="center"/>
        </w:trPr>
        <w:tc>
          <w:tcPr>
            <w:tcW w:w="1330" w:type="pct"/>
          </w:tcPr>
          <w:p w14:paraId="2926EDAA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81" w:type="pct"/>
          </w:tcPr>
          <w:p w14:paraId="55786601" w14:textId="29319561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525574">
              <w:rPr>
                <w:rFonts w:ascii="Times New Roman" w:hAnsi="Times New Roman" w:cs="Times New Roman"/>
                <w:sz w:val="24"/>
                <w:szCs w:val="24"/>
              </w:rPr>
              <w:t>72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525574">
              <w:rPr>
                <w:rFonts w:ascii="Times New Roman" w:hAnsi="Times New Roman" w:cs="Times New Roman"/>
                <w:sz w:val="24"/>
                <w:szCs w:val="24"/>
              </w:rPr>
              <w:t>19.54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06EE06A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74815F9F" w14:textId="1E81F488" w:rsidR="00E47E9F" w:rsidRPr="00C73E1C" w:rsidRDefault="004A0019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1345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24.23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223E50B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4BAC7E23" w14:textId="5359E51D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  <w:r w:rsidR="00132E7A">
              <w:rPr>
                <w:rFonts w:ascii="Times New Roman" w:hAnsi="Times New Roman" w:cs="Times New Roman"/>
                <w:sz w:val="24"/>
                <w:szCs w:val="24"/>
              </w:rPr>
              <w:t>58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(28.1</w:t>
            </w:r>
            <w:r w:rsidR="00132E7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336FDAE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652CE59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657 (35.53)</w:t>
            </w:r>
          </w:p>
        </w:tc>
        <w:tc>
          <w:tcPr>
            <w:tcW w:w="289" w:type="pct"/>
          </w:tcPr>
          <w:p w14:paraId="0670DBB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32AA2A70" w14:textId="29971E19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174</w:t>
            </w:r>
            <w:r w:rsidR="00CF6786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(20.5</w:t>
            </w:r>
            <w:r w:rsidR="00CF6786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452AE98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1A4E780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1494 (27.42)</w:t>
            </w:r>
          </w:p>
        </w:tc>
        <w:tc>
          <w:tcPr>
            <w:tcW w:w="286" w:type="pct"/>
          </w:tcPr>
          <w:p w14:paraId="4F605C8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E1C" w:rsidRPr="00C73E1C" w14:paraId="02C450DE" w14:textId="77777777" w:rsidTr="00617019">
        <w:trPr>
          <w:jc w:val="center"/>
        </w:trPr>
        <w:tc>
          <w:tcPr>
            <w:tcW w:w="1330" w:type="pct"/>
          </w:tcPr>
          <w:p w14:paraId="12C38FA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Moderate leisure activity</w:t>
            </w:r>
          </w:p>
        </w:tc>
        <w:tc>
          <w:tcPr>
            <w:tcW w:w="381" w:type="pct"/>
          </w:tcPr>
          <w:p w14:paraId="736A2CB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4B4253C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22" w:type="pct"/>
          </w:tcPr>
          <w:p w14:paraId="4A94D75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4B1589C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1453967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65BF769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7D36781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2DAB063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151B4F5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53C090A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1D79554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52C8F74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C73E1C" w:rsidRPr="00C73E1C" w14:paraId="4F047ED2" w14:textId="77777777" w:rsidTr="00617019">
        <w:trPr>
          <w:jc w:val="center"/>
        </w:trPr>
        <w:tc>
          <w:tcPr>
            <w:tcW w:w="1330" w:type="pct"/>
          </w:tcPr>
          <w:p w14:paraId="405F0CD8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381" w:type="pct"/>
          </w:tcPr>
          <w:p w14:paraId="197C9D28" w14:textId="0085C191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="003363F8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r w:rsidR="00104A2C">
              <w:rPr>
                <w:rFonts w:ascii="Times New Roman" w:hAnsi="Times New Roman" w:cs="Times New Roman"/>
                <w:sz w:val="24"/>
                <w:szCs w:val="24"/>
              </w:rPr>
              <w:t>7.55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5CA5B41D" w14:textId="265F8E73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104A2C">
              <w:rPr>
                <w:rFonts w:ascii="Times New Roman" w:hAnsi="Times New Roman" w:cs="Times New Roman"/>
                <w:sz w:val="24"/>
                <w:szCs w:val="24"/>
              </w:rPr>
              <w:t>763</w:t>
            </w:r>
          </w:p>
        </w:tc>
        <w:tc>
          <w:tcPr>
            <w:tcW w:w="322" w:type="pct"/>
          </w:tcPr>
          <w:p w14:paraId="5BFB994C" w14:textId="52BD7078" w:rsidR="00E47E9F" w:rsidRPr="00C73E1C" w:rsidRDefault="00F94A73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82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19.41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5E34CD80" w14:textId="48908CED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F94A73">
              <w:rPr>
                <w:rFonts w:ascii="Times New Roman" w:hAnsi="Times New Roman" w:cs="Times New Roman"/>
                <w:sz w:val="24"/>
                <w:szCs w:val="24"/>
              </w:rPr>
              <w:t>097</w:t>
            </w:r>
          </w:p>
        </w:tc>
        <w:tc>
          <w:tcPr>
            <w:tcW w:w="309" w:type="pct"/>
          </w:tcPr>
          <w:p w14:paraId="2ABC9FFC" w14:textId="4E22A118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23</w:t>
            </w:r>
            <w:r w:rsidR="004B16F6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(30.</w:t>
            </w:r>
            <w:r w:rsidR="004B16F6">
              <w:rPr>
                <w:rFonts w:ascii="Times New Roman" w:hAnsi="Times New Roman" w:cs="Times New Roman"/>
                <w:sz w:val="24"/>
                <w:szCs w:val="24"/>
              </w:rPr>
              <w:t>72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21526363" w14:textId="218AE31F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4B16F6">
              <w:rPr>
                <w:rFonts w:ascii="Times New Roman" w:hAnsi="Times New Roman" w:cs="Times New Roman"/>
                <w:sz w:val="24"/>
                <w:szCs w:val="24"/>
              </w:rPr>
              <w:t>501</w:t>
            </w:r>
          </w:p>
        </w:tc>
        <w:tc>
          <w:tcPr>
            <w:tcW w:w="309" w:type="pct"/>
          </w:tcPr>
          <w:p w14:paraId="70BB827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52 (68.56)</w:t>
            </w:r>
          </w:p>
        </w:tc>
        <w:tc>
          <w:tcPr>
            <w:tcW w:w="289" w:type="pct"/>
          </w:tcPr>
          <w:p w14:paraId="6488DD3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0.027</w:t>
            </w:r>
          </w:p>
        </w:tc>
        <w:tc>
          <w:tcPr>
            <w:tcW w:w="309" w:type="pct"/>
          </w:tcPr>
          <w:p w14:paraId="719BFDB7" w14:textId="43CF8D4D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="005966B7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r w:rsidR="005966B7">
              <w:rPr>
                <w:rFonts w:ascii="Times New Roman" w:hAnsi="Times New Roman" w:cs="Times New Roman"/>
                <w:sz w:val="24"/>
                <w:szCs w:val="24"/>
              </w:rPr>
              <w:t>7.61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08615B28" w14:textId="0C6C9FBD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5966B7">
              <w:rPr>
                <w:rFonts w:ascii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309" w:type="pct"/>
          </w:tcPr>
          <w:p w14:paraId="19F2C2C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199 (25.01)</w:t>
            </w:r>
          </w:p>
        </w:tc>
        <w:tc>
          <w:tcPr>
            <w:tcW w:w="286" w:type="pct"/>
          </w:tcPr>
          <w:p w14:paraId="1128384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0.454</w:t>
            </w:r>
          </w:p>
        </w:tc>
      </w:tr>
      <w:tr w:rsidR="00C73E1C" w:rsidRPr="00C73E1C" w14:paraId="2BBE88BF" w14:textId="77777777" w:rsidTr="00617019">
        <w:trPr>
          <w:jc w:val="center"/>
        </w:trPr>
        <w:tc>
          <w:tcPr>
            <w:tcW w:w="1330" w:type="pct"/>
          </w:tcPr>
          <w:p w14:paraId="7A821581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81" w:type="pct"/>
          </w:tcPr>
          <w:p w14:paraId="6B7FE02F" w14:textId="22CB5DED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3363F8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r w:rsidR="00104A2C">
              <w:rPr>
                <w:rFonts w:ascii="Times New Roman" w:hAnsi="Times New Roman" w:cs="Times New Roman"/>
                <w:sz w:val="24"/>
                <w:szCs w:val="24"/>
              </w:rPr>
              <w:t>8.26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23C861B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59586518" w14:textId="0E061312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F94A73">
              <w:rPr>
                <w:rFonts w:ascii="Times New Roman" w:hAnsi="Times New Roman" w:cs="Times New Roman"/>
                <w:sz w:val="24"/>
                <w:szCs w:val="24"/>
              </w:rPr>
              <w:t>293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F94A73">
              <w:rPr>
                <w:rFonts w:ascii="Times New Roman" w:hAnsi="Times New Roman" w:cs="Times New Roman"/>
                <w:sz w:val="24"/>
                <w:szCs w:val="24"/>
              </w:rPr>
              <w:t>24.34)</w:t>
            </w:r>
          </w:p>
        </w:tc>
        <w:tc>
          <w:tcPr>
            <w:tcW w:w="289" w:type="pct"/>
          </w:tcPr>
          <w:p w14:paraId="2F2B207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248A1BED" w14:textId="6730461F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225</w:t>
            </w:r>
            <w:r w:rsidR="004B16F6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(27.5</w:t>
            </w:r>
            <w:r w:rsidR="004B16F6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615E15A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7170CD1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646 (35.52)</w:t>
            </w:r>
          </w:p>
        </w:tc>
        <w:tc>
          <w:tcPr>
            <w:tcW w:w="289" w:type="pct"/>
          </w:tcPr>
          <w:p w14:paraId="0F78615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183A2D61" w14:textId="6C3C8BB8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172</w:t>
            </w:r>
            <w:r w:rsidR="005966B7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(20.6</w:t>
            </w:r>
            <w:r w:rsidR="005966B7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0AEBAA9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0DFD5B1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1343 (26.92)</w:t>
            </w:r>
          </w:p>
        </w:tc>
        <w:tc>
          <w:tcPr>
            <w:tcW w:w="286" w:type="pct"/>
          </w:tcPr>
          <w:p w14:paraId="4B9B9C0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E1C" w:rsidRPr="00C73E1C" w14:paraId="6349A2DA" w14:textId="77777777" w:rsidTr="00617019">
        <w:trPr>
          <w:jc w:val="center"/>
        </w:trPr>
        <w:tc>
          <w:tcPr>
            <w:tcW w:w="1330" w:type="pct"/>
          </w:tcPr>
          <w:p w14:paraId="4790E20D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Obesity</w:t>
            </w:r>
          </w:p>
        </w:tc>
        <w:tc>
          <w:tcPr>
            <w:tcW w:w="381" w:type="pct"/>
          </w:tcPr>
          <w:p w14:paraId="1C3CDE5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9" w:type="pct"/>
          </w:tcPr>
          <w:p w14:paraId="6629C23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6B0C63F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9" w:type="pct"/>
          </w:tcPr>
          <w:p w14:paraId="5563C61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6FB3EFD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9" w:type="pct"/>
          </w:tcPr>
          <w:p w14:paraId="6504285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6B8CCF3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9" w:type="pct"/>
          </w:tcPr>
          <w:p w14:paraId="13F799D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1CD509E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9" w:type="pct"/>
          </w:tcPr>
          <w:p w14:paraId="33E972A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1DE0500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" w:type="pct"/>
          </w:tcPr>
          <w:p w14:paraId="416BE55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E1C" w:rsidRPr="00C73E1C" w14:paraId="798F6392" w14:textId="77777777" w:rsidTr="00617019">
        <w:trPr>
          <w:jc w:val="center"/>
        </w:trPr>
        <w:tc>
          <w:tcPr>
            <w:tcW w:w="1330" w:type="pct"/>
          </w:tcPr>
          <w:p w14:paraId="1AF96F2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381" w:type="pct"/>
          </w:tcPr>
          <w:p w14:paraId="6E29B222" w14:textId="5DF4D413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5A7AD6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DE45E1">
              <w:rPr>
                <w:rFonts w:ascii="Times New Roman" w:hAnsi="Times New Roman" w:cs="Times New Roman"/>
                <w:sz w:val="24"/>
                <w:szCs w:val="24"/>
              </w:rPr>
              <w:t>39.89)</w:t>
            </w:r>
          </w:p>
        </w:tc>
        <w:tc>
          <w:tcPr>
            <w:tcW w:w="289" w:type="pct"/>
          </w:tcPr>
          <w:p w14:paraId="50A3BE6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322" w:type="pct"/>
          </w:tcPr>
          <w:p w14:paraId="34CD7A5F" w14:textId="7A03DAC8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F86678">
              <w:rPr>
                <w:rFonts w:ascii="Times New Roman" w:hAnsi="Times New Roman" w:cs="Times New Roman"/>
                <w:sz w:val="24"/>
                <w:szCs w:val="24"/>
              </w:rPr>
              <w:t>66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(5</w:t>
            </w:r>
            <w:r w:rsidR="00F86678">
              <w:rPr>
                <w:rFonts w:ascii="Times New Roman" w:hAnsi="Times New Roman" w:cs="Times New Roman"/>
                <w:sz w:val="24"/>
                <w:szCs w:val="24"/>
              </w:rPr>
              <w:t>1.35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49DC646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309" w:type="pct"/>
          </w:tcPr>
          <w:p w14:paraId="2703BD3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309 (57.60)</w:t>
            </w:r>
          </w:p>
        </w:tc>
        <w:tc>
          <w:tcPr>
            <w:tcW w:w="289" w:type="pct"/>
          </w:tcPr>
          <w:p w14:paraId="557F015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309" w:type="pct"/>
          </w:tcPr>
          <w:p w14:paraId="0462FA9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28 (42.14)</w:t>
            </w:r>
          </w:p>
        </w:tc>
        <w:tc>
          <w:tcPr>
            <w:tcW w:w="289" w:type="pct"/>
          </w:tcPr>
          <w:p w14:paraId="64351F9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0.980</w:t>
            </w:r>
          </w:p>
        </w:tc>
        <w:tc>
          <w:tcPr>
            <w:tcW w:w="309" w:type="pct"/>
          </w:tcPr>
          <w:p w14:paraId="650ACE4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243 (44.56)</w:t>
            </w:r>
          </w:p>
        </w:tc>
        <w:tc>
          <w:tcPr>
            <w:tcW w:w="289" w:type="pct"/>
          </w:tcPr>
          <w:p w14:paraId="6A9890D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309" w:type="pct"/>
          </w:tcPr>
          <w:p w14:paraId="79F9B5D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151 (54.39)</w:t>
            </w:r>
          </w:p>
        </w:tc>
        <w:tc>
          <w:tcPr>
            <w:tcW w:w="286" w:type="pct"/>
          </w:tcPr>
          <w:p w14:paraId="7BC2C1B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</w:tr>
      <w:tr w:rsidR="00C73E1C" w:rsidRPr="00C73E1C" w14:paraId="0710537D" w14:textId="77777777" w:rsidTr="00617019">
        <w:trPr>
          <w:jc w:val="center"/>
        </w:trPr>
        <w:tc>
          <w:tcPr>
            <w:tcW w:w="1330" w:type="pct"/>
          </w:tcPr>
          <w:p w14:paraId="0CEBD83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81" w:type="pct"/>
          </w:tcPr>
          <w:p w14:paraId="4ED39445" w14:textId="203299D0" w:rsidR="00E47E9F" w:rsidRPr="00C73E1C" w:rsidRDefault="00DE45E1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299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14.99)</w:t>
            </w:r>
          </w:p>
        </w:tc>
        <w:tc>
          <w:tcPr>
            <w:tcW w:w="289" w:type="pct"/>
          </w:tcPr>
          <w:p w14:paraId="25EBFB6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69194EB3" w14:textId="484CF3C8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F86678">
              <w:rPr>
                <w:rFonts w:ascii="Times New Roman" w:hAnsi="Times New Roman" w:cs="Times New Roman"/>
                <w:sz w:val="24"/>
                <w:szCs w:val="24"/>
              </w:rPr>
              <w:t>182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r w:rsidR="00F86678">
              <w:rPr>
                <w:rFonts w:ascii="Times New Roman" w:hAnsi="Times New Roman" w:cs="Times New Roman"/>
                <w:sz w:val="24"/>
                <w:szCs w:val="24"/>
              </w:rPr>
              <w:t>2.63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0AED1B8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454585C6" w14:textId="35475356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217</w:t>
            </w:r>
            <w:r w:rsidR="00D85046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(26.3</w:t>
            </w:r>
            <w:r w:rsidR="00D85046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1729C93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3918CCA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661 (42.45)</w:t>
            </w:r>
          </w:p>
        </w:tc>
        <w:tc>
          <w:tcPr>
            <w:tcW w:w="289" w:type="pct"/>
          </w:tcPr>
          <w:p w14:paraId="076FC05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6532A0BF" w14:textId="2E4BFBFC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  <w:r w:rsidR="00B42F03">
              <w:rPr>
                <w:rFonts w:ascii="Times New Roman" w:hAnsi="Times New Roman" w:cs="Times New Roman"/>
                <w:sz w:val="24"/>
                <w:szCs w:val="24"/>
              </w:rPr>
              <w:t>59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(19.</w:t>
            </w:r>
            <w:r w:rsidR="00B42F03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624DA2B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5769275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1389 (25.56)</w:t>
            </w:r>
          </w:p>
        </w:tc>
        <w:tc>
          <w:tcPr>
            <w:tcW w:w="286" w:type="pct"/>
          </w:tcPr>
          <w:p w14:paraId="7816358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85F94FD" w14:textId="77777777" w:rsidR="00E47E9F" w:rsidRPr="00C73E1C" w:rsidRDefault="00E47E9F" w:rsidP="00C73E1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8E2AFCD" w14:textId="77777777" w:rsidR="00E47E9F" w:rsidRPr="00C73E1C" w:rsidRDefault="00E47E9F" w:rsidP="00C73E1C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6C682D1C" w14:textId="340EC678" w:rsidR="00E47E9F" w:rsidRPr="00C73E1C" w:rsidRDefault="00E47E9F" w:rsidP="00C73E1C">
      <w:pPr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C73E1C">
        <w:rPr>
          <w:rFonts w:ascii="Times New Roman" w:hAnsi="Times New Roman" w:cs="Times New Roman"/>
          <w:b/>
          <w:bCs/>
          <w:kern w:val="0"/>
          <w:sz w:val="24"/>
          <w:szCs w:val="24"/>
        </w:rPr>
        <w:lastRenderedPageBreak/>
        <w:t xml:space="preserve">Table </w:t>
      </w:r>
      <w:r w:rsidR="005E1CEC">
        <w:rPr>
          <w:rFonts w:ascii="Times New Roman" w:hAnsi="Times New Roman" w:cs="Times New Roman"/>
          <w:b/>
          <w:bCs/>
          <w:kern w:val="0"/>
          <w:sz w:val="24"/>
          <w:szCs w:val="24"/>
        </w:rPr>
        <w:t>8</w:t>
      </w:r>
      <w:r w:rsidRPr="00C73E1C">
        <w:rPr>
          <w:rFonts w:ascii="Times New Roman" w:hAnsi="Times New Roman" w:cs="Times New Roman"/>
          <w:b/>
          <w:bCs/>
          <w:kern w:val="0"/>
          <w:sz w:val="24"/>
          <w:szCs w:val="24"/>
        </w:rPr>
        <w:t>: Weighted descriptive statistics of socio-economic variables associated with Hyperglycemia status in Southeast Asian adults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763"/>
        <w:gridCol w:w="865"/>
        <w:gridCol w:w="843"/>
        <w:gridCol w:w="1255"/>
        <w:gridCol w:w="1051"/>
        <w:gridCol w:w="865"/>
        <w:gridCol w:w="843"/>
        <w:gridCol w:w="1143"/>
        <w:gridCol w:w="1344"/>
        <w:gridCol w:w="865"/>
        <w:gridCol w:w="843"/>
        <w:gridCol w:w="865"/>
        <w:gridCol w:w="843"/>
      </w:tblGrid>
      <w:tr w:rsidR="00E47E9F" w:rsidRPr="00C73E1C" w14:paraId="2B0CC482" w14:textId="77777777" w:rsidTr="006B325A">
        <w:tc>
          <w:tcPr>
            <w:tcW w:w="3763" w:type="dxa"/>
          </w:tcPr>
          <w:p w14:paraId="73978A79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Variables</w:t>
            </w:r>
          </w:p>
        </w:tc>
        <w:tc>
          <w:tcPr>
            <w:tcW w:w="11625" w:type="dxa"/>
            <w:gridSpan w:val="12"/>
          </w:tcPr>
          <w:p w14:paraId="17A8352D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Told had a high blood glucose (Hyperglycemia), weighted n (%)</w:t>
            </w:r>
          </w:p>
        </w:tc>
      </w:tr>
      <w:tr w:rsidR="00E47E9F" w:rsidRPr="00C73E1C" w14:paraId="3FF734DB" w14:textId="77777777" w:rsidTr="006B325A">
        <w:tc>
          <w:tcPr>
            <w:tcW w:w="3763" w:type="dxa"/>
          </w:tcPr>
          <w:p w14:paraId="23DB7BCE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708" w:type="dxa"/>
            <w:gridSpan w:val="2"/>
          </w:tcPr>
          <w:p w14:paraId="07280F74" w14:textId="77777777" w:rsid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Maldives </w:t>
            </w:r>
          </w:p>
          <w:p w14:paraId="6B648192" w14:textId="6F5FCF75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</w:t>
            </w:r>
            <w:r w:rsidR="00F90745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= </w:t>
            </w:r>
            <w:r w:rsidR="005E1CE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107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)</w:t>
            </w:r>
          </w:p>
        </w:tc>
        <w:tc>
          <w:tcPr>
            <w:tcW w:w="2306" w:type="dxa"/>
            <w:gridSpan w:val="2"/>
          </w:tcPr>
          <w:p w14:paraId="09CBBD0C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Sri Lanka</w:t>
            </w:r>
          </w:p>
          <w:p w14:paraId="68202456" w14:textId="1879AEBF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(</w:t>
            </w:r>
            <w:r w:rsidR="00F90745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n</w:t>
            </w:r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 xml:space="preserve"> =</w:t>
            </w:r>
            <w:r w:rsidR="00F90745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 xml:space="preserve"> </w:t>
            </w:r>
            <w:r w:rsidR="005E1CE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330</w:t>
            </w:r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)</w:t>
            </w:r>
          </w:p>
        </w:tc>
        <w:tc>
          <w:tcPr>
            <w:tcW w:w="1708" w:type="dxa"/>
            <w:gridSpan w:val="2"/>
          </w:tcPr>
          <w:p w14:paraId="341EF32D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Myanmar</w:t>
            </w:r>
          </w:p>
          <w:p w14:paraId="2263C976" w14:textId="7E64498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</w:t>
            </w:r>
            <w:r w:rsidR="00F90745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n 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=</w:t>
            </w:r>
            <w:r w:rsidR="00F90745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  <w:r w:rsidR="00AA5399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513</w:t>
            </w:r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)</w:t>
            </w:r>
          </w:p>
        </w:tc>
        <w:tc>
          <w:tcPr>
            <w:tcW w:w="2487" w:type="dxa"/>
            <w:gridSpan w:val="2"/>
          </w:tcPr>
          <w:p w14:paraId="69346B9D" w14:textId="48A9C219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Timor-Leste</w:t>
            </w:r>
          </w:p>
          <w:p w14:paraId="1B114546" w14:textId="1F3D08B6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</w:t>
            </w:r>
            <w:r w:rsidR="00D35DFA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=</w:t>
            </w:r>
            <w:r w:rsidR="009B76E1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61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)</w:t>
            </w:r>
          </w:p>
        </w:tc>
        <w:tc>
          <w:tcPr>
            <w:tcW w:w="1708" w:type="dxa"/>
            <w:gridSpan w:val="2"/>
          </w:tcPr>
          <w:p w14:paraId="009B3CBD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Bangladesh</w:t>
            </w:r>
          </w:p>
          <w:p w14:paraId="5E75DBE0" w14:textId="7957C903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</w:t>
            </w:r>
            <w:r w:rsidR="00F90745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= </w:t>
            </w:r>
            <w:r w:rsidR="00E212E1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1705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)</w:t>
            </w:r>
          </w:p>
        </w:tc>
        <w:tc>
          <w:tcPr>
            <w:tcW w:w="1708" w:type="dxa"/>
            <w:gridSpan w:val="2"/>
          </w:tcPr>
          <w:p w14:paraId="6A810993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Nepal</w:t>
            </w:r>
          </w:p>
          <w:p w14:paraId="7359329A" w14:textId="78B819ED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</w:t>
            </w:r>
            <w:r w:rsidR="00F90745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= </w:t>
            </w:r>
            <w:r w:rsidR="00FE711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308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)</w:t>
            </w:r>
          </w:p>
        </w:tc>
      </w:tr>
      <w:tr w:rsidR="00E47E9F" w:rsidRPr="00C73E1C" w14:paraId="1CD496A4" w14:textId="77777777" w:rsidTr="006B325A">
        <w:tc>
          <w:tcPr>
            <w:tcW w:w="3763" w:type="dxa"/>
          </w:tcPr>
          <w:p w14:paraId="09B39997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865" w:type="dxa"/>
          </w:tcPr>
          <w:p w14:paraId="4A17FC23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 (%)</w:t>
            </w:r>
          </w:p>
        </w:tc>
        <w:tc>
          <w:tcPr>
            <w:tcW w:w="843" w:type="dxa"/>
          </w:tcPr>
          <w:p w14:paraId="1530B318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P-value</w:t>
            </w:r>
          </w:p>
        </w:tc>
        <w:tc>
          <w:tcPr>
            <w:tcW w:w="1255" w:type="dxa"/>
          </w:tcPr>
          <w:p w14:paraId="0853542C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 (%)</w:t>
            </w:r>
          </w:p>
        </w:tc>
        <w:tc>
          <w:tcPr>
            <w:tcW w:w="1051" w:type="dxa"/>
          </w:tcPr>
          <w:p w14:paraId="7FD0D527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P-value</w:t>
            </w:r>
          </w:p>
        </w:tc>
        <w:tc>
          <w:tcPr>
            <w:tcW w:w="865" w:type="dxa"/>
          </w:tcPr>
          <w:p w14:paraId="098E29B7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 (%)</w:t>
            </w:r>
          </w:p>
        </w:tc>
        <w:tc>
          <w:tcPr>
            <w:tcW w:w="843" w:type="dxa"/>
          </w:tcPr>
          <w:p w14:paraId="2DE2FE5D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P-value</w:t>
            </w:r>
          </w:p>
        </w:tc>
        <w:tc>
          <w:tcPr>
            <w:tcW w:w="1143" w:type="dxa"/>
          </w:tcPr>
          <w:p w14:paraId="7845080E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 (%)</w:t>
            </w:r>
          </w:p>
        </w:tc>
        <w:tc>
          <w:tcPr>
            <w:tcW w:w="1344" w:type="dxa"/>
          </w:tcPr>
          <w:p w14:paraId="0B52EBDD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P-value</w:t>
            </w:r>
          </w:p>
        </w:tc>
        <w:tc>
          <w:tcPr>
            <w:tcW w:w="865" w:type="dxa"/>
          </w:tcPr>
          <w:p w14:paraId="072F2A9F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 (%)</w:t>
            </w:r>
          </w:p>
        </w:tc>
        <w:tc>
          <w:tcPr>
            <w:tcW w:w="843" w:type="dxa"/>
          </w:tcPr>
          <w:p w14:paraId="3782C51E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P-value</w:t>
            </w:r>
          </w:p>
        </w:tc>
        <w:tc>
          <w:tcPr>
            <w:tcW w:w="865" w:type="dxa"/>
          </w:tcPr>
          <w:p w14:paraId="2ED0E1F2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 (%)</w:t>
            </w:r>
          </w:p>
        </w:tc>
        <w:tc>
          <w:tcPr>
            <w:tcW w:w="843" w:type="dxa"/>
          </w:tcPr>
          <w:p w14:paraId="1E78D6C9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P-value</w:t>
            </w:r>
          </w:p>
        </w:tc>
      </w:tr>
      <w:tr w:rsidR="00E47E9F" w:rsidRPr="00C73E1C" w14:paraId="0DBD896C" w14:textId="77777777" w:rsidTr="006B325A">
        <w:tc>
          <w:tcPr>
            <w:tcW w:w="3763" w:type="dxa"/>
          </w:tcPr>
          <w:p w14:paraId="22A3DF3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Socio-economic background</w:t>
            </w:r>
          </w:p>
        </w:tc>
        <w:tc>
          <w:tcPr>
            <w:tcW w:w="865" w:type="dxa"/>
          </w:tcPr>
          <w:p w14:paraId="03B6AEA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3" w:type="dxa"/>
          </w:tcPr>
          <w:p w14:paraId="1255F6B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5" w:type="dxa"/>
          </w:tcPr>
          <w:p w14:paraId="06E65BA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51" w:type="dxa"/>
          </w:tcPr>
          <w:p w14:paraId="4E566CE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649CE15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3" w:type="dxa"/>
          </w:tcPr>
          <w:p w14:paraId="717C9C8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3" w:type="dxa"/>
          </w:tcPr>
          <w:p w14:paraId="548D67B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44" w:type="dxa"/>
          </w:tcPr>
          <w:p w14:paraId="4FD0C9B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17D87E4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3" w:type="dxa"/>
          </w:tcPr>
          <w:p w14:paraId="6772289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218CE44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3" w:type="dxa"/>
          </w:tcPr>
          <w:p w14:paraId="351F52F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0BF73E38" w14:textId="77777777" w:rsidTr="006B325A">
        <w:tc>
          <w:tcPr>
            <w:tcW w:w="3763" w:type="dxa"/>
          </w:tcPr>
          <w:p w14:paraId="3B4DAB9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Age (18 years or above) </w:t>
            </w:r>
          </w:p>
        </w:tc>
        <w:tc>
          <w:tcPr>
            <w:tcW w:w="865" w:type="dxa"/>
          </w:tcPr>
          <w:p w14:paraId="2DBD3C1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4FB61B1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255" w:type="dxa"/>
          </w:tcPr>
          <w:p w14:paraId="1839FCB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051" w:type="dxa"/>
          </w:tcPr>
          <w:p w14:paraId="03A0337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65" w:type="dxa"/>
          </w:tcPr>
          <w:p w14:paraId="33E377A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3871510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43" w:type="dxa"/>
          </w:tcPr>
          <w:p w14:paraId="6E3F395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344" w:type="dxa"/>
          </w:tcPr>
          <w:p w14:paraId="0A877B6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65" w:type="dxa"/>
          </w:tcPr>
          <w:p w14:paraId="0A94D15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0A2FCAA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65" w:type="dxa"/>
          </w:tcPr>
          <w:p w14:paraId="667F210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362386C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106F0952" w14:textId="77777777" w:rsidTr="006B325A">
        <w:tc>
          <w:tcPr>
            <w:tcW w:w="3763" w:type="dxa"/>
          </w:tcPr>
          <w:p w14:paraId="271A925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18-29</w:t>
            </w:r>
          </w:p>
        </w:tc>
        <w:tc>
          <w:tcPr>
            <w:tcW w:w="865" w:type="dxa"/>
          </w:tcPr>
          <w:p w14:paraId="416D86B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12 (1.87)</w:t>
            </w:r>
          </w:p>
        </w:tc>
        <w:tc>
          <w:tcPr>
            <w:tcW w:w="843" w:type="dxa"/>
          </w:tcPr>
          <w:p w14:paraId="21D7377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1255" w:type="dxa"/>
          </w:tcPr>
          <w:p w14:paraId="587871AD" w14:textId="080C1F69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3760E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3760E9">
              <w:rPr>
                <w:rFonts w:ascii="Times New Roman" w:hAnsi="Times New Roman" w:cs="Times New Roman"/>
                <w:sz w:val="24"/>
                <w:szCs w:val="24"/>
              </w:rPr>
              <w:t>1.89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051" w:type="dxa"/>
          </w:tcPr>
          <w:p w14:paraId="1FADEDB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865" w:type="dxa"/>
          </w:tcPr>
          <w:p w14:paraId="6E844BB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 (1.12)</w:t>
            </w:r>
          </w:p>
        </w:tc>
        <w:tc>
          <w:tcPr>
            <w:tcW w:w="843" w:type="dxa"/>
          </w:tcPr>
          <w:p w14:paraId="645A3A1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1143" w:type="dxa"/>
          </w:tcPr>
          <w:p w14:paraId="74749465" w14:textId="152BCEFA" w:rsidR="00E47E9F" w:rsidRPr="00C73E1C" w:rsidRDefault="00C41B99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0.66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344" w:type="dxa"/>
          </w:tcPr>
          <w:p w14:paraId="376DDE6D" w14:textId="4CB00145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C41B99">
              <w:rPr>
                <w:rFonts w:ascii="Times New Roman" w:hAnsi="Times New Roman" w:cs="Times New Roman"/>
                <w:sz w:val="24"/>
                <w:szCs w:val="24"/>
              </w:rPr>
              <w:t>058</w:t>
            </w:r>
          </w:p>
        </w:tc>
        <w:tc>
          <w:tcPr>
            <w:tcW w:w="865" w:type="dxa"/>
          </w:tcPr>
          <w:p w14:paraId="0CFADFA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436 (4.48)</w:t>
            </w:r>
          </w:p>
        </w:tc>
        <w:tc>
          <w:tcPr>
            <w:tcW w:w="843" w:type="dxa"/>
          </w:tcPr>
          <w:p w14:paraId="0F61E9C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865" w:type="dxa"/>
          </w:tcPr>
          <w:p w14:paraId="3A5212F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23 (2.40)</w:t>
            </w:r>
          </w:p>
        </w:tc>
        <w:tc>
          <w:tcPr>
            <w:tcW w:w="843" w:type="dxa"/>
          </w:tcPr>
          <w:p w14:paraId="79AD825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</w:tr>
      <w:tr w:rsidR="00E47E9F" w:rsidRPr="00C73E1C" w14:paraId="4538A3A6" w14:textId="77777777" w:rsidTr="006B325A">
        <w:tc>
          <w:tcPr>
            <w:tcW w:w="3763" w:type="dxa"/>
          </w:tcPr>
          <w:p w14:paraId="0EC5590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30-44</w:t>
            </w:r>
          </w:p>
        </w:tc>
        <w:tc>
          <w:tcPr>
            <w:tcW w:w="865" w:type="dxa"/>
          </w:tcPr>
          <w:p w14:paraId="43F5D50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16 (2.83)</w:t>
            </w:r>
          </w:p>
        </w:tc>
        <w:tc>
          <w:tcPr>
            <w:tcW w:w="843" w:type="dxa"/>
          </w:tcPr>
          <w:p w14:paraId="48FB870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5" w:type="dxa"/>
          </w:tcPr>
          <w:p w14:paraId="7477E491" w14:textId="4A844520" w:rsidR="00E47E9F" w:rsidRPr="00C73E1C" w:rsidRDefault="003760E9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74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(5.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56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051" w:type="dxa"/>
          </w:tcPr>
          <w:p w14:paraId="3688846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2E4BB19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119 (4.16)</w:t>
            </w:r>
          </w:p>
        </w:tc>
        <w:tc>
          <w:tcPr>
            <w:tcW w:w="843" w:type="dxa"/>
          </w:tcPr>
          <w:p w14:paraId="28E8CFB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3" w:type="dxa"/>
          </w:tcPr>
          <w:p w14:paraId="06755B80" w14:textId="31CE108B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C41B9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(1.</w:t>
            </w:r>
            <w:r w:rsidR="00C41B99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344" w:type="dxa"/>
          </w:tcPr>
          <w:p w14:paraId="5F4403E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4F57B7C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660 (8.97)</w:t>
            </w:r>
          </w:p>
        </w:tc>
        <w:tc>
          <w:tcPr>
            <w:tcW w:w="843" w:type="dxa"/>
          </w:tcPr>
          <w:p w14:paraId="7331F97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5F3D83C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105 (6.54)</w:t>
            </w:r>
          </w:p>
        </w:tc>
        <w:tc>
          <w:tcPr>
            <w:tcW w:w="843" w:type="dxa"/>
          </w:tcPr>
          <w:p w14:paraId="55F5793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12866A29" w14:textId="77777777" w:rsidTr="006B325A">
        <w:tc>
          <w:tcPr>
            <w:tcW w:w="3763" w:type="dxa"/>
          </w:tcPr>
          <w:p w14:paraId="28EB01A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45-59</w:t>
            </w:r>
          </w:p>
        </w:tc>
        <w:tc>
          <w:tcPr>
            <w:tcW w:w="865" w:type="dxa"/>
          </w:tcPr>
          <w:p w14:paraId="5AAA4DA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56 (10.09)</w:t>
            </w:r>
          </w:p>
        </w:tc>
        <w:tc>
          <w:tcPr>
            <w:tcW w:w="843" w:type="dxa"/>
          </w:tcPr>
          <w:p w14:paraId="527233D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5" w:type="dxa"/>
          </w:tcPr>
          <w:p w14:paraId="023CC5EF" w14:textId="20CA91AD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  <w:r w:rsidR="003760E9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(11.</w:t>
            </w:r>
            <w:r w:rsidR="003760E9">
              <w:rPr>
                <w:rFonts w:ascii="Times New Roman" w:hAnsi="Times New Roman" w:cs="Times New Roman"/>
                <w:sz w:val="24"/>
                <w:szCs w:val="24"/>
              </w:rPr>
              <w:t>00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051" w:type="dxa"/>
          </w:tcPr>
          <w:p w14:paraId="7082261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4BFBDFA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283 (8.40)</w:t>
            </w:r>
          </w:p>
        </w:tc>
        <w:tc>
          <w:tcPr>
            <w:tcW w:w="843" w:type="dxa"/>
          </w:tcPr>
          <w:p w14:paraId="18C0DDE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3" w:type="dxa"/>
          </w:tcPr>
          <w:p w14:paraId="3A0E53B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21 (2.58)</w:t>
            </w:r>
          </w:p>
        </w:tc>
        <w:tc>
          <w:tcPr>
            <w:tcW w:w="1344" w:type="dxa"/>
          </w:tcPr>
          <w:p w14:paraId="52AD868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660F42C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470 (11.27)</w:t>
            </w:r>
          </w:p>
        </w:tc>
        <w:tc>
          <w:tcPr>
            <w:tcW w:w="843" w:type="dxa"/>
          </w:tcPr>
          <w:p w14:paraId="7281ED0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7D6E7DA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123 (10.49)</w:t>
            </w:r>
          </w:p>
        </w:tc>
        <w:tc>
          <w:tcPr>
            <w:tcW w:w="843" w:type="dxa"/>
          </w:tcPr>
          <w:p w14:paraId="12D8642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2DCA80F4" w14:textId="77777777" w:rsidTr="006B325A">
        <w:tc>
          <w:tcPr>
            <w:tcW w:w="3763" w:type="dxa"/>
          </w:tcPr>
          <w:p w14:paraId="49A3596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60 or above</w:t>
            </w:r>
          </w:p>
        </w:tc>
        <w:tc>
          <w:tcPr>
            <w:tcW w:w="865" w:type="dxa"/>
          </w:tcPr>
          <w:p w14:paraId="1AA961D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23 (20.49)</w:t>
            </w:r>
          </w:p>
        </w:tc>
        <w:tc>
          <w:tcPr>
            <w:tcW w:w="843" w:type="dxa"/>
          </w:tcPr>
          <w:p w14:paraId="6F1C43E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5" w:type="dxa"/>
          </w:tcPr>
          <w:p w14:paraId="2A6524D2" w14:textId="341EBF98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="003760E9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(11.</w:t>
            </w:r>
            <w:r w:rsidR="003760E9">
              <w:rPr>
                <w:rFonts w:ascii="Times New Roman" w:hAnsi="Times New Roman" w:cs="Times New Roman"/>
                <w:sz w:val="24"/>
                <w:szCs w:val="24"/>
              </w:rPr>
              <w:t>77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051" w:type="dxa"/>
          </w:tcPr>
          <w:p w14:paraId="05425F8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5E57DD0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103 (11.49)</w:t>
            </w:r>
          </w:p>
        </w:tc>
        <w:tc>
          <w:tcPr>
            <w:tcW w:w="843" w:type="dxa"/>
          </w:tcPr>
          <w:p w14:paraId="6BC7B36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3" w:type="dxa"/>
          </w:tcPr>
          <w:p w14:paraId="673A7066" w14:textId="5FD71316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C41B9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(1.</w:t>
            </w:r>
            <w:r w:rsidR="00C41B99">
              <w:rPr>
                <w:rFonts w:ascii="Times New Roman" w:hAnsi="Times New Roman" w:cs="Times New Roman"/>
                <w:sz w:val="24"/>
                <w:szCs w:val="24"/>
              </w:rPr>
              <w:t>37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344" w:type="dxa"/>
          </w:tcPr>
          <w:p w14:paraId="47F6EE2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671BBDC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139 (14.38)</w:t>
            </w:r>
          </w:p>
        </w:tc>
        <w:tc>
          <w:tcPr>
            <w:tcW w:w="843" w:type="dxa"/>
          </w:tcPr>
          <w:p w14:paraId="2E4CC3E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52034BE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57 (8.00)</w:t>
            </w:r>
          </w:p>
        </w:tc>
        <w:tc>
          <w:tcPr>
            <w:tcW w:w="843" w:type="dxa"/>
          </w:tcPr>
          <w:p w14:paraId="6382D8F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50D9F03A" w14:textId="77777777" w:rsidTr="006B325A">
        <w:tc>
          <w:tcPr>
            <w:tcW w:w="3763" w:type="dxa"/>
          </w:tcPr>
          <w:p w14:paraId="4CC1E8D5" w14:textId="77777777" w:rsidR="00E47E9F" w:rsidRPr="006B325A" w:rsidRDefault="00E47E9F" w:rsidP="00C73E1C">
            <w:pPr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AD4BA6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Sex</w:t>
            </w:r>
          </w:p>
        </w:tc>
        <w:tc>
          <w:tcPr>
            <w:tcW w:w="865" w:type="dxa"/>
          </w:tcPr>
          <w:p w14:paraId="460E053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22EA5CD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255" w:type="dxa"/>
          </w:tcPr>
          <w:p w14:paraId="13F9038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051" w:type="dxa"/>
          </w:tcPr>
          <w:p w14:paraId="5309B7F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65" w:type="dxa"/>
          </w:tcPr>
          <w:p w14:paraId="36E49CE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7B655AD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43" w:type="dxa"/>
          </w:tcPr>
          <w:p w14:paraId="7A5B822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344" w:type="dxa"/>
          </w:tcPr>
          <w:p w14:paraId="239E446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65" w:type="dxa"/>
          </w:tcPr>
          <w:p w14:paraId="09B2081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0DED45C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65" w:type="dxa"/>
          </w:tcPr>
          <w:p w14:paraId="629BB57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0A8CA67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4499ABAE" w14:textId="77777777" w:rsidTr="006B325A">
        <w:tc>
          <w:tcPr>
            <w:tcW w:w="3763" w:type="dxa"/>
          </w:tcPr>
          <w:p w14:paraId="53E1BD3B" w14:textId="59042375" w:rsidR="00E47E9F" w:rsidRPr="00C73E1C" w:rsidRDefault="007632F0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Male</w:t>
            </w:r>
          </w:p>
        </w:tc>
        <w:tc>
          <w:tcPr>
            <w:tcW w:w="865" w:type="dxa"/>
          </w:tcPr>
          <w:p w14:paraId="16256A4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27 (2.48)</w:t>
            </w:r>
          </w:p>
        </w:tc>
        <w:tc>
          <w:tcPr>
            <w:tcW w:w="843" w:type="dxa"/>
          </w:tcPr>
          <w:p w14:paraId="346C256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0.010</w:t>
            </w:r>
          </w:p>
        </w:tc>
        <w:tc>
          <w:tcPr>
            <w:tcW w:w="1255" w:type="dxa"/>
          </w:tcPr>
          <w:p w14:paraId="33E4A070" w14:textId="0A77CC19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  <w:r w:rsidR="0010677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(6.</w:t>
            </w:r>
            <w:r w:rsidR="0010677C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051" w:type="dxa"/>
          </w:tcPr>
          <w:p w14:paraId="64EBBA5B" w14:textId="30DD80FF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10677C">
              <w:rPr>
                <w:rFonts w:ascii="Times New Roman" w:hAnsi="Times New Roman" w:cs="Times New Roman"/>
                <w:sz w:val="24"/>
                <w:szCs w:val="24"/>
              </w:rPr>
              <w:t>558</w:t>
            </w:r>
          </w:p>
        </w:tc>
        <w:tc>
          <w:tcPr>
            <w:tcW w:w="865" w:type="dxa"/>
          </w:tcPr>
          <w:p w14:paraId="425934D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111 (4.51)</w:t>
            </w:r>
          </w:p>
        </w:tc>
        <w:tc>
          <w:tcPr>
            <w:tcW w:w="843" w:type="dxa"/>
          </w:tcPr>
          <w:p w14:paraId="734BDDC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1143" w:type="dxa"/>
          </w:tcPr>
          <w:p w14:paraId="40885A23" w14:textId="75F12FF0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8B79BE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8B79BE">
              <w:rPr>
                <w:rFonts w:ascii="Times New Roman" w:hAnsi="Times New Roman" w:cs="Times New Roman"/>
                <w:sz w:val="24"/>
                <w:szCs w:val="24"/>
              </w:rPr>
              <w:t>0.99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344" w:type="dxa"/>
          </w:tcPr>
          <w:p w14:paraId="49F6BCC4" w14:textId="40C907B1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D05A16">
              <w:rPr>
                <w:rFonts w:ascii="Times New Roman" w:hAnsi="Times New Roman" w:cs="Times New Roman"/>
                <w:sz w:val="24"/>
                <w:szCs w:val="24"/>
              </w:rPr>
              <w:t>396</w:t>
            </w:r>
          </w:p>
        </w:tc>
        <w:tc>
          <w:tcPr>
            <w:tcW w:w="865" w:type="dxa"/>
          </w:tcPr>
          <w:p w14:paraId="19B4930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834 (9.57)</w:t>
            </w:r>
          </w:p>
        </w:tc>
        <w:tc>
          <w:tcPr>
            <w:tcW w:w="843" w:type="dxa"/>
          </w:tcPr>
          <w:p w14:paraId="3F7A507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0.084</w:t>
            </w:r>
          </w:p>
        </w:tc>
        <w:tc>
          <w:tcPr>
            <w:tcW w:w="865" w:type="dxa"/>
          </w:tcPr>
          <w:p w14:paraId="526E7B1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130 (6.25)</w:t>
            </w:r>
          </w:p>
        </w:tc>
        <w:tc>
          <w:tcPr>
            <w:tcW w:w="843" w:type="dxa"/>
          </w:tcPr>
          <w:p w14:paraId="737402B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0.275</w:t>
            </w:r>
          </w:p>
        </w:tc>
      </w:tr>
      <w:tr w:rsidR="00E47E9F" w:rsidRPr="00C73E1C" w14:paraId="1F22D0CB" w14:textId="77777777" w:rsidTr="006B325A">
        <w:tc>
          <w:tcPr>
            <w:tcW w:w="3763" w:type="dxa"/>
          </w:tcPr>
          <w:p w14:paraId="565C13D7" w14:textId="7B38F4BA" w:rsidR="00E47E9F" w:rsidRPr="00C73E1C" w:rsidRDefault="007632F0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Female</w:t>
            </w:r>
          </w:p>
        </w:tc>
        <w:tc>
          <w:tcPr>
            <w:tcW w:w="865" w:type="dxa"/>
          </w:tcPr>
          <w:p w14:paraId="257212F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80 (4.94)</w:t>
            </w:r>
          </w:p>
        </w:tc>
        <w:tc>
          <w:tcPr>
            <w:tcW w:w="843" w:type="dxa"/>
          </w:tcPr>
          <w:p w14:paraId="244DA0B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5" w:type="dxa"/>
          </w:tcPr>
          <w:p w14:paraId="511B34F1" w14:textId="622FB24B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10677C">
              <w:rPr>
                <w:rFonts w:ascii="Times New Roman" w:hAnsi="Times New Roman" w:cs="Times New Roman"/>
                <w:sz w:val="24"/>
                <w:szCs w:val="24"/>
              </w:rPr>
              <w:t>05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10677C">
              <w:rPr>
                <w:rFonts w:ascii="Times New Roman" w:hAnsi="Times New Roman" w:cs="Times New Roman"/>
                <w:sz w:val="24"/>
                <w:szCs w:val="24"/>
              </w:rPr>
              <w:t>6.64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051" w:type="dxa"/>
          </w:tcPr>
          <w:p w14:paraId="1BCADEB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50CDD74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402 (6.65)</w:t>
            </w:r>
          </w:p>
        </w:tc>
        <w:tc>
          <w:tcPr>
            <w:tcW w:w="843" w:type="dxa"/>
          </w:tcPr>
          <w:p w14:paraId="03C9D59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3" w:type="dxa"/>
          </w:tcPr>
          <w:p w14:paraId="71136D79" w14:textId="23E0461A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8B79BE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(1.4</w:t>
            </w:r>
            <w:r w:rsidR="008B79B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344" w:type="dxa"/>
          </w:tcPr>
          <w:p w14:paraId="115BAB9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04D2008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871 (7.98)</w:t>
            </w:r>
          </w:p>
        </w:tc>
        <w:tc>
          <w:tcPr>
            <w:tcW w:w="843" w:type="dxa"/>
          </w:tcPr>
          <w:p w14:paraId="076B9BA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46402B1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178 (5.33)</w:t>
            </w:r>
          </w:p>
        </w:tc>
        <w:tc>
          <w:tcPr>
            <w:tcW w:w="843" w:type="dxa"/>
          </w:tcPr>
          <w:p w14:paraId="26C2EDA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0DDDCF57" w14:textId="77777777" w:rsidTr="006B325A">
        <w:tc>
          <w:tcPr>
            <w:tcW w:w="3763" w:type="dxa"/>
          </w:tcPr>
          <w:p w14:paraId="15B0C20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Highest level of education</w:t>
            </w:r>
          </w:p>
        </w:tc>
        <w:tc>
          <w:tcPr>
            <w:tcW w:w="865" w:type="dxa"/>
          </w:tcPr>
          <w:p w14:paraId="39106EE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467C082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255" w:type="dxa"/>
          </w:tcPr>
          <w:p w14:paraId="1F52D29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051" w:type="dxa"/>
          </w:tcPr>
          <w:p w14:paraId="476674D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65" w:type="dxa"/>
          </w:tcPr>
          <w:p w14:paraId="409DA24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7A67DB9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43" w:type="dxa"/>
          </w:tcPr>
          <w:p w14:paraId="7D5FAFC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344" w:type="dxa"/>
          </w:tcPr>
          <w:p w14:paraId="5AE75E9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65" w:type="dxa"/>
          </w:tcPr>
          <w:p w14:paraId="792516C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1EE7D28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65" w:type="dxa"/>
          </w:tcPr>
          <w:p w14:paraId="3E84067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69F8EE6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2C0CE4" w:rsidRPr="00C73E1C" w14:paraId="59D7DA5A" w14:textId="77777777" w:rsidTr="006B325A">
        <w:tc>
          <w:tcPr>
            <w:tcW w:w="3763" w:type="dxa"/>
          </w:tcPr>
          <w:p w14:paraId="1167F6C1" w14:textId="64C50145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 formal schooling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 basic literacy</w:t>
            </w:r>
          </w:p>
        </w:tc>
        <w:tc>
          <w:tcPr>
            <w:tcW w:w="865" w:type="dxa"/>
          </w:tcPr>
          <w:p w14:paraId="5C71FBCA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57 (8.41)</w:t>
            </w:r>
          </w:p>
        </w:tc>
        <w:tc>
          <w:tcPr>
            <w:tcW w:w="843" w:type="dxa"/>
          </w:tcPr>
          <w:p w14:paraId="1BD55EA2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1255" w:type="dxa"/>
          </w:tcPr>
          <w:p w14:paraId="639C360E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14 (4.52)</w:t>
            </w:r>
          </w:p>
        </w:tc>
        <w:tc>
          <w:tcPr>
            <w:tcW w:w="1051" w:type="dxa"/>
          </w:tcPr>
          <w:p w14:paraId="7AD2A2AE" w14:textId="74CE8F6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r w:rsidR="00576144">
              <w:rPr>
                <w:rFonts w:ascii="Times New Roman" w:hAnsi="Times New Roman" w:cs="Times New Roman"/>
                <w:sz w:val="24"/>
                <w:szCs w:val="24"/>
              </w:rPr>
              <w:t>63</w:t>
            </w:r>
          </w:p>
        </w:tc>
        <w:tc>
          <w:tcPr>
            <w:tcW w:w="865" w:type="dxa"/>
          </w:tcPr>
          <w:p w14:paraId="7DB7E71E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62 (6.03)</w:t>
            </w:r>
          </w:p>
        </w:tc>
        <w:tc>
          <w:tcPr>
            <w:tcW w:w="843" w:type="dxa"/>
          </w:tcPr>
          <w:p w14:paraId="132A581F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0.108</w:t>
            </w:r>
          </w:p>
        </w:tc>
        <w:tc>
          <w:tcPr>
            <w:tcW w:w="1143" w:type="dxa"/>
          </w:tcPr>
          <w:p w14:paraId="5A83583B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18 (0.98)</w:t>
            </w:r>
          </w:p>
        </w:tc>
        <w:tc>
          <w:tcPr>
            <w:tcW w:w="1344" w:type="dxa"/>
          </w:tcPr>
          <w:p w14:paraId="7BDCA765" w14:textId="33604C5E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DF61D4">
              <w:rPr>
                <w:rFonts w:ascii="Times New Roman" w:hAnsi="Times New Roman" w:cs="Times New Roman"/>
                <w:sz w:val="24"/>
                <w:szCs w:val="24"/>
              </w:rPr>
              <w:t>862</w:t>
            </w:r>
          </w:p>
        </w:tc>
        <w:tc>
          <w:tcPr>
            <w:tcW w:w="865" w:type="dxa"/>
          </w:tcPr>
          <w:p w14:paraId="5B0ED755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409 (8.40)</w:t>
            </w:r>
          </w:p>
        </w:tc>
        <w:tc>
          <w:tcPr>
            <w:tcW w:w="843" w:type="dxa"/>
          </w:tcPr>
          <w:p w14:paraId="6367CBA4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865" w:type="dxa"/>
          </w:tcPr>
          <w:p w14:paraId="1FFC44C5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 (15.97)</w:t>
            </w:r>
          </w:p>
        </w:tc>
        <w:tc>
          <w:tcPr>
            <w:tcW w:w="843" w:type="dxa"/>
          </w:tcPr>
          <w:p w14:paraId="2BE70C83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0.114</w:t>
            </w:r>
          </w:p>
        </w:tc>
      </w:tr>
      <w:tr w:rsidR="002C0CE4" w:rsidRPr="00C73E1C" w14:paraId="741D8C19" w14:textId="77777777" w:rsidTr="006B325A">
        <w:tc>
          <w:tcPr>
            <w:tcW w:w="3763" w:type="dxa"/>
          </w:tcPr>
          <w:p w14:paraId="48E08397" w14:textId="105E85FF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Less than primary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 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Primary school completed</w:t>
            </w:r>
          </w:p>
        </w:tc>
        <w:tc>
          <w:tcPr>
            <w:tcW w:w="865" w:type="dxa"/>
          </w:tcPr>
          <w:p w14:paraId="682509FA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30 (5.25)</w:t>
            </w:r>
          </w:p>
        </w:tc>
        <w:tc>
          <w:tcPr>
            <w:tcW w:w="843" w:type="dxa"/>
          </w:tcPr>
          <w:p w14:paraId="6FFC98A7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5" w:type="dxa"/>
          </w:tcPr>
          <w:p w14:paraId="487940E5" w14:textId="6A2C2843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576144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576144">
              <w:rPr>
                <w:rFonts w:ascii="Times New Roman" w:hAnsi="Times New Roman" w:cs="Times New Roman"/>
                <w:sz w:val="24"/>
                <w:szCs w:val="24"/>
              </w:rPr>
              <w:t>8.04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051" w:type="dxa"/>
          </w:tcPr>
          <w:p w14:paraId="6EBB5F57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254577C1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277 (4.84)</w:t>
            </w:r>
          </w:p>
        </w:tc>
        <w:tc>
          <w:tcPr>
            <w:tcW w:w="843" w:type="dxa"/>
          </w:tcPr>
          <w:p w14:paraId="750FF75C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3" w:type="dxa"/>
          </w:tcPr>
          <w:p w14:paraId="009172DF" w14:textId="2BB415BB" w:rsidR="002C0CE4" w:rsidRPr="00C73E1C" w:rsidRDefault="00DF61D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29</w:t>
            </w:r>
            <w:r w:rsidR="002C0CE4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21</w:t>
            </w:r>
            <w:r w:rsidR="002C0CE4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344" w:type="dxa"/>
          </w:tcPr>
          <w:p w14:paraId="66F07E98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33358628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725 (7.93)</w:t>
            </w:r>
          </w:p>
        </w:tc>
        <w:tc>
          <w:tcPr>
            <w:tcW w:w="843" w:type="dxa"/>
          </w:tcPr>
          <w:p w14:paraId="276871EB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6CE6FF7D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97 (5.88)</w:t>
            </w:r>
          </w:p>
        </w:tc>
        <w:tc>
          <w:tcPr>
            <w:tcW w:w="843" w:type="dxa"/>
          </w:tcPr>
          <w:p w14:paraId="74E4444F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C0CE4" w:rsidRPr="00C73E1C" w14:paraId="5ADD5C90" w14:textId="77777777" w:rsidTr="006B325A">
        <w:tc>
          <w:tcPr>
            <w:tcW w:w="3763" w:type="dxa"/>
          </w:tcPr>
          <w:p w14:paraId="2C948F99" w14:textId="36B271B7" w:rsidR="002C0CE4" w:rsidRPr="00C73E1C" w:rsidRDefault="002C0CE4" w:rsidP="002C0C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Secondary school completed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 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High school completed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865" w:type="dxa"/>
          </w:tcPr>
          <w:p w14:paraId="5A55A571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12 (1.84)</w:t>
            </w:r>
          </w:p>
        </w:tc>
        <w:tc>
          <w:tcPr>
            <w:tcW w:w="843" w:type="dxa"/>
          </w:tcPr>
          <w:p w14:paraId="22B8B71F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5" w:type="dxa"/>
          </w:tcPr>
          <w:p w14:paraId="2355D649" w14:textId="6D7EB24F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="00576144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(7.6</w:t>
            </w:r>
            <w:r w:rsidR="00576144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051" w:type="dxa"/>
          </w:tcPr>
          <w:p w14:paraId="2F0A86F0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41E7658D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132 (6.74)</w:t>
            </w:r>
          </w:p>
        </w:tc>
        <w:tc>
          <w:tcPr>
            <w:tcW w:w="843" w:type="dxa"/>
          </w:tcPr>
          <w:p w14:paraId="652FAD2F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3" w:type="dxa"/>
          </w:tcPr>
          <w:p w14:paraId="7113D18B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12 (1.17)</w:t>
            </w:r>
          </w:p>
        </w:tc>
        <w:tc>
          <w:tcPr>
            <w:tcW w:w="1344" w:type="dxa"/>
          </w:tcPr>
          <w:p w14:paraId="205AA9CC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5130CAF4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372 (8.61)</w:t>
            </w:r>
          </w:p>
        </w:tc>
        <w:tc>
          <w:tcPr>
            <w:tcW w:w="843" w:type="dxa"/>
          </w:tcPr>
          <w:p w14:paraId="57E6D64B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4DB7EB6A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64 (4.77)</w:t>
            </w:r>
          </w:p>
        </w:tc>
        <w:tc>
          <w:tcPr>
            <w:tcW w:w="843" w:type="dxa"/>
          </w:tcPr>
          <w:p w14:paraId="23CF1821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C0CE4" w:rsidRPr="00C73E1C" w14:paraId="325B1175" w14:textId="77777777" w:rsidTr="006B325A">
        <w:tc>
          <w:tcPr>
            <w:tcW w:w="3763" w:type="dxa"/>
          </w:tcPr>
          <w:p w14:paraId="7934F173" w14:textId="308B76B6" w:rsidR="002C0CE4" w:rsidRPr="00C73E1C" w:rsidRDefault="002C0CE4" w:rsidP="002C0C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College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or higher </w:t>
            </w:r>
          </w:p>
        </w:tc>
        <w:tc>
          <w:tcPr>
            <w:tcW w:w="865" w:type="dxa"/>
          </w:tcPr>
          <w:p w14:paraId="7F1FD39E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 (3.81)</w:t>
            </w:r>
          </w:p>
        </w:tc>
        <w:tc>
          <w:tcPr>
            <w:tcW w:w="843" w:type="dxa"/>
          </w:tcPr>
          <w:p w14:paraId="03064492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5" w:type="dxa"/>
          </w:tcPr>
          <w:p w14:paraId="2281455F" w14:textId="0B7AEBFD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  <w:r w:rsidR="0057614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576144">
              <w:rPr>
                <w:rFonts w:ascii="Times New Roman" w:hAnsi="Times New Roman" w:cs="Times New Roman"/>
                <w:sz w:val="24"/>
                <w:szCs w:val="24"/>
              </w:rPr>
              <w:t>5.64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051" w:type="dxa"/>
          </w:tcPr>
          <w:p w14:paraId="544F070F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76CEA81B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40 (7.14)</w:t>
            </w:r>
          </w:p>
        </w:tc>
        <w:tc>
          <w:tcPr>
            <w:tcW w:w="843" w:type="dxa"/>
          </w:tcPr>
          <w:p w14:paraId="711415F5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3" w:type="dxa"/>
          </w:tcPr>
          <w:p w14:paraId="2A9B457A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 (2.3)</w:t>
            </w:r>
          </w:p>
        </w:tc>
        <w:tc>
          <w:tcPr>
            <w:tcW w:w="1344" w:type="dxa"/>
          </w:tcPr>
          <w:p w14:paraId="21C51B56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21B666B2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197 (19.15)</w:t>
            </w:r>
          </w:p>
        </w:tc>
        <w:tc>
          <w:tcPr>
            <w:tcW w:w="843" w:type="dxa"/>
          </w:tcPr>
          <w:p w14:paraId="6D8E73D5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0CFEA2ED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17 (8.39)</w:t>
            </w:r>
          </w:p>
        </w:tc>
        <w:tc>
          <w:tcPr>
            <w:tcW w:w="843" w:type="dxa"/>
          </w:tcPr>
          <w:p w14:paraId="1FBD0AFB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5CACEC3D" w14:textId="77777777" w:rsidTr="006B325A">
        <w:tc>
          <w:tcPr>
            <w:tcW w:w="3763" w:type="dxa"/>
          </w:tcPr>
          <w:p w14:paraId="6AB979E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Marital status</w:t>
            </w:r>
          </w:p>
        </w:tc>
        <w:tc>
          <w:tcPr>
            <w:tcW w:w="865" w:type="dxa"/>
          </w:tcPr>
          <w:p w14:paraId="6886D9A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1857C43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255" w:type="dxa"/>
          </w:tcPr>
          <w:p w14:paraId="7A102E5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051" w:type="dxa"/>
          </w:tcPr>
          <w:p w14:paraId="59CE220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65" w:type="dxa"/>
          </w:tcPr>
          <w:p w14:paraId="53FB8A4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73F5BB8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43" w:type="dxa"/>
          </w:tcPr>
          <w:p w14:paraId="3528518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344" w:type="dxa"/>
          </w:tcPr>
          <w:p w14:paraId="66CBC0D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65" w:type="dxa"/>
          </w:tcPr>
          <w:p w14:paraId="31B2D9E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355EDAF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65" w:type="dxa"/>
          </w:tcPr>
          <w:p w14:paraId="13034AB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00551FA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1E640459" w14:textId="77777777" w:rsidTr="006B325A">
        <w:tc>
          <w:tcPr>
            <w:tcW w:w="3763" w:type="dxa"/>
          </w:tcPr>
          <w:p w14:paraId="70EFC96F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Currently Married</w:t>
            </w:r>
          </w:p>
        </w:tc>
        <w:tc>
          <w:tcPr>
            <w:tcW w:w="865" w:type="dxa"/>
          </w:tcPr>
          <w:p w14:paraId="3A0F976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82 (4.69)</w:t>
            </w:r>
          </w:p>
        </w:tc>
        <w:tc>
          <w:tcPr>
            <w:tcW w:w="843" w:type="dxa"/>
          </w:tcPr>
          <w:p w14:paraId="0330B38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0.008</w:t>
            </w:r>
          </w:p>
        </w:tc>
        <w:tc>
          <w:tcPr>
            <w:tcW w:w="1255" w:type="dxa"/>
          </w:tcPr>
          <w:p w14:paraId="7E63D26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051" w:type="dxa"/>
          </w:tcPr>
          <w:p w14:paraId="568A9DA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65" w:type="dxa"/>
          </w:tcPr>
          <w:p w14:paraId="1ECE9B9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409 (5.94)</w:t>
            </w:r>
          </w:p>
        </w:tc>
        <w:tc>
          <w:tcPr>
            <w:tcW w:w="843" w:type="dxa"/>
          </w:tcPr>
          <w:p w14:paraId="7733786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0.019</w:t>
            </w:r>
          </w:p>
        </w:tc>
        <w:tc>
          <w:tcPr>
            <w:tcW w:w="1143" w:type="dxa"/>
          </w:tcPr>
          <w:p w14:paraId="0C9EAFA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54 (1.35)</w:t>
            </w:r>
          </w:p>
        </w:tc>
        <w:tc>
          <w:tcPr>
            <w:tcW w:w="1344" w:type="dxa"/>
          </w:tcPr>
          <w:p w14:paraId="3EC58856" w14:textId="05BC0694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C0005E">
              <w:rPr>
                <w:rFonts w:ascii="Times New Roman" w:hAnsi="Times New Roman" w:cs="Times New Roman"/>
                <w:sz w:val="24"/>
                <w:szCs w:val="24"/>
              </w:rPr>
              <w:t>336</w:t>
            </w:r>
          </w:p>
        </w:tc>
        <w:tc>
          <w:tcPr>
            <w:tcW w:w="865" w:type="dxa"/>
          </w:tcPr>
          <w:p w14:paraId="3B0C2FF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1570 (8.97)</w:t>
            </w:r>
          </w:p>
        </w:tc>
        <w:tc>
          <w:tcPr>
            <w:tcW w:w="843" w:type="dxa"/>
          </w:tcPr>
          <w:p w14:paraId="5D98358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0.161</w:t>
            </w:r>
          </w:p>
        </w:tc>
        <w:tc>
          <w:tcPr>
            <w:tcW w:w="865" w:type="dxa"/>
          </w:tcPr>
          <w:p w14:paraId="334B258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287 (6.51)</w:t>
            </w:r>
          </w:p>
        </w:tc>
        <w:tc>
          <w:tcPr>
            <w:tcW w:w="843" w:type="dxa"/>
          </w:tcPr>
          <w:p w14:paraId="64EACA6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</w:tr>
      <w:tr w:rsidR="00E47E9F" w:rsidRPr="00C73E1C" w14:paraId="08D72406" w14:textId="77777777" w:rsidTr="006B325A">
        <w:tc>
          <w:tcPr>
            <w:tcW w:w="3763" w:type="dxa"/>
          </w:tcPr>
          <w:p w14:paraId="7E079AE0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Not Married</w:t>
            </w:r>
          </w:p>
        </w:tc>
        <w:tc>
          <w:tcPr>
            <w:tcW w:w="865" w:type="dxa"/>
          </w:tcPr>
          <w:p w14:paraId="04CD8DB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24 (2.15)</w:t>
            </w:r>
          </w:p>
        </w:tc>
        <w:tc>
          <w:tcPr>
            <w:tcW w:w="843" w:type="dxa"/>
          </w:tcPr>
          <w:p w14:paraId="5CC1A52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5" w:type="dxa"/>
          </w:tcPr>
          <w:p w14:paraId="0BE8B71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051" w:type="dxa"/>
          </w:tcPr>
          <w:p w14:paraId="79C38CA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5DF779B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104 (4.39)</w:t>
            </w:r>
          </w:p>
        </w:tc>
        <w:tc>
          <w:tcPr>
            <w:tcW w:w="843" w:type="dxa"/>
          </w:tcPr>
          <w:p w14:paraId="7A066C2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3" w:type="dxa"/>
          </w:tcPr>
          <w:p w14:paraId="636EFC5D" w14:textId="72080EBB" w:rsidR="00E47E9F" w:rsidRPr="00C73E1C" w:rsidRDefault="00C0005E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0.76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344" w:type="dxa"/>
          </w:tcPr>
          <w:p w14:paraId="33D455A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73E5ACC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198 (6.79)</w:t>
            </w:r>
          </w:p>
        </w:tc>
        <w:tc>
          <w:tcPr>
            <w:tcW w:w="843" w:type="dxa"/>
          </w:tcPr>
          <w:p w14:paraId="4D22E78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4F17E7C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21 (1.87)</w:t>
            </w:r>
          </w:p>
        </w:tc>
        <w:tc>
          <w:tcPr>
            <w:tcW w:w="843" w:type="dxa"/>
          </w:tcPr>
          <w:p w14:paraId="6324763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76524E5F" w14:textId="77777777" w:rsidTr="006B325A">
        <w:tc>
          <w:tcPr>
            <w:tcW w:w="3763" w:type="dxa"/>
          </w:tcPr>
          <w:p w14:paraId="408DB51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Work status</w:t>
            </w:r>
          </w:p>
        </w:tc>
        <w:tc>
          <w:tcPr>
            <w:tcW w:w="865" w:type="dxa"/>
          </w:tcPr>
          <w:p w14:paraId="17686AE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1BD9E0F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255" w:type="dxa"/>
          </w:tcPr>
          <w:p w14:paraId="1097E3F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051" w:type="dxa"/>
          </w:tcPr>
          <w:p w14:paraId="2E10F66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65" w:type="dxa"/>
          </w:tcPr>
          <w:p w14:paraId="5BC8F94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480FCCF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43" w:type="dxa"/>
          </w:tcPr>
          <w:p w14:paraId="2136239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344" w:type="dxa"/>
          </w:tcPr>
          <w:p w14:paraId="34FF991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65" w:type="dxa"/>
          </w:tcPr>
          <w:p w14:paraId="4C9FF2C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2F31685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65" w:type="dxa"/>
          </w:tcPr>
          <w:p w14:paraId="157D170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7AE9CC5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7AE3A8AB" w14:textId="77777777" w:rsidTr="006B325A">
        <w:tc>
          <w:tcPr>
            <w:tcW w:w="3763" w:type="dxa"/>
          </w:tcPr>
          <w:p w14:paraId="4E958813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Employee/Business/Agriculture/</w:t>
            </w:r>
            <w:proofErr w:type="spellStart"/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Labour</w:t>
            </w:r>
            <w:proofErr w:type="spellEnd"/>
          </w:p>
        </w:tc>
        <w:tc>
          <w:tcPr>
            <w:tcW w:w="865" w:type="dxa"/>
          </w:tcPr>
          <w:p w14:paraId="59921A9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21 (2.49)</w:t>
            </w:r>
          </w:p>
        </w:tc>
        <w:tc>
          <w:tcPr>
            <w:tcW w:w="843" w:type="dxa"/>
          </w:tcPr>
          <w:p w14:paraId="5512FCF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0.041</w:t>
            </w:r>
          </w:p>
        </w:tc>
        <w:tc>
          <w:tcPr>
            <w:tcW w:w="1255" w:type="dxa"/>
          </w:tcPr>
          <w:p w14:paraId="547EFE45" w14:textId="7CAB9AB4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C35EA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(6.</w:t>
            </w:r>
            <w:r w:rsidR="00C35EA7">
              <w:rPr>
                <w:rFonts w:ascii="Times New Roman" w:hAnsi="Times New Roman" w:cs="Times New Roman"/>
                <w:sz w:val="24"/>
                <w:szCs w:val="24"/>
              </w:rPr>
              <w:t>26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051" w:type="dxa"/>
          </w:tcPr>
          <w:p w14:paraId="26ED90E8" w14:textId="5E5ADBEE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r w:rsidR="00266E51">
              <w:rPr>
                <w:rFonts w:ascii="Times New Roman" w:hAnsi="Times New Roman" w:cs="Times New Roman"/>
                <w:sz w:val="24"/>
                <w:szCs w:val="24"/>
              </w:rPr>
              <w:t>61</w:t>
            </w:r>
          </w:p>
        </w:tc>
        <w:tc>
          <w:tcPr>
            <w:tcW w:w="865" w:type="dxa"/>
          </w:tcPr>
          <w:p w14:paraId="02DCE71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50 (4.11)</w:t>
            </w:r>
          </w:p>
        </w:tc>
        <w:tc>
          <w:tcPr>
            <w:tcW w:w="843" w:type="dxa"/>
          </w:tcPr>
          <w:p w14:paraId="6F99B91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0.259</w:t>
            </w:r>
          </w:p>
        </w:tc>
        <w:tc>
          <w:tcPr>
            <w:tcW w:w="1143" w:type="dxa"/>
          </w:tcPr>
          <w:p w14:paraId="775E847E" w14:textId="42180BCF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C0005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C0005E">
              <w:rPr>
                <w:rFonts w:ascii="Times New Roman" w:hAnsi="Times New Roman" w:cs="Times New Roman"/>
                <w:sz w:val="24"/>
                <w:szCs w:val="24"/>
              </w:rPr>
              <w:t>2.2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3)</w:t>
            </w:r>
          </w:p>
        </w:tc>
        <w:tc>
          <w:tcPr>
            <w:tcW w:w="1344" w:type="dxa"/>
          </w:tcPr>
          <w:p w14:paraId="000DBE27" w14:textId="2F89EEF9" w:rsidR="00E47E9F" w:rsidRPr="00C73E1C" w:rsidRDefault="00C0005E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0.203</w:t>
            </w:r>
          </w:p>
        </w:tc>
        <w:tc>
          <w:tcPr>
            <w:tcW w:w="865" w:type="dxa"/>
          </w:tcPr>
          <w:p w14:paraId="2A4492B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771 (9.52)</w:t>
            </w:r>
          </w:p>
        </w:tc>
        <w:tc>
          <w:tcPr>
            <w:tcW w:w="843" w:type="dxa"/>
          </w:tcPr>
          <w:p w14:paraId="23BC76C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0.064</w:t>
            </w:r>
          </w:p>
        </w:tc>
        <w:tc>
          <w:tcPr>
            <w:tcW w:w="865" w:type="dxa"/>
          </w:tcPr>
          <w:p w14:paraId="1026908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38 (7.24)</w:t>
            </w:r>
          </w:p>
        </w:tc>
        <w:tc>
          <w:tcPr>
            <w:tcW w:w="843" w:type="dxa"/>
          </w:tcPr>
          <w:p w14:paraId="3283872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0.065</w:t>
            </w:r>
          </w:p>
        </w:tc>
      </w:tr>
      <w:tr w:rsidR="00E47E9F" w:rsidRPr="00C73E1C" w14:paraId="6AED38B6" w14:textId="77777777" w:rsidTr="006B325A">
        <w:tc>
          <w:tcPr>
            <w:tcW w:w="3763" w:type="dxa"/>
          </w:tcPr>
          <w:p w14:paraId="0ACAA45B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Home maker/Other voluntary work</w:t>
            </w:r>
          </w:p>
        </w:tc>
        <w:tc>
          <w:tcPr>
            <w:tcW w:w="865" w:type="dxa"/>
          </w:tcPr>
          <w:p w14:paraId="1B0FF0D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49 (4.33)</w:t>
            </w:r>
          </w:p>
        </w:tc>
        <w:tc>
          <w:tcPr>
            <w:tcW w:w="843" w:type="dxa"/>
          </w:tcPr>
          <w:p w14:paraId="4D96D09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5" w:type="dxa"/>
          </w:tcPr>
          <w:p w14:paraId="2DCC9642" w14:textId="27A0C004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  <w:r w:rsidR="00C35EA7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(7.</w:t>
            </w:r>
            <w:r w:rsidR="00C35EA7">
              <w:rPr>
                <w:rFonts w:ascii="Times New Roman" w:hAnsi="Times New Roman" w:cs="Times New Roman"/>
                <w:sz w:val="24"/>
                <w:szCs w:val="24"/>
              </w:rPr>
              <w:t>36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051" w:type="dxa"/>
          </w:tcPr>
          <w:p w14:paraId="1CAD295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3A16928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408 (5.70)</w:t>
            </w:r>
          </w:p>
        </w:tc>
        <w:tc>
          <w:tcPr>
            <w:tcW w:w="843" w:type="dxa"/>
          </w:tcPr>
          <w:p w14:paraId="0F00A5F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3" w:type="dxa"/>
          </w:tcPr>
          <w:p w14:paraId="26EC4C9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38 (0.92)</w:t>
            </w:r>
          </w:p>
        </w:tc>
        <w:tc>
          <w:tcPr>
            <w:tcW w:w="1344" w:type="dxa"/>
          </w:tcPr>
          <w:p w14:paraId="52436F2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000D439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817 (7.84)</w:t>
            </w:r>
          </w:p>
        </w:tc>
        <w:tc>
          <w:tcPr>
            <w:tcW w:w="843" w:type="dxa"/>
          </w:tcPr>
          <w:p w14:paraId="17E7498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1EFBBC8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239 (6.08)</w:t>
            </w:r>
          </w:p>
        </w:tc>
        <w:tc>
          <w:tcPr>
            <w:tcW w:w="843" w:type="dxa"/>
          </w:tcPr>
          <w:p w14:paraId="3A7D107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45AA21AC" w14:textId="77777777" w:rsidTr="006B325A">
        <w:tc>
          <w:tcPr>
            <w:tcW w:w="3763" w:type="dxa"/>
          </w:tcPr>
          <w:p w14:paraId="29A580A6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Unemployed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865" w:type="dxa"/>
          </w:tcPr>
          <w:p w14:paraId="4D4534C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37 (5.86)</w:t>
            </w:r>
          </w:p>
        </w:tc>
        <w:tc>
          <w:tcPr>
            <w:tcW w:w="843" w:type="dxa"/>
          </w:tcPr>
          <w:p w14:paraId="7305786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5" w:type="dxa"/>
          </w:tcPr>
          <w:p w14:paraId="33E9BCCC" w14:textId="7876BC40" w:rsidR="00E47E9F" w:rsidRPr="00C73E1C" w:rsidRDefault="00C35EA7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69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4.70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051" w:type="dxa"/>
          </w:tcPr>
          <w:p w14:paraId="28FCB7C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0223F73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55 (6.74)</w:t>
            </w:r>
          </w:p>
        </w:tc>
        <w:tc>
          <w:tcPr>
            <w:tcW w:w="843" w:type="dxa"/>
          </w:tcPr>
          <w:p w14:paraId="38CF8DE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3" w:type="dxa"/>
          </w:tcPr>
          <w:p w14:paraId="0D830AF2" w14:textId="50357A21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C0005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(0.9</w:t>
            </w:r>
            <w:r w:rsidR="00C0005E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344" w:type="dxa"/>
          </w:tcPr>
          <w:p w14:paraId="7747A95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1338A77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116 (11.05)</w:t>
            </w:r>
          </w:p>
        </w:tc>
        <w:tc>
          <w:tcPr>
            <w:tcW w:w="843" w:type="dxa"/>
          </w:tcPr>
          <w:p w14:paraId="7F7CEB2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7656F59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30 (3.29)</w:t>
            </w:r>
          </w:p>
        </w:tc>
        <w:tc>
          <w:tcPr>
            <w:tcW w:w="843" w:type="dxa"/>
          </w:tcPr>
          <w:p w14:paraId="011960F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3C93B584" w14:textId="77777777" w:rsidTr="006B325A">
        <w:tc>
          <w:tcPr>
            <w:tcW w:w="3763" w:type="dxa"/>
          </w:tcPr>
          <w:p w14:paraId="2ADAAEE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Food intake</w:t>
            </w:r>
          </w:p>
        </w:tc>
        <w:tc>
          <w:tcPr>
            <w:tcW w:w="865" w:type="dxa"/>
          </w:tcPr>
          <w:p w14:paraId="2275D7E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3" w:type="dxa"/>
          </w:tcPr>
          <w:p w14:paraId="1DE85A9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5" w:type="dxa"/>
          </w:tcPr>
          <w:p w14:paraId="75E70F2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51" w:type="dxa"/>
          </w:tcPr>
          <w:p w14:paraId="3C3CC73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02B2B16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3" w:type="dxa"/>
          </w:tcPr>
          <w:p w14:paraId="1C4C163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3" w:type="dxa"/>
          </w:tcPr>
          <w:p w14:paraId="2DFCB0A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44" w:type="dxa"/>
          </w:tcPr>
          <w:p w14:paraId="5212708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2874C8A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3" w:type="dxa"/>
          </w:tcPr>
          <w:p w14:paraId="2342C36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534F0F3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3" w:type="dxa"/>
          </w:tcPr>
          <w:p w14:paraId="1B08D30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0EC37010" w14:textId="77777777" w:rsidTr="006B325A">
        <w:tc>
          <w:tcPr>
            <w:tcW w:w="3763" w:type="dxa"/>
          </w:tcPr>
          <w:p w14:paraId="09A74ED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Current smoking</w:t>
            </w:r>
          </w:p>
        </w:tc>
        <w:tc>
          <w:tcPr>
            <w:tcW w:w="865" w:type="dxa"/>
          </w:tcPr>
          <w:p w14:paraId="728939D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157BF65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255" w:type="dxa"/>
          </w:tcPr>
          <w:p w14:paraId="4FA66BB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051" w:type="dxa"/>
          </w:tcPr>
          <w:p w14:paraId="3E7EBB2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65" w:type="dxa"/>
          </w:tcPr>
          <w:p w14:paraId="1EDE63B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54A4453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43" w:type="dxa"/>
          </w:tcPr>
          <w:p w14:paraId="3CFF16E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344" w:type="dxa"/>
          </w:tcPr>
          <w:p w14:paraId="211DAAC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65" w:type="dxa"/>
          </w:tcPr>
          <w:p w14:paraId="0A2D637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0A4EB26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65" w:type="dxa"/>
          </w:tcPr>
          <w:p w14:paraId="081E631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10CC757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440519B6" w14:textId="77777777" w:rsidTr="006B325A">
        <w:tc>
          <w:tcPr>
            <w:tcW w:w="3763" w:type="dxa"/>
          </w:tcPr>
          <w:p w14:paraId="7AAEC5C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Daily/Yes </w:t>
            </w:r>
          </w:p>
        </w:tc>
        <w:tc>
          <w:tcPr>
            <w:tcW w:w="865" w:type="dxa"/>
          </w:tcPr>
          <w:p w14:paraId="1DE5D3A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12 (2.89)</w:t>
            </w:r>
          </w:p>
        </w:tc>
        <w:tc>
          <w:tcPr>
            <w:tcW w:w="843" w:type="dxa"/>
          </w:tcPr>
          <w:p w14:paraId="14F4C93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0.405</w:t>
            </w:r>
          </w:p>
        </w:tc>
        <w:tc>
          <w:tcPr>
            <w:tcW w:w="1255" w:type="dxa"/>
          </w:tcPr>
          <w:p w14:paraId="0DD7206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33 (5.59)</w:t>
            </w:r>
          </w:p>
        </w:tc>
        <w:tc>
          <w:tcPr>
            <w:tcW w:w="1051" w:type="dxa"/>
          </w:tcPr>
          <w:p w14:paraId="110249AA" w14:textId="2E9B22EC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F04411">
              <w:rPr>
                <w:rFonts w:ascii="Times New Roman" w:hAnsi="Times New Roman" w:cs="Times New Roman"/>
                <w:sz w:val="24"/>
                <w:szCs w:val="24"/>
              </w:rPr>
              <w:t>419</w:t>
            </w:r>
          </w:p>
        </w:tc>
        <w:tc>
          <w:tcPr>
            <w:tcW w:w="865" w:type="dxa"/>
          </w:tcPr>
          <w:p w14:paraId="1FD0AE1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54 (4.58)</w:t>
            </w:r>
          </w:p>
        </w:tc>
        <w:tc>
          <w:tcPr>
            <w:tcW w:w="843" w:type="dxa"/>
          </w:tcPr>
          <w:p w14:paraId="23B4609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0.270</w:t>
            </w:r>
          </w:p>
        </w:tc>
        <w:tc>
          <w:tcPr>
            <w:tcW w:w="1143" w:type="dxa"/>
          </w:tcPr>
          <w:p w14:paraId="59EA09FF" w14:textId="22849CE5" w:rsidR="00E47E9F" w:rsidRPr="00C73E1C" w:rsidRDefault="006741C4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0.82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344" w:type="dxa"/>
          </w:tcPr>
          <w:p w14:paraId="028E5BA0" w14:textId="5483BE8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6741C4">
              <w:rPr>
                <w:rFonts w:ascii="Times New Roman" w:hAnsi="Times New Roman" w:cs="Times New Roman"/>
                <w:sz w:val="24"/>
                <w:szCs w:val="24"/>
              </w:rPr>
              <w:t>144</w:t>
            </w:r>
          </w:p>
        </w:tc>
        <w:tc>
          <w:tcPr>
            <w:tcW w:w="865" w:type="dxa"/>
          </w:tcPr>
          <w:p w14:paraId="2A5DB06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374 (8.33)</w:t>
            </w:r>
          </w:p>
        </w:tc>
        <w:tc>
          <w:tcPr>
            <w:tcW w:w="843" w:type="dxa"/>
          </w:tcPr>
          <w:p w14:paraId="6744A6B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0.657</w:t>
            </w:r>
          </w:p>
        </w:tc>
        <w:tc>
          <w:tcPr>
            <w:tcW w:w="865" w:type="dxa"/>
          </w:tcPr>
          <w:p w14:paraId="4FBBFE9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63 (7.94)</w:t>
            </w:r>
          </w:p>
        </w:tc>
        <w:tc>
          <w:tcPr>
            <w:tcW w:w="843" w:type="dxa"/>
          </w:tcPr>
          <w:p w14:paraId="7A23A1D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0.050</w:t>
            </w:r>
          </w:p>
        </w:tc>
      </w:tr>
      <w:tr w:rsidR="00E47E9F" w:rsidRPr="00C73E1C" w14:paraId="7E7842FF" w14:textId="77777777" w:rsidTr="006B325A">
        <w:tc>
          <w:tcPr>
            <w:tcW w:w="3763" w:type="dxa"/>
          </w:tcPr>
          <w:p w14:paraId="12B83C2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Less than daily/No</w:t>
            </w:r>
          </w:p>
        </w:tc>
        <w:tc>
          <w:tcPr>
            <w:tcW w:w="865" w:type="dxa"/>
          </w:tcPr>
          <w:p w14:paraId="40E8604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95 (3.96)</w:t>
            </w:r>
          </w:p>
        </w:tc>
        <w:tc>
          <w:tcPr>
            <w:tcW w:w="843" w:type="dxa"/>
          </w:tcPr>
          <w:p w14:paraId="2DC1B7B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5" w:type="dxa"/>
          </w:tcPr>
          <w:p w14:paraId="7BB2BFD9" w14:textId="422007E9" w:rsidR="00E47E9F" w:rsidRPr="00C73E1C" w:rsidRDefault="00F04411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297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(6.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051" w:type="dxa"/>
          </w:tcPr>
          <w:p w14:paraId="1376E12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52A7FEE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459 (5.93)</w:t>
            </w:r>
          </w:p>
        </w:tc>
        <w:tc>
          <w:tcPr>
            <w:tcW w:w="843" w:type="dxa"/>
          </w:tcPr>
          <w:p w14:paraId="11EB32D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3" w:type="dxa"/>
          </w:tcPr>
          <w:p w14:paraId="070B6304" w14:textId="61DC3C73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6741C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(1.44)</w:t>
            </w:r>
          </w:p>
        </w:tc>
        <w:tc>
          <w:tcPr>
            <w:tcW w:w="1344" w:type="dxa"/>
          </w:tcPr>
          <w:p w14:paraId="5AE2474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35D62D5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1331 (8.82)</w:t>
            </w:r>
          </w:p>
        </w:tc>
        <w:tc>
          <w:tcPr>
            <w:tcW w:w="843" w:type="dxa"/>
          </w:tcPr>
          <w:p w14:paraId="749535D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1B3E986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245 (5.28)</w:t>
            </w:r>
          </w:p>
        </w:tc>
        <w:tc>
          <w:tcPr>
            <w:tcW w:w="843" w:type="dxa"/>
          </w:tcPr>
          <w:p w14:paraId="4B6861A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0703B802" w14:textId="77777777" w:rsidTr="006B325A">
        <w:tc>
          <w:tcPr>
            <w:tcW w:w="3763" w:type="dxa"/>
          </w:tcPr>
          <w:p w14:paraId="66AF3B5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Fruit eaten in a week</w:t>
            </w:r>
          </w:p>
        </w:tc>
        <w:tc>
          <w:tcPr>
            <w:tcW w:w="865" w:type="dxa"/>
          </w:tcPr>
          <w:p w14:paraId="6B83E7B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3E5E693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255" w:type="dxa"/>
          </w:tcPr>
          <w:p w14:paraId="46F86E3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051" w:type="dxa"/>
          </w:tcPr>
          <w:p w14:paraId="43A986D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65" w:type="dxa"/>
          </w:tcPr>
          <w:p w14:paraId="59A6521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5CA8762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43" w:type="dxa"/>
          </w:tcPr>
          <w:p w14:paraId="45CA882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344" w:type="dxa"/>
          </w:tcPr>
          <w:p w14:paraId="05D6C21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65" w:type="dxa"/>
          </w:tcPr>
          <w:p w14:paraId="1AE00E5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20923B3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65" w:type="dxa"/>
          </w:tcPr>
          <w:p w14:paraId="24F6047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0D1558F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54DDA438" w14:textId="77777777" w:rsidTr="006B325A">
        <w:tc>
          <w:tcPr>
            <w:tcW w:w="3763" w:type="dxa"/>
          </w:tcPr>
          <w:p w14:paraId="34B6CCE4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865" w:type="dxa"/>
          </w:tcPr>
          <w:p w14:paraId="63DF081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75 (3.32)</w:t>
            </w:r>
          </w:p>
        </w:tc>
        <w:tc>
          <w:tcPr>
            <w:tcW w:w="843" w:type="dxa"/>
          </w:tcPr>
          <w:p w14:paraId="7E463C3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0.037</w:t>
            </w:r>
          </w:p>
        </w:tc>
        <w:tc>
          <w:tcPr>
            <w:tcW w:w="1255" w:type="dxa"/>
          </w:tcPr>
          <w:p w14:paraId="6780C5FF" w14:textId="22247102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C019E0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(6.</w:t>
            </w:r>
            <w:r w:rsidR="00C019E0">
              <w:rPr>
                <w:rFonts w:ascii="Times New Roman" w:hAnsi="Times New Roman" w:cs="Times New Roman"/>
                <w:sz w:val="24"/>
                <w:szCs w:val="24"/>
              </w:rPr>
              <w:t>43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051" w:type="dxa"/>
          </w:tcPr>
          <w:p w14:paraId="5238B482" w14:textId="6B101584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0.2</w:t>
            </w:r>
            <w:r w:rsidR="00C019E0"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865" w:type="dxa"/>
          </w:tcPr>
          <w:p w14:paraId="6471B62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405 (5.24)</w:t>
            </w:r>
          </w:p>
        </w:tc>
        <w:tc>
          <w:tcPr>
            <w:tcW w:w="843" w:type="dxa"/>
          </w:tcPr>
          <w:p w14:paraId="796577E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0.231</w:t>
            </w:r>
          </w:p>
        </w:tc>
        <w:tc>
          <w:tcPr>
            <w:tcW w:w="1143" w:type="dxa"/>
          </w:tcPr>
          <w:p w14:paraId="44B5467C" w14:textId="6D8238A3" w:rsidR="00E47E9F" w:rsidRPr="00C73E1C" w:rsidRDefault="0051456A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48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(1.</w:t>
            </w:r>
            <w:r w:rsidR="00772F76">
              <w:rPr>
                <w:rFonts w:ascii="Times New Roman" w:hAnsi="Times New Roman" w:cs="Times New Roman"/>
                <w:sz w:val="24"/>
                <w:szCs w:val="24"/>
              </w:rPr>
              <w:t>07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344" w:type="dxa"/>
          </w:tcPr>
          <w:p w14:paraId="795DE92C" w14:textId="682183C4" w:rsidR="00E47E9F" w:rsidRPr="00C73E1C" w:rsidRDefault="00772F76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0.230</w:t>
            </w:r>
          </w:p>
        </w:tc>
        <w:tc>
          <w:tcPr>
            <w:tcW w:w="865" w:type="dxa"/>
          </w:tcPr>
          <w:p w14:paraId="22C72CE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1150 (7.46)</w:t>
            </w:r>
          </w:p>
        </w:tc>
        <w:tc>
          <w:tcPr>
            <w:tcW w:w="843" w:type="dxa"/>
          </w:tcPr>
          <w:p w14:paraId="4E13685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0.015</w:t>
            </w:r>
          </w:p>
        </w:tc>
        <w:tc>
          <w:tcPr>
            <w:tcW w:w="865" w:type="dxa"/>
          </w:tcPr>
          <w:p w14:paraId="5996050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232 (6.17)</w:t>
            </w:r>
          </w:p>
        </w:tc>
        <w:tc>
          <w:tcPr>
            <w:tcW w:w="843" w:type="dxa"/>
          </w:tcPr>
          <w:p w14:paraId="6B4BC55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0.195</w:t>
            </w:r>
          </w:p>
        </w:tc>
      </w:tr>
      <w:tr w:rsidR="00E47E9F" w:rsidRPr="00C73E1C" w14:paraId="2A807383" w14:textId="77777777" w:rsidTr="006B325A">
        <w:tc>
          <w:tcPr>
            <w:tcW w:w="3763" w:type="dxa"/>
          </w:tcPr>
          <w:p w14:paraId="55F1D27B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865" w:type="dxa"/>
          </w:tcPr>
          <w:p w14:paraId="3924A63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25 (5.99)</w:t>
            </w:r>
          </w:p>
        </w:tc>
        <w:tc>
          <w:tcPr>
            <w:tcW w:w="843" w:type="dxa"/>
          </w:tcPr>
          <w:p w14:paraId="4E09EE5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5" w:type="dxa"/>
          </w:tcPr>
          <w:p w14:paraId="6E094F5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10 (4.26)</w:t>
            </w:r>
          </w:p>
        </w:tc>
        <w:tc>
          <w:tcPr>
            <w:tcW w:w="1051" w:type="dxa"/>
          </w:tcPr>
          <w:p w14:paraId="76352D8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71211A3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100 (7.24)</w:t>
            </w:r>
          </w:p>
        </w:tc>
        <w:tc>
          <w:tcPr>
            <w:tcW w:w="843" w:type="dxa"/>
          </w:tcPr>
          <w:p w14:paraId="1DF79F6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3" w:type="dxa"/>
          </w:tcPr>
          <w:p w14:paraId="3FAAE9C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11 (2.43)</w:t>
            </w:r>
          </w:p>
        </w:tc>
        <w:tc>
          <w:tcPr>
            <w:tcW w:w="1344" w:type="dxa"/>
          </w:tcPr>
          <w:p w14:paraId="1AD7CD2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63E5A0F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518 (9.61)</w:t>
            </w:r>
          </w:p>
        </w:tc>
        <w:tc>
          <w:tcPr>
            <w:tcW w:w="843" w:type="dxa"/>
          </w:tcPr>
          <w:p w14:paraId="7B5DEB9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5D24E0D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62 (4.51)</w:t>
            </w:r>
          </w:p>
        </w:tc>
        <w:tc>
          <w:tcPr>
            <w:tcW w:w="843" w:type="dxa"/>
          </w:tcPr>
          <w:p w14:paraId="6AD28D3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75E68484" w14:textId="77777777" w:rsidTr="006B325A">
        <w:tc>
          <w:tcPr>
            <w:tcW w:w="3763" w:type="dxa"/>
          </w:tcPr>
          <w:p w14:paraId="1CDC3E3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Vegetables eaten in a week</w:t>
            </w:r>
          </w:p>
        </w:tc>
        <w:tc>
          <w:tcPr>
            <w:tcW w:w="865" w:type="dxa"/>
          </w:tcPr>
          <w:p w14:paraId="484C4EE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327AC15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255" w:type="dxa"/>
          </w:tcPr>
          <w:p w14:paraId="2A58EC6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051" w:type="dxa"/>
          </w:tcPr>
          <w:p w14:paraId="3071AFD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65" w:type="dxa"/>
          </w:tcPr>
          <w:p w14:paraId="14739A1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31EADC5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43" w:type="dxa"/>
          </w:tcPr>
          <w:p w14:paraId="1A13BEB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344" w:type="dxa"/>
          </w:tcPr>
          <w:p w14:paraId="028916E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65" w:type="dxa"/>
          </w:tcPr>
          <w:p w14:paraId="604159C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461D7B9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65" w:type="dxa"/>
          </w:tcPr>
          <w:p w14:paraId="741C047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71E4E9B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65848C0F" w14:textId="77777777" w:rsidTr="006B325A">
        <w:tc>
          <w:tcPr>
            <w:tcW w:w="3763" w:type="dxa"/>
          </w:tcPr>
          <w:p w14:paraId="2776ABF9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865" w:type="dxa"/>
          </w:tcPr>
          <w:p w14:paraId="0EB0383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85 (3.60)</w:t>
            </w:r>
          </w:p>
        </w:tc>
        <w:tc>
          <w:tcPr>
            <w:tcW w:w="843" w:type="dxa"/>
          </w:tcPr>
          <w:p w14:paraId="196957C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0.262</w:t>
            </w:r>
          </w:p>
        </w:tc>
        <w:tc>
          <w:tcPr>
            <w:tcW w:w="1255" w:type="dxa"/>
          </w:tcPr>
          <w:p w14:paraId="7958E679" w14:textId="6C42CDFF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F72512">
              <w:rPr>
                <w:rFonts w:ascii="Times New Roman" w:hAnsi="Times New Roman" w:cs="Times New Roman"/>
                <w:sz w:val="24"/>
                <w:szCs w:val="24"/>
              </w:rPr>
              <w:t>29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(6.</w:t>
            </w:r>
            <w:r w:rsidR="00B40099">
              <w:rPr>
                <w:rFonts w:ascii="Times New Roman" w:hAnsi="Times New Roman" w:cs="Times New Roman"/>
                <w:sz w:val="24"/>
                <w:szCs w:val="24"/>
              </w:rPr>
              <w:t>40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051" w:type="dxa"/>
          </w:tcPr>
          <w:p w14:paraId="628E9BDA" w14:textId="59E5B0F6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B40099">
              <w:rPr>
                <w:rFonts w:ascii="Times New Roman" w:hAnsi="Times New Roman" w:cs="Times New Roman"/>
                <w:sz w:val="24"/>
                <w:szCs w:val="24"/>
              </w:rPr>
              <w:t>194</w:t>
            </w:r>
          </w:p>
        </w:tc>
        <w:tc>
          <w:tcPr>
            <w:tcW w:w="865" w:type="dxa"/>
          </w:tcPr>
          <w:p w14:paraId="13FDE99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508 (5.63)</w:t>
            </w:r>
          </w:p>
        </w:tc>
        <w:tc>
          <w:tcPr>
            <w:tcW w:w="843" w:type="dxa"/>
          </w:tcPr>
          <w:p w14:paraId="0EF809B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0.222</w:t>
            </w:r>
          </w:p>
        </w:tc>
        <w:tc>
          <w:tcPr>
            <w:tcW w:w="1143" w:type="dxa"/>
          </w:tcPr>
          <w:p w14:paraId="5C98CD73" w14:textId="588C4BC8" w:rsidR="00E47E9F" w:rsidRPr="00C73E1C" w:rsidRDefault="00431AB0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59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27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344" w:type="dxa"/>
          </w:tcPr>
          <w:p w14:paraId="6D0EA22C" w14:textId="194429A0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431AB0">
              <w:rPr>
                <w:rFonts w:ascii="Times New Roman" w:hAnsi="Times New Roman" w:cs="Times New Roman"/>
                <w:sz w:val="24"/>
                <w:szCs w:val="24"/>
              </w:rPr>
              <w:t>099</w:t>
            </w:r>
          </w:p>
        </w:tc>
        <w:tc>
          <w:tcPr>
            <w:tcW w:w="865" w:type="dxa"/>
          </w:tcPr>
          <w:p w14:paraId="6570535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1693 (8.71)</w:t>
            </w:r>
          </w:p>
        </w:tc>
        <w:tc>
          <w:tcPr>
            <w:tcW w:w="843" w:type="dxa"/>
          </w:tcPr>
          <w:p w14:paraId="2139227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0.892</w:t>
            </w:r>
          </w:p>
        </w:tc>
        <w:tc>
          <w:tcPr>
            <w:tcW w:w="865" w:type="dxa"/>
          </w:tcPr>
          <w:p w14:paraId="27EC197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305 (5.72)</w:t>
            </w:r>
          </w:p>
        </w:tc>
        <w:tc>
          <w:tcPr>
            <w:tcW w:w="843" w:type="dxa"/>
          </w:tcPr>
          <w:p w14:paraId="279A4CE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0.2418</w:t>
            </w:r>
          </w:p>
        </w:tc>
      </w:tr>
      <w:tr w:rsidR="00E47E9F" w:rsidRPr="00C73E1C" w14:paraId="765B5793" w14:textId="77777777" w:rsidTr="006B325A">
        <w:tc>
          <w:tcPr>
            <w:tcW w:w="3763" w:type="dxa"/>
          </w:tcPr>
          <w:p w14:paraId="28FE155C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865" w:type="dxa"/>
          </w:tcPr>
          <w:p w14:paraId="3686323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19 (5.31)</w:t>
            </w:r>
          </w:p>
        </w:tc>
        <w:tc>
          <w:tcPr>
            <w:tcW w:w="843" w:type="dxa"/>
          </w:tcPr>
          <w:p w14:paraId="5540CF2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5" w:type="dxa"/>
          </w:tcPr>
          <w:p w14:paraId="3258ECD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 (20.62)</w:t>
            </w:r>
          </w:p>
        </w:tc>
        <w:tc>
          <w:tcPr>
            <w:tcW w:w="1051" w:type="dxa"/>
          </w:tcPr>
          <w:p w14:paraId="1882680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5DDE3E7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 (2.29)</w:t>
            </w:r>
          </w:p>
        </w:tc>
        <w:tc>
          <w:tcPr>
            <w:tcW w:w="843" w:type="dxa"/>
          </w:tcPr>
          <w:p w14:paraId="320F5E9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3" w:type="dxa"/>
          </w:tcPr>
          <w:p w14:paraId="12AC3D9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 (6.44)</w:t>
            </w:r>
          </w:p>
        </w:tc>
        <w:tc>
          <w:tcPr>
            <w:tcW w:w="1344" w:type="dxa"/>
          </w:tcPr>
          <w:p w14:paraId="74C2A96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6AEAE54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10 (7.80)</w:t>
            </w:r>
          </w:p>
        </w:tc>
        <w:tc>
          <w:tcPr>
            <w:tcW w:w="843" w:type="dxa"/>
          </w:tcPr>
          <w:p w14:paraId="506AF2F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31F7D8A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 (13.66)</w:t>
            </w:r>
          </w:p>
        </w:tc>
        <w:tc>
          <w:tcPr>
            <w:tcW w:w="843" w:type="dxa"/>
          </w:tcPr>
          <w:p w14:paraId="0C3F603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459344E1" w14:textId="77777777" w:rsidTr="006B325A">
        <w:tc>
          <w:tcPr>
            <w:tcW w:w="3763" w:type="dxa"/>
          </w:tcPr>
          <w:p w14:paraId="293B9FA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Adding salt when eating</w:t>
            </w:r>
          </w:p>
        </w:tc>
        <w:tc>
          <w:tcPr>
            <w:tcW w:w="865" w:type="dxa"/>
          </w:tcPr>
          <w:p w14:paraId="6F69CB0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489E85D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255" w:type="dxa"/>
          </w:tcPr>
          <w:p w14:paraId="048148E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051" w:type="dxa"/>
          </w:tcPr>
          <w:p w14:paraId="6ED55C9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65" w:type="dxa"/>
          </w:tcPr>
          <w:p w14:paraId="0A4DF4E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6BBA33D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43" w:type="dxa"/>
          </w:tcPr>
          <w:p w14:paraId="61638FB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344" w:type="dxa"/>
          </w:tcPr>
          <w:p w14:paraId="438DBD7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65" w:type="dxa"/>
          </w:tcPr>
          <w:p w14:paraId="2FAB6C5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5E67BF6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65" w:type="dxa"/>
          </w:tcPr>
          <w:p w14:paraId="4D260FE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483C1F8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03D3B280" w14:textId="77777777" w:rsidTr="006B325A">
        <w:tc>
          <w:tcPr>
            <w:tcW w:w="3763" w:type="dxa"/>
          </w:tcPr>
          <w:p w14:paraId="3DC651B7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Always/Often</w:t>
            </w:r>
          </w:p>
        </w:tc>
        <w:tc>
          <w:tcPr>
            <w:tcW w:w="865" w:type="dxa"/>
          </w:tcPr>
          <w:p w14:paraId="7C39BB7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43" w:type="dxa"/>
          </w:tcPr>
          <w:p w14:paraId="4DDA745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5" w:type="dxa"/>
          </w:tcPr>
          <w:p w14:paraId="50AEF86A" w14:textId="66FD9D2A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45 (3.</w:t>
            </w:r>
            <w:r w:rsidR="00347CA6">
              <w:rPr>
                <w:rFonts w:ascii="Times New Roman" w:hAnsi="Times New Roman" w:cs="Times New Roman"/>
                <w:sz w:val="24"/>
                <w:szCs w:val="24"/>
              </w:rPr>
              <w:t>36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051" w:type="dxa"/>
          </w:tcPr>
          <w:p w14:paraId="637CD22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865" w:type="dxa"/>
          </w:tcPr>
          <w:p w14:paraId="4697CFC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43" w:type="dxa"/>
          </w:tcPr>
          <w:p w14:paraId="4909FCE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3" w:type="dxa"/>
          </w:tcPr>
          <w:p w14:paraId="1F38D376" w14:textId="07D6AC60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A52477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(1.</w:t>
            </w:r>
            <w:r w:rsidR="00A52477">
              <w:rPr>
                <w:rFonts w:ascii="Times New Roman" w:hAnsi="Times New Roman" w:cs="Times New Roman"/>
                <w:sz w:val="24"/>
                <w:szCs w:val="24"/>
              </w:rPr>
              <w:t>38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344" w:type="dxa"/>
          </w:tcPr>
          <w:p w14:paraId="621514A8" w14:textId="519F9533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r w:rsidR="00A52477">
              <w:rPr>
                <w:rFonts w:ascii="Times New Roman" w:hAnsi="Times New Roman" w:cs="Times New Roman"/>
                <w:sz w:val="24"/>
                <w:szCs w:val="24"/>
              </w:rPr>
              <w:t>82</w:t>
            </w:r>
          </w:p>
        </w:tc>
        <w:tc>
          <w:tcPr>
            <w:tcW w:w="865" w:type="dxa"/>
          </w:tcPr>
          <w:p w14:paraId="5DC6531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752 (7.96)</w:t>
            </w:r>
          </w:p>
        </w:tc>
        <w:tc>
          <w:tcPr>
            <w:tcW w:w="843" w:type="dxa"/>
          </w:tcPr>
          <w:p w14:paraId="1C6F507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0.061</w:t>
            </w:r>
          </w:p>
        </w:tc>
        <w:tc>
          <w:tcPr>
            <w:tcW w:w="865" w:type="dxa"/>
          </w:tcPr>
          <w:p w14:paraId="756E78E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22 (6.31)</w:t>
            </w:r>
          </w:p>
        </w:tc>
        <w:tc>
          <w:tcPr>
            <w:tcW w:w="843" w:type="dxa"/>
          </w:tcPr>
          <w:p w14:paraId="2A22604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0.513</w:t>
            </w:r>
          </w:p>
        </w:tc>
      </w:tr>
      <w:tr w:rsidR="00E47E9F" w:rsidRPr="00C73E1C" w14:paraId="161AE403" w14:textId="77777777" w:rsidTr="006B325A">
        <w:tc>
          <w:tcPr>
            <w:tcW w:w="3763" w:type="dxa"/>
          </w:tcPr>
          <w:p w14:paraId="6B7388E7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Sometimes/Rarely </w:t>
            </w:r>
          </w:p>
        </w:tc>
        <w:tc>
          <w:tcPr>
            <w:tcW w:w="865" w:type="dxa"/>
          </w:tcPr>
          <w:p w14:paraId="4A57ECC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43" w:type="dxa"/>
          </w:tcPr>
          <w:p w14:paraId="2A2410B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5" w:type="dxa"/>
          </w:tcPr>
          <w:p w14:paraId="44A24F0A" w14:textId="0CC49F63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347CA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347CA6">
              <w:rPr>
                <w:rFonts w:ascii="Times New Roman" w:hAnsi="Times New Roman" w:cs="Times New Roman"/>
                <w:sz w:val="24"/>
                <w:szCs w:val="24"/>
              </w:rPr>
              <w:t>5.90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051" w:type="dxa"/>
          </w:tcPr>
          <w:p w14:paraId="21BF179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3AF7BC7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43" w:type="dxa"/>
          </w:tcPr>
          <w:p w14:paraId="4D06E4B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3" w:type="dxa"/>
          </w:tcPr>
          <w:p w14:paraId="1C805FF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 (0.37)</w:t>
            </w:r>
          </w:p>
        </w:tc>
        <w:tc>
          <w:tcPr>
            <w:tcW w:w="1344" w:type="dxa"/>
          </w:tcPr>
          <w:p w14:paraId="03EEAF1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76C00B2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290 (8.02)</w:t>
            </w:r>
          </w:p>
        </w:tc>
        <w:tc>
          <w:tcPr>
            <w:tcW w:w="843" w:type="dxa"/>
          </w:tcPr>
          <w:p w14:paraId="4079A6E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1605830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165 (6.21)</w:t>
            </w:r>
          </w:p>
        </w:tc>
        <w:tc>
          <w:tcPr>
            <w:tcW w:w="843" w:type="dxa"/>
          </w:tcPr>
          <w:p w14:paraId="6C806E7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73C52428" w14:textId="77777777" w:rsidTr="006B325A">
        <w:tc>
          <w:tcPr>
            <w:tcW w:w="3763" w:type="dxa"/>
          </w:tcPr>
          <w:p w14:paraId="20AA08A8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Never</w:t>
            </w:r>
          </w:p>
        </w:tc>
        <w:tc>
          <w:tcPr>
            <w:tcW w:w="865" w:type="dxa"/>
          </w:tcPr>
          <w:p w14:paraId="361AC609" w14:textId="4BE92DE3" w:rsidR="00E47E9F" w:rsidRPr="00C73E1C" w:rsidRDefault="00CB6745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43" w:type="dxa"/>
          </w:tcPr>
          <w:p w14:paraId="3C2C192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5" w:type="dxa"/>
          </w:tcPr>
          <w:p w14:paraId="02CE4E8E" w14:textId="5B9FD811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  <w:r w:rsidR="00347CA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(8.</w:t>
            </w:r>
            <w:r w:rsidR="00347CA6">
              <w:rPr>
                <w:rFonts w:ascii="Times New Roman" w:hAnsi="Times New Roman" w:cs="Times New Roman"/>
                <w:sz w:val="24"/>
                <w:szCs w:val="24"/>
              </w:rPr>
              <w:t>02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051" w:type="dxa"/>
          </w:tcPr>
          <w:p w14:paraId="3FA85F7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39628BA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43" w:type="dxa"/>
          </w:tcPr>
          <w:p w14:paraId="1494847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3" w:type="dxa"/>
          </w:tcPr>
          <w:p w14:paraId="20A9F02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 (1.54)</w:t>
            </w:r>
          </w:p>
        </w:tc>
        <w:tc>
          <w:tcPr>
            <w:tcW w:w="1344" w:type="dxa"/>
          </w:tcPr>
          <w:p w14:paraId="326E700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51CD1D1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662 (10.32)</w:t>
            </w:r>
          </w:p>
        </w:tc>
        <w:tc>
          <w:tcPr>
            <w:tcW w:w="843" w:type="dxa"/>
          </w:tcPr>
          <w:p w14:paraId="44E256B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3A26B13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121 (5.06)</w:t>
            </w:r>
          </w:p>
        </w:tc>
        <w:tc>
          <w:tcPr>
            <w:tcW w:w="843" w:type="dxa"/>
          </w:tcPr>
          <w:p w14:paraId="796A081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03981FCE" w14:textId="77777777" w:rsidTr="006B325A">
        <w:tc>
          <w:tcPr>
            <w:tcW w:w="3763" w:type="dxa"/>
          </w:tcPr>
          <w:p w14:paraId="6D090F9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Oil used most often</w:t>
            </w:r>
          </w:p>
        </w:tc>
        <w:tc>
          <w:tcPr>
            <w:tcW w:w="865" w:type="dxa"/>
          </w:tcPr>
          <w:p w14:paraId="0FA7CD7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33828F0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255" w:type="dxa"/>
          </w:tcPr>
          <w:p w14:paraId="32B59A8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051" w:type="dxa"/>
          </w:tcPr>
          <w:p w14:paraId="7BF5A2C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65" w:type="dxa"/>
          </w:tcPr>
          <w:p w14:paraId="19728A8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5A3A308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43" w:type="dxa"/>
          </w:tcPr>
          <w:p w14:paraId="05651ED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344" w:type="dxa"/>
          </w:tcPr>
          <w:p w14:paraId="135DBA0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65" w:type="dxa"/>
          </w:tcPr>
          <w:p w14:paraId="0DB5C1A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10D234B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65" w:type="dxa"/>
          </w:tcPr>
          <w:p w14:paraId="6B3C907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0D8006F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01755E0C" w14:textId="77777777" w:rsidTr="006B325A">
        <w:tc>
          <w:tcPr>
            <w:tcW w:w="3763" w:type="dxa"/>
          </w:tcPr>
          <w:p w14:paraId="7E08CEC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Coconut/groundnut/ Sunflower/Mustard</w:t>
            </w:r>
          </w:p>
        </w:tc>
        <w:tc>
          <w:tcPr>
            <w:tcW w:w="865" w:type="dxa"/>
          </w:tcPr>
          <w:p w14:paraId="32F21AF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25 (4.07)</w:t>
            </w:r>
          </w:p>
        </w:tc>
        <w:tc>
          <w:tcPr>
            <w:tcW w:w="843" w:type="dxa"/>
          </w:tcPr>
          <w:p w14:paraId="0D021C4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0.883</w:t>
            </w:r>
          </w:p>
        </w:tc>
        <w:tc>
          <w:tcPr>
            <w:tcW w:w="1255" w:type="dxa"/>
          </w:tcPr>
          <w:p w14:paraId="25038465" w14:textId="68B24B04" w:rsidR="00E47E9F" w:rsidRPr="00C73E1C" w:rsidRDefault="002C63C2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289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6.59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051" w:type="dxa"/>
          </w:tcPr>
          <w:p w14:paraId="12FADDCD" w14:textId="1AF4BEA8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r w:rsidR="002C63C2">
              <w:rPr>
                <w:rFonts w:ascii="Times New Roman" w:hAnsi="Times New Roman" w:cs="Times New Roman"/>
                <w:sz w:val="24"/>
                <w:szCs w:val="24"/>
              </w:rPr>
              <w:t>67</w:t>
            </w:r>
          </w:p>
        </w:tc>
        <w:tc>
          <w:tcPr>
            <w:tcW w:w="865" w:type="dxa"/>
          </w:tcPr>
          <w:p w14:paraId="3D1BC36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292 (6.96)</w:t>
            </w:r>
          </w:p>
        </w:tc>
        <w:tc>
          <w:tcPr>
            <w:tcW w:w="843" w:type="dxa"/>
          </w:tcPr>
          <w:p w14:paraId="6D2466F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0.026</w:t>
            </w:r>
          </w:p>
        </w:tc>
        <w:tc>
          <w:tcPr>
            <w:tcW w:w="1143" w:type="dxa"/>
          </w:tcPr>
          <w:p w14:paraId="288FDB9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344" w:type="dxa"/>
          </w:tcPr>
          <w:p w14:paraId="31E713A2" w14:textId="3A430394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5A0C8D">
              <w:rPr>
                <w:rFonts w:ascii="Times New Roman" w:hAnsi="Times New Roman" w:cs="Times New Roman"/>
                <w:sz w:val="24"/>
                <w:szCs w:val="24"/>
              </w:rPr>
              <w:t>321</w:t>
            </w:r>
          </w:p>
        </w:tc>
        <w:tc>
          <w:tcPr>
            <w:tcW w:w="865" w:type="dxa"/>
          </w:tcPr>
          <w:p w14:paraId="08E8EC0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107 (9.06)</w:t>
            </w:r>
          </w:p>
        </w:tc>
        <w:tc>
          <w:tcPr>
            <w:tcW w:w="843" w:type="dxa"/>
          </w:tcPr>
          <w:p w14:paraId="6AB432B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0.625</w:t>
            </w:r>
          </w:p>
        </w:tc>
        <w:tc>
          <w:tcPr>
            <w:tcW w:w="865" w:type="dxa"/>
          </w:tcPr>
          <w:p w14:paraId="1E09A23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115 (5.53)</w:t>
            </w:r>
          </w:p>
        </w:tc>
        <w:tc>
          <w:tcPr>
            <w:tcW w:w="843" w:type="dxa"/>
          </w:tcPr>
          <w:p w14:paraId="72A00F3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0.755</w:t>
            </w:r>
          </w:p>
        </w:tc>
      </w:tr>
      <w:tr w:rsidR="00E47E9F" w:rsidRPr="00C73E1C" w14:paraId="12F1A2E2" w14:textId="77777777" w:rsidTr="006B325A">
        <w:tc>
          <w:tcPr>
            <w:tcW w:w="3763" w:type="dxa"/>
          </w:tcPr>
          <w:p w14:paraId="0EA59F8B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Soybean/Vegetable/ Palm</w:t>
            </w:r>
          </w:p>
        </w:tc>
        <w:tc>
          <w:tcPr>
            <w:tcW w:w="865" w:type="dxa"/>
          </w:tcPr>
          <w:p w14:paraId="02E65F4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60 (3.77)</w:t>
            </w:r>
          </w:p>
        </w:tc>
        <w:tc>
          <w:tcPr>
            <w:tcW w:w="843" w:type="dxa"/>
          </w:tcPr>
          <w:p w14:paraId="5AE20C9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5" w:type="dxa"/>
          </w:tcPr>
          <w:p w14:paraId="2D0993E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31 (4.79)</w:t>
            </w:r>
          </w:p>
        </w:tc>
        <w:tc>
          <w:tcPr>
            <w:tcW w:w="1051" w:type="dxa"/>
          </w:tcPr>
          <w:p w14:paraId="637BB69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1C18CF7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165 (3.61)</w:t>
            </w:r>
          </w:p>
        </w:tc>
        <w:tc>
          <w:tcPr>
            <w:tcW w:w="843" w:type="dxa"/>
          </w:tcPr>
          <w:p w14:paraId="7EDBF7C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3" w:type="dxa"/>
          </w:tcPr>
          <w:p w14:paraId="57BE38B5" w14:textId="20400086" w:rsidR="00E47E9F" w:rsidRPr="00C73E1C" w:rsidRDefault="005A0C8D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58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344" w:type="dxa"/>
          </w:tcPr>
          <w:p w14:paraId="37924B4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025F90C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1570 (8.71)</w:t>
            </w:r>
          </w:p>
        </w:tc>
        <w:tc>
          <w:tcPr>
            <w:tcW w:w="843" w:type="dxa"/>
          </w:tcPr>
          <w:p w14:paraId="2741166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0705428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174 (6.06)</w:t>
            </w:r>
          </w:p>
        </w:tc>
        <w:tc>
          <w:tcPr>
            <w:tcW w:w="843" w:type="dxa"/>
          </w:tcPr>
          <w:p w14:paraId="6FD67FC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13B117EE" w14:textId="77777777" w:rsidTr="006B325A">
        <w:tc>
          <w:tcPr>
            <w:tcW w:w="3763" w:type="dxa"/>
          </w:tcPr>
          <w:p w14:paraId="5B026F9F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Others/ Olive/Corn /Not specific</w:t>
            </w:r>
          </w:p>
        </w:tc>
        <w:tc>
          <w:tcPr>
            <w:tcW w:w="865" w:type="dxa"/>
          </w:tcPr>
          <w:p w14:paraId="0781177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 (4.70)</w:t>
            </w:r>
          </w:p>
        </w:tc>
        <w:tc>
          <w:tcPr>
            <w:tcW w:w="843" w:type="dxa"/>
          </w:tcPr>
          <w:p w14:paraId="7E6D9E2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5" w:type="dxa"/>
          </w:tcPr>
          <w:p w14:paraId="4E59E07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10 (12.37)</w:t>
            </w:r>
          </w:p>
        </w:tc>
        <w:tc>
          <w:tcPr>
            <w:tcW w:w="1051" w:type="dxa"/>
          </w:tcPr>
          <w:p w14:paraId="69041C9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5DCA19B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45 (5.95)</w:t>
            </w:r>
          </w:p>
        </w:tc>
        <w:tc>
          <w:tcPr>
            <w:tcW w:w="843" w:type="dxa"/>
          </w:tcPr>
          <w:p w14:paraId="2D4925D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3" w:type="dxa"/>
          </w:tcPr>
          <w:p w14:paraId="6A3CC6C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 (2.37)</w:t>
            </w:r>
          </w:p>
        </w:tc>
        <w:tc>
          <w:tcPr>
            <w:tcW w:w="1344" w:type="dxa"/>
          </w:tcPr>
          <w:p w14:paraId="38A3745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71B2636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28 (5.79)</w:t>
            </w:r>
          </w:p>
        </w:tc>
        <w:tc>
          <w:tcPr>
            <w:tcW w:w="843" w:type="dxa"/>
          </w:tcPr>
          <w:p w14:paraId="639D2D2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1FDB1CC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19 (4.91)</w:t>
            </w:r>
          </w:p>
        </w:tc>
        <w:tc>
          <w:tcPr>
            <w:tcW w:w="843" w:type="dxa"/>
          </w:tcPr>
          <w:p w14:paraId="33EC84D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1064B468" w14:textId="77777777" w:rsidTr="006B325A">
        <w:tc>
          <w:tcPr>
            <w:tcW w:w="3763" w:type="dxa"/>
          </w:tcPr>
          <w:p w14:paraId="0BEFC78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Meals eaten outside in a week</w:t>
            </w:r>
          </w:p>
        </w:tc>
        <w:tc>
          <w:tcPr>
            <w:tcW w:w="865" w:type="dxa"/>
          </w:tcPr>
          <w:p w14:paraId="08C727A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5B4899F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255" w:type="dxa"/>
          </w:tcPr>
          <w:p w14:paraId="0B486FD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051" w:type="dxa"/>
          </w:tcPr>
          <w:p w14:paraId="74F6E79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65" w:type="dxa"/>
          </w:tcPr>
          <w:p w14:paraId="3F1F61F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31FD75E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43" w:type="dxa"/>
          </w:tcPr>
          <w:p w14:paraId="63A000F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344" w:type="dxa"/>
          </w:tcPr>
          <w:p w14:paraId="0C5207D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65" w:type="dxa"/>
          </w:tcPr>
          <w:p w14:paraId="420332C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0FBF98D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65" w:type="dxa"/>
          </w:tcPr>
          <w:p w14:paraId="445751D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64EA6D0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7B990C5E" w14:textId="77777777" w:rsidTr="006B325A">
        <w:tc>
          <w:tcPr>
            <w:tcW w:w="3763" w:type="dxa"/>
          </w:tcPr>
          <w:p w14:paraId="0269A29F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865" w:type="dxa"/>
          </w:tcPr>
          <w:p w14:paraId="2990610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17 (2.07)</w:t>
            </w:r>
          </w:p>
        </w:tc>
        <w:tc>
          <w:tcPr>
            <w:tcW w:w="843" w:type="dxa"/>
          </w:tcPr>
          <w:p w14:paraId="22E6933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0.003</w:t>
            </w:r>
          </w:p>
        </w:tc>
        <w:tc>
          <w:tcPr>
            <w:tcW w:w="1255" w:type="dxa"/>
          </w:tcPr>
          <w:p w14:paraId="02AAC81A" w14:textId="68B73800" w:rsidR="00E47E9F" w:rsidRPr="00C73E1C" w:rsidRDefault="00922BE4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88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5.89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051" w:type="dxa"/>
          </w:tcPr>
          <w:p w14:paraId="6CCB517A" w14:textId="57EC3B0E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922BE4">
              <w:rPr>
                <w:rFonts w:ascii="Times New Roman" w:hAnsi="Times New Roman" w:cs="Times New Roman"/>
                <w:sz w:val="24"/>
                <w:szCs w:val="24"/>
              </w:rPr>
              <w:t>442</w:t>
            </w:r>
          </w:p>
        </w:tc>
        <w:tc>
          <w:tcPr>
            <w:tcW w:w="865" w:type="dxa"/>
          </w:tcPr>
          <w:p w14:paraId="4F01B2D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99 (4.82)</w:t>
            </w:r>
          </w:p>
        </w:tc>
        <w:tc>
          <w:tcPr>
            <w:tcW w:w="843" w:type="dxa"/>
          </w:tcPr>
          <w:p w14:paraId="0F36430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0.557</w:t>
            </w:r>
          </w:p>
        </w:tc>
        <w:tc>
          <w:tcPr>
            <w:tcW w:w="1143" w:type="dxa"/>
          </w:tcPr>
          <w:p w14:paraId="2FB59552" w14:textId="1D514A3D" w:rsidR="00E47E9F" w:rsidRPr="00C73E1C" w:rsidRDefault="00EC2B95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1.44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344" w:type="dxa"/>
          </w:tcPr>
          <w:p w14:paraId="642E2C59" w14:textId="5299B5BD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EC2B95">
              <w:rPr>
                <w:rFonts w:ascii="Times New Roman" w:hAnsi="Times New Roman" w:cs="Times New Roman"/>
                <w:sz w:val="24"/>
                <w:szCs w:val="24"/>
              </w:rPr>
              <w:t>999</w:t>
            </w:r>
          </w:p>
        </w:tc>
        <w:tc>
          <w:tcPr>
            <w:tcW w:w="865" w:type="dxa"/>
          </w:tcPr>
          <w:p w14:paraId="5A68500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484 (9.69)</w:t>
            </w:r>
          </w:p>
        </w:tc>
        <w:tc>
          <w:tcPr>
            <w:tcW w:w="843" w:type="dxa"/>
          </w:tcPr>
          <w:p w14:paraId="6ED447B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0.304</w:t>
            </w:r>
          </w:p>
        </w:tc>
        <w:tc>
          <w:tcPr>
            <w:tcW w:w="865" w:type="dxa"/>
          </w:tcPr>
          <w:p w14:paraId="60CFD90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87 (6.78)</w:t>
            </w:r>
          </w:p>
        </w:tc>
        <w:tc>
          <w:tcPr>
            <w:tcW w:w="843" w:type="dxa"/>
          </w:tcPr>
          <w:p w14:paraId="20C6899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0.322</w:t>
            </w:r>
          </w:p>
        </w:tc>
      </w:tr>
      <w:tr w:rsidR="00E47E9F" w:rsidRPr="00C73E1C" w14:paraId="7BA767D9" w14:textId="77777777" w:rsidTr="006B325A">
        <w:tc>
          <w:tcPr>
            <w:tcW w:w="3763" w:type="dxa"/>
          </w:tcPr>
          <w:p w14:paraId="397C59ED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865" w:type="dxa"/>
          </w:tcPr>
          <w:p w14:paraId="7292A29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73 (5.12)</w:t>
            </w:r>
          </w:p>
        </w:tc>
        <w:tc>
          <w:tcPr>
            <w:tcW w:w="843" w:type="dxa"/>
          </w:tcPr>
          <w:p w14:paraId="7E74CF0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5" w:type="dxa"/>
          </w:tcPr>
          <w:p w14:paraId="62380F25" w14:textId="77E42289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922BE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 (</w:t>
            </w:r>
            <w:r w:rsidR="00922BE4">
              <w:rPr>
                <w:rFonts w:ascii="Times New Roman" w:hAnsi="Times New Roman" w:cs="Times New Roman"/>
                <w:sz w:val="24"/>
                <w:szCs w:val="24"/>
              </w:rPr>
              <w:t>6.65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051" w:type="dxa"/>
          </w:tcPr>
          <w:p w14:paraId="1BA9EE2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61226E1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410 (5.75)</w:t>
            </w:r>
          </w:p>
        </w:tc>
        <w:tc>
          <w:tcPr>
            <w:tcW w:w="843" w:type="dxa"/>
          </w:tcPr>
          <w:p w14:paraId="00E54D7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3" w:type="dxa"/>
          </w:tcPr>
          <w:p w14:paraId="77DA3036" w14:textId="5EBC928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EC2B9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(1.</w:t>
            </w:r>
            <w:r w:rsidR="00EC2B95">
              <w:rPr>
                <w:rFonts w:ascii="Times New Roman" w:hAnsi="Times New Roman" w:cs="Times New Roman"/>
                <w:sz w:val="24"/>
                <w:szCs w:val="24"/>
              </w:rPr>
              <w:t>44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344" w:type="dxa"/>
          </w:tcPr>
          <w:p w14:paraId="0878813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12026BF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1175 (8.48)</w:t>
            </w:r>
          </w:p>
        </w:tc>
        <w:tc>
          <w:tcPr>
            <w:tcW w:w="843" w:type="dxa"/>
          </w:tcPr>
          <w:p w14:paraId="01F4605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17207DE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204 (5.32)</w:t>
            </w:r>
          </w:p>
        </w:tc>
        <w:tc>
          <w:tcPr>
            <w:tcW w:w="843" w:type="dxa"/>
          </w:tcPr>
          <w:p w14:paraId="548B361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288EC4C6" w14:textId="77777777" w:rsidTr="006B325A">
        <w:tc>
          <w:tcPr>
            <w:tcW w:w="3763" w:type="dxa"/>
          </w:tcPr>
          <w:p w14:paraId="6047D8F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Physical activity</w:t>
            </w:r>
          </w:p>
        </w:tc>
        <w:tc>
          <w:tcPr>
            <w:tcW w:w="865" w:type="dxa"/>
          </w:tcPr>
          <w:p w14:paraId="3F5B02D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3" w:type="dxa"/>
          </w:tcPr>
          <w:p w14:paraId="2189227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5" w:type="dxa"/>
          </w:tcPr>
          <w:p w14:paraId="24FCDF3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51" w:type="dxa"/>
          </w:tcPr>
          <w:p w14:paraId="140C179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2EF2218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3" w:type="dxa"/>
          </w:tcPr>
          <w:p w14:paraId="19FCDC7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3" w:type="dxa"/>
          </w:tcPr>
          <w:p w14:paraId="14A258F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44" w:type="dxa"/>
          </w:tcPr>
          <w:p w14:paraId="333C854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33D1C47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3" w:type="dxa"/>
          </w:tcPr>
          <w:p w14:paraId="116A001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2A9322F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3" w:type="dxa"/>
          </w:tcPr>
          <w:p w14:paraId="69B0393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79EB4620" w14:textId="77777777" w:rsidTr="006B325A">
        <w:tc>
          <w:tcPr>
            <w:tcW w:w="3763" w:type="dxa"/>
          </w:tcPr>
          <w:p w14:paraId="081FADB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Vigorous activity at work</w:t>
            </w:r>
          </w:p>
        </w:tc>
        <w:tc>
          <w:tcPr>
            <w:tcW w:w="865" w:type="dxa"/>
          </w:tcPr>
          <w:p w14:paraId="4257C10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3B96412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255" w:type="dxa"/>
          </w:tcPr>
          <w:p w14:paraId="0E4E53C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051" w:type="dxa"/>
          </w:tcPr>
          <w:p w14:paraId="6DF1C91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65" w:type="dxa"/>
          </w:tcPr>
          <w:p w14:paraId="6FBD887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552863B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43" w:type="dxa"/>
          </w:tcPr>
          <w:p w14:paraId="098554E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344" w:type="dxa"/>
          </w:tcPr>
          <w:p w14:paraId="5B1695A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65" w:type="dxa"/>
          </w:tcPr>
          <w:p w14:paraId="0C77236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5196A93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65" w:type="dxa"/>
          </w:tcPr>
          <w:p w14:paraId="1BE6B20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7C483A2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6F1680EB" w14:textId="77777777" w:rsidTr="006B325A">
        <w:tc>
          <w:tcPr>
            <w:tcW w:w="3763" w:type="dxa"/>
          </w:tcPr>
          <w:p w14:paraId="51EE2BBD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865" w:type="dxa"/>
          </w:tcPr>
          <w:p w14:paraId="3910E41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 (1.53)</w:t>
            </w:r>
          </w:p>
        </w:tc>
        <w:tc>
          <w:tcPr>
            <w:tcW w:w="843" w:type="dxa"/>
          </w:tcPr>
          <w:p w14:paraId="580A94C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0.203</w:t>
            </w:r>
          </w:p>
        </w:tc>
        <w:tc>
          <w:tcPr>
            <w:tcW w:w="1255" w:type="dxa"/>
          </w:tcPr>
          <w:p w14:paraId="28F98083" w14:textId="6AB54B39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922BE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922BE4">
              <w:rPr>
                <w:rFonts w:ascii="Times New Roman" w:hAnsi="Times New Roman" w:cs="Times New Roman"/>
                <w:sz w:val="24"/>
                <w:szCs w:val="24"/>
              </w:rPr>
              <w:t>4.22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051" w:type="dxa"/>
          </w:tcPr>
          <w:p w14:paraId="06C3F79D" w14:textId="4813BC59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r w:rsidR="00922BE4">
              <w:rPr>
                <w:rFonts w:ascii="Times New Roman" w:hAnsi="Times New Roman" w:cs="Times New Roman"/>
                <w:sz w:val="24"/>
                <w:szCs w:val="24"/>
              </w:rPr>
              <w:t>05</w:t>
            </w:r>
          </w:p>
        </w:tc>
        <w:tc>
          <w:tcPr>
            <w:tcW w:w="865" w:type="dxa"/>
          </w:tcPr>
          <w:p w14:paraId="26FEE33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29 (2.19)</w:t>
            </w:r>
          </w:p>
        </w:tc>
        <w:tc>
          <w:tcPr>
            <w:tcW w:w="843" w:type="dxa"/>
          </w:tcPr>
          <w:p w14:paraId="1B6013D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1143" w:type="dxa"/>
          </w:tcPr>
          <w:p w14:paraId="4FE51A68" w14:textId="74D57CE2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1D6A23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8E4EA9">
              <w:rPr>
                <w:rFonts w:ascii="Times New Roman" w:hAnsi="Times New Roman" w:cs="Times New Roman"/>
                <w:sz w:val="24"/>
                <w:szCs w:val="24"/>
              </w:rPr>
              <w:t>4.22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344" w:type="dxa"/>
          </w:tcPr>
          <w:p w14:paraId="2332EDB0" w14:textId="3D24CD62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AD5C4C">
              <w:rPr>
                <w:rFonts w:ascii="Times New Roman" w:hAnsi="Times New Roman" w:cs="Times New Roman"/>
                <w:sz w:val="24"/>
                <w:szCs w:val="24"/>
              </w:rPr>
              <w:t>003</w:t>
            </w:r>
          </w:p>
        </w:tc>
        <w:tc>
          <w:tcPr>
            <w:tcW w:w="865" w:type="dxa"/>
          </w:tcPr>
          <w:p w14:paraId="73D52D9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323 (6.40)</w:t>
            </w:r>
          </w:p>
        </w:tc>
        <w:tc>
          <w:tcPr>
            <w:tcW w:w="843" w:type="dxa"/>
          </w:tcPr>
          <w:p w14:paraId="5443AE1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865" w:type="dxa"/>
          </w:tcPr>
          <w:p w14:paraId="437B4C8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96 (6.71)</w:t>
            </w:r>
          </w:p>
        </w:tc>
        <w:tc>
          <w:tcPr>
            <w:tcW w:w="843" w:type="dxa"/>
          </w:tcPr>
          <w:p w14:paraId="6C32ACA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0.145</w:t>
            </w:r>
          </w:p>
        </w:tc>
      </w:tr>
      <w:tr w:rsidR="00E47E9F" w:rsidRPr="00C73E1C" w14:paraId="56B0492F" w14:textId="77777777" w:rsidTr="006B325A">
        <w:tc>
          <w:tcPr>
            <w:tcW w:w="3763" w:type="dxa"/>
          </w:tcPr>
          <w:p w14:paraId="4D5CBA1F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865" w:type="dxa"/>
          </w:tcPr>
          <w:p w14:paraId="795D0FC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104 (3.91)</w:t>
            </w:r>
          </w:p>
        </w:tc>
        <w:tc>
          <w:tcPr>
            <w:tcW w:w="843" w:type="dxa"/>
          </w:tcPr>
          <w:p w14:paraId="0232267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5" w:type="dxa"/>
          </w:tcPr>
          <w:p w14:paraId="58F9BA41" w14:textId="28D55031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29</w:t>
            </w:r>
            <w:r w:rsidR="00922BE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(7.</w:t>
            </w:r>
            <w:r w:rsidR="00922BE4">
              <w:rPr>
                <w:rFonts w:ascii="Times New Roman" w:hAnsi="Times New Roman" w:cs="Times New Roman"/>
                <w:sz w:val="24"/>
                <w:szCs w:val="24"/>
              </w:rPr>
              <w:t>05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051" w:type="dxa"/>
          </w:tcPr>
          <w:p w14:paraId="7F6B3D7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5021AD4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484 (6.58)</w:t>
            </w:r>
          </w:p>
        </w:tc>
        <w:tc>
          <w:tcPr>
            <w:tcW w:w="843" w:type="dxa"/>
          </w:tcPr>
          <w:p w14:paraId="3701A60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3" w:type="dxa"/>
          </w:tcPr>
          <w:p w14:paraId="554C4D70" w14:textId="000E1CB4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8E4EA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8E4EA9">
              <w:rPr>
                <w:rFonts w:ascii="Times New Roman" w:hAnsi="Times New Roman" w:cs="Times New Roman"/>
                <w:sz w:val="24"/>
                <w:szCs w:val="24"/>
              </w:rPr>
              <w:t>0.68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344" w:type="dxa"/>
          </w:tcPr>
          <w:p w14:paraId="6B43A02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1C6493B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1382 (9.70)</w:t>
            </w:r>
          </w:p>
        </w:tc>
        <w:tc>
          <w:tcPr>
            <w:tcW w:w="843" w:type="dxa"/>
          </w:tcPr>
          <w:p w14:paraId="5982FA1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10C129D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212 (4.6)</w:t>
            </w:r>
          </w:p>
        </w:tc>
        <w:tc>
          <w:tcPr>
            <w:tcW w:w="843" w:type="dxa"/>
          </w:tcPr>
          <w:p w14:paraId="5D6DC1C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7A30D5D1" w14:textId="77777777" w:rsidTr="006B325A">
        <w:tc>
          <w:tcPr>
            <w:tcW w:w="3763" w:type="dxa"/>
          </w:tcPr>
          <w:p w14:paraId="43F4720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Moderate activity at work</w:t>
            </w:r>
          </w:p>
        </w:tc>
        <w:tc>
          <w:tcPr>
            <w:tcW w:w="865" w:type="dxa"/>
          </w:tcPr>
          <w:p w14:paraId="13C679B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403823C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255" w:type="dxa"/>
          </w:tcPr>
          <w:p w14:paraId="44C1F31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051" w:type="dxa"/>
          </w:tcPr>
          <w:p w14:paraId="5F96C89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65" w:type="dxa"/>
          </w:tcPr>
          <w:p w14:paraId="369A148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501290C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43" w:type="dxa"/>
          </w:tcPr>
          <w:p w14:paraId="7349074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344" w:type="dxa"/>
          </w:tcPr>
          <w:p w14:paraId="53A9C2C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65" w:type="dxa"/>
          </w:tcPr>
          <w:p w14:paraId="32A13F5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6F08465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65" w:type="dxa"/>
          </w:tcPr>
          <w:p w14:paraId="2B7F985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590399D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615FA6F2" w14:textId="77777777" w:rsidTr="006B325A">
        <w:tc>
          <w:tcPr>
            <w:tcW w:w="3763" w:type="dxa"/>
          </w:tcPr>
          <w:p w14:paraId="3E87AC89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865" w:type="dxa"/>
          </w:tcPr>
          <w:p w14:paraId="75F2D61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11 (3.01)</w:t>
            </w:r>
          </w:p>
        </w:tc>
        <w:tc>
          <w:tcPr>
            <w:tcW w:w="843" w:type="dxa"/>
          </w:tcPr>
          <w:p w14:paraId="000D084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0.514</w:t>
            </w:r>
          </w:p>
        </w:tc>
        <w:tc>
          <w:tcPr>
            <w:tcW w:w="1255" w:type="dxa"/>
          </w:tcPr>
          <w:p w14:paraId="0F035B72" w14:textId="34B77BA5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D44082">
              <w:rPr>
                <w:rFonts w:ascii="Times New Roman" w:hAnsi="Times New Roman" w:cs="Times New Roman"/>
                <w:sz w:val="24"/>
                <w:szCs w:val="24"/>
              </w:rPr>
              <w:t>78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(6.</w:t>
            </w:r>
            <w:r w:rsidR="00D44082">
              <w:rPr>
                <w:rFonts w:ascii="Times New Roman" w:hAnsi="Times New Roman" w:cs="Times New Roman"/>
                <w:sz w:val="24"/>
                <w:szCs w:val="24"/>
              </w:rPr>
              <w:t>71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051" w:type="dxa"/>
          </w:tcPr>
          <w:p w14:paraId="0ED7DB1E" w14:textId="7E0F2C13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D44082">
              <w:rPr>
                <w:rFonts w:ascii="Times New Roman" w:hAnsi="Times New Roman" w:cs="Times New Roman"/>
                <w:sz w:val="24"/>
                <w:szCs w:val="24"/>
              </w:rPr>
              <w:t>565</w:t>
            </w:r>
          </w:p>
        </w:tc>
        <w:tc>
          <w:tcPr>
            <w:tcW w:w="865" w:type="dxa"/>
          </w:tcPr>
          <w:p w14:paraId="09FDBF9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257 (4.73)</w:t>
            </w:r>
          </w:p>
        </w:tc>
        <w:tc>
          <w:tcPr>
            <w:tcW w:w="843" w:type="dxa"/>
          </w:tcPr>
          <w:p w14:paraId="66AC0C9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0.015</w:t>
            </w:r>
          </w:p>
        </w:tc>
        <w:tc>
          <w:tcPr>
            <w:tcW w:w="1143" w:type="dxa"/>
          </w:tcPr>
          <w:p w14:paraId="716CEE5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34 (0.72)</w:t>
            </w:r>
          </w:p>
        </w:tc>
        <w:tc>
          <w:tcPr>
            <w:tcW w:w="1344" w:type="dxa"/>
          </w:tcPr>
          <w:p w14:paraId="7B0091A3" w14:textId="271ACB84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0.00</w:t>
            </w:r>
            <w:r w:rsidR="00A933CE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65" w:type="dxa"/>
          </w:tcPr>
          <w:p w14:paraId="5FE01B2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1247 (8.00)</w:t>
            </w:r>
          </w:p>
        </w:tc>
        <w:tc>
          <w:tcPr>
            <w:tcW w:w="843" w:type="dxa"/>
          </w:tcPr>
          <w:p w14:paraId="337F0B5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0.002</w:t>
            </w:r>
          </w:p>
        </w:tc>
        <w:tc>
          <w:tcPr>
            <w:tcW w:w="865" w:type="dxa"/>
          </w:tcPr>
          <w:p w14:paraId="2BE24CA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228 (5.72)</w:t>
            </w:r>
          </w:p>
        </w:tc>
        <w:tc>
          <w:tcPr>
            <w:tcW w:w="843" w:type="dxa"/>
          </w:tcPr>
          <w:p w14:paraId="23A3E39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0.871</w:t>
            </w:r>
          </w:p>
        </w:tc>
      </w:tr>
      <w:tr w:rsidR="00E47E9F" w:rsidRPr="00C73E1C" w14:paraId="41A327CA" w14:textId="77777777" w:rsidTr="006B325A">
        <w:tc>
          <w:tcPr>
            <w:tcW w:w="3763" w:type="dxa"/>
          </w:tcPr>
          <w:p w14:paraId="2D947280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865" w:type="dxa"/>
          </w:tcPr>
          <w:p w14:paraId="32F9512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95 (3.87)</w:t>
            </w:r>
          </w:p>
        </w:tc>
        <w:tc>
          <w:tcPr>
            <w:tcW w:w="843" w:type="dxa"/>
          </w:tcPr>
          <w:p w14:paraId="21AADE9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5" w:type="dxa"/>
          </w:tcPr>
          <w:p w14:paraId="3329509F" w14:textId="3C2DBBF0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  <w:r w:rsidR="00D44082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D44082">
              <w:rPr>
                <w:rFonts w:ascii="Times New Roman" w:hAnsi="Times New Roman" w:cs="Times New Roman"/>
                <w:sz w:val="24"/>
                <w:szCs w:val="24"/>
              </w:rPr>
              <w:t>6.19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051" w:type="dxa"/>
          </w:tcPr>
          <w:p w14:paraId="5306A57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4106F84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256 (7.01)</w:t>
            </w:r>
          </w:p>
        </w:tc>
        <w:tc>
          <w:tcPr>
            <w:tcW w:w="843" w:type="dxa"/>
          </w:tcPr>
          <w:p w14:paraId="436EEBF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3" w:type="dxa"/>
          </w:tcPr>
          <w:p w14:paraId="11605E5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30 (5.42)</w:t>
            </w:r>
          </w:p>
        </w:tc>
        <w:tc>
          <w:tcPr>
            <w:tcW w:w="1344" w:type="dxa"/>
          </w:tcPr>
          <w:p w14:paraId="390F2A9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15E26CB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458 (11.83)</w:t>
            </w:r>
          </w:p>
        </w:tc>
        <w:tc>
          <w:tcPr>
            <w:tcW w:w="843" w:type="dxa"/>
          </w:tcPr>
          <w:p w14:paraId="2A70FA8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4B48BFC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80 (5.91)</w:t>
            </w:r>
          </w:p>
        </w:tc>
        <w:tc>
          <w:tcPr>
            <w:tcW w:w="843" w:type="dxa"/>
          </w:tcPr>
          <w:p w14:paraId="40F2E76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63FD409A" w14:textId="77777777" w:rsidTr="006B325A">
        <w:tc>
          <w:tcPr>
            <w:tcW w:w="3763" w:type="dxa"/>
          </w:tcPr>
          <w:p w14:paraId="2B3A490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Active transport</w:t>
            </w:r>
          </w:p>
        </w:tc>
        <w:tc>
          <w:tcPr>
            <w:tcW w:w="865" w:type="dxa"/>
          </w:tcPr>
          <w:p w14:paraId="7610407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68854A6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255" w:type="dxa"/>
          </w:tcPr>
          <w:p w14:paraId="5C83338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051" w:type="dxa"/>
          </w:tcPr>
          <w:p w14:paraId="305D403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65" w:type="dxa"/>
          </w:tcPr>
          <w:p w14:paraId="0474C32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0E6FE58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43" w:type="dxa"/>
          </w:tcPr>
          <w:p w14:paraId="75C5E3A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344" w:type="dxa"/>
          </w:tcPr>
          <w:p w14:paraId="43BC706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65" w:type="dxa"/>
          </w:tcPr>
          <w:p w14:paraId="2F31630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14B1F40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65" w:type="dxa"/>
          </w:tcPr>
          <w:p w14:paraId="09EC095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3F2E083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3D7180D4" w14:textId="77777777" w:rsidTr="006B325A">
        <w:tc>
          <w:tcPr>
            <w:tcW w:w="3763" w:type="dxa"/>
          </w:tcPr>
          <w:p w14:paraId="05A43701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865" w:type="dxa"/>
          </w:tcPr>
          <w:p w14:paraId="07DED9C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60 (3.07)</w:t>
            </w:r>
          </w:p>
        </w:tc>
        <w:tc>
          <w:tcPr>
            <w:tcW w:w="843" w:type="dxa"/>
          </w:tcPr>
          <w:p w14:paraId="0B55C53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0.135</w:t>
            </w:r>
          </w:p>
        </w:tc>
        <w:tc>
          <w:tcPr>
            <w:tcW w:w="1255" w:type="dxa"/>
          </w:tcPr>
          <w:p w14:paraId="747CB177" w14:textId="44BAC7B6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  <w:r w:rsidR="009E746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(5.</w:t>
            </w:r>
            <w:r w:rsidR="009E746D">
              <w:rPr>
                <w:rFonts w:ascii="Times New Roman" w:hAnsi="Times New Roman" w:cs="Times New Roman"/>
                <w:sz w:val="24"/>
                <w:szCs w:val="24"/>
              </w:rPr>
              <w:t>62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051" w:type="dxa"/>
          </w:tcPr>
          <w:p w14:paraId="6EB1092E" w14:textId="4C8C7658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r w:rsidR="009E746D">
              <w:rPr>
                <w:rFonts w:ascii="Times New Roman" w:hAnsi="Times New Roman" w:cs="Times New Roman"/>
                <w:sz w:val="24"/>
                <w:szCs w:val="24"/>
              </w:rPr>
              <w:t>39</w:t>
            </w:r>
          </w:p>
        </w:tc>
        <w:tc>
          <w:tcPr>
            <w:tcW w:w="865" w:type="dxa"/>
          </w:tcPr>
          <w:p w14:paraId="18BA19B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366 (4.59)</w:t>
            </w:r>
          </w:p>
        </w:tc>
        <w:tc>
          <w:tcPr>
            <w:tcW w:w="843" w:type="dxa"/>
          </w:tcPr>
          <w:p w14:paraId="3679E3B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1143" w:type="dxa"/>
          </w:tcPr>
          <w:p w14:paraId="7D20BF16" w14:textId="2AA5479F" w:rsidR="00E47E9F" w:rsidRPr="00C73E1C" w:rsidRDefault="003C09E2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29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344" w:type="dxa"/>
          </w:tcPr>
          <w:p w14:paraId="6C4F9B43" w14:textId="21B95935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A933CE">
              <w:rPr>
                <w:rFonts w:ascii="Times New Roman" w:hAnsi="Times New Roman" w:cs="Times New Roman"/>
                <w:sz w:val="24"/>
                <w:szCs w:val="24"/>
              </w:rPr>
              <w:t>565</w:t>
            </w:r>
          </w:p>
        </w:tc>
        <w:tc>
          <w:tcPr>
            <w:tcW w:w="865" w:type="dxa"/>
          </w:tcPr>
          <w:p w14:paraId="4504455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1074 (8.81)</w:t>
            </w:r>
          </w:p>
        </w:tc>
        <w:tc>
          <w:tcPr>
            <w:tcW w:w="843" w:type="dxa"/>
          </w:tcPr>
          <w:p w14:paraId="4FE3DE2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0.791</w:t>
            </w:r>
          </w:p>
        </w:tc>
        <w:tc>
          <w:tcPr>
            <w:tcW w:w="865" w:type="dxa"/>
          </w:tcPr>
          <w:p w14:paraId="73CEAB6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258 (5.91)</w:t>
            </w:r>
          </w:p>
        </w:tc>
        <w:tc>
          <w:tcPr>
            <w:tcW w:w="843" w:type="dxa"/>
          </w:tcPr>
          <w:p w14:paraId="5A92667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0.423</w:t>
            </w:r>
          </w:p>
        </w:tc>
      </w:tr>
      <w:tr w:rsidR="00E47E9F" w:rsidRPr="00C73E1C" w14:paraId="167BF526" w14:textId="77777777" w:rsidTr="006B325A">
        <w:tc>
          <w:tcPr>
            <w:tcW w:w="3763" w:type="dxa"/>
          </w:tcPr>
          <w:p w14:paraId="46681530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865" w:type="dxa"/>
          </w:tcPr>
          <w:p w14:paraId="2201B9E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47 (4.41)</w:t>
            </w:r>
          </w:p>
        </w:tc>
        <w:tc>
          <w:tcPr>
            <w:tcW w:w="843" w:type="dxa"/>
          </w:tcPr>
          <w:p w14:paraId="374619E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5" w:type="dxa"/>
          </w:tcPr>
          <w:p w14:paraId="175D83B9" w14:textId="3E249F9A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9E746D">
              <w:rPr>
                <w:rFonts w:ascii="Times New Roman" w:hAnsi="Times New Roman" w:cs="Times New Roman"/>
                <w:sz w:val="24"/>
                <w:szCs w:val="24"/>
              </w:rPr>
              <w:t>58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9E746D">
              <w:rPr>
                <w:rFonts w:ascii="Times New Roman" w:hAnsi="Times New Roman" w:cs="Times New Roman"/>
                <w:sz w:val="24"/>
                <w:szCs w:val="24"/>
              </w:rPr>
              <w:t>7.42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051" w:type="dxa"/>
          </w:tcPr>
          <w:p w14:paraId="799315E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1ABBA2D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147 (8.27)</w:t>
            </w:r>
          </w:p>
        </w:tc>
        <w:tc>
          <w:tcPr>
            <w:tcW w:w="843" w:type="dxa"/>
          </w:tcPr>
          <w:p w14:paraId="2B6227C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3" w:type="dxa"/>
          </w:tcPr>
          <w:p w14:paraId="6F9D0729" w14:textId="3F453AD1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3C09E2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(1.</w:t>
            </w:r>
            <w:r w:rsidR="003C09E2">
              <w:rPr>
                <w:rFonts w:ascii="Times New Roman" w:hAnsi="Times New Roman" w:cs="Times New Roman"/>
                <w:sz w:val="24"/>
                <w:szCs w:val="24"/>
              </w:rPr>
              <w:t>05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344" w:type="dxa"/>
          </w:tcPr>
          <w:p w14:paraId="7628921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0D7AB49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631 (8.54)</w:t>
            </w:r>
          </w:p>
        </w:tc>
        <w:tc>
          <w:tcPr>
            <w:tcW w:w="843" w:type="dxa"/>
          </w:tcPr>
          <w:p w14:paraId="376DB12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06332CB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50 (4.94)</w:t>
            </w:r>
          </w:p>
        </w:tc>
        <w:tc>
          <w:tcPr>
            <w:tcW w:w="843" w:type="dxa"/>
          </w:tcPr>
          <w:p w14:paraId="7448589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47001EFB" w14:textId="77777777" w:rsidTr="006B325A">
        <w:tc>
          <w:tcPr>
            <w:tcW w:w="3763" w:type="dxa"/>
          </w:tcPr>
          <w:p w14:paraId="2C78672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Vigorous leisure activity</w:t>
            </w:r>
          </w:p>
        </w:tc>
        <w:tc>
          <w:tcPr>
            <w:tcW w:w="865" w:type="dxa"/>
          </w:tcPr>
          <w:p w14:paraId="221B284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06E4FA1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255" w:type="dxa"/>
          </w:tcPr>
          <w:p w14:paraId="195B3D7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051" w:type="dxa"/>
          </w:tcPr>
          <w:p w14:paraId="5C50DFE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65" w:type="dxa"/>
          </w:tcPr>
          <w:p w14:paraId="25AAA88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1F10872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43" w:type="dxa"/>
          </w:tcPr>
          <w:p w14:paraId="581CE46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344" w:type="dxa"/>
          </w:tcPr>
          <w:p w14:paraId="67729D4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65" w:type="dxa"/>
          </w:tcPr>
          <w:p w14:paraId="33089B8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6C43C27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65" w:type="dxa"/>
          </w:tcPr>
          <w:p w14:paraId="7E87439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2637D55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46621A06" w14:textId="77777777" w:rsidTr="006B325A">
        <w:tc>
          <w:tcPr>
            <w:tcW w:w="3763" w:type="dxa"/>
          </w:tcPr>
          <w:p w14:paraId="6AB15BBF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865" w:type="dxa"/>
          </w:tcPr>
          <w:p w14:paraId="3119A30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15 (3.69)</w:t>
            </w:r>
          </w:p>
        </w:tc>
        <w:tc>
          <w:tcPr>
            <w:tcW w:w="843" w:type="dxa"/>
          </w:tcPr>
          <w:p w14:paraId="3F90FC7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0.954</w:t>
            </w:r>
          </w:p>
        </w:tc>
        <w:tc>
          <w:tcPr>
            <w:tcW w:w="1255" w:type="dxa"/>
          </w:tcPr>
          <w:p w14:paraId="3831694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 (2.64)</w:t>
            </w:r>
          </w:p>
        </w:tc>
        <w:tc>
          <w:tcPr>
            <w:tcW w:w="1051" w:type="dxa"/>
          </w:tcPr>
          <w:p w14:paraId="5AA05D52" w14:textId="5DEE31C6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F420C5">
              <w:rPr>
                <w:rFonts w:ascii="Times New Roman" w:hAnsi="Times New Roman" w:cs="Times New Roman"/>
                <w:sz w:val="24"/>
                <w:szCs w:val="24"/>
              </w:rPr>
              <w:t>133</w:t>
            </w:r>
          </w:p>
        </w:tc>
        <w:tc>
          <w:tcPr>
            <w:tcW w:w="865" w:type="dxa"/>
          </w:tcPr>
          <w:p w14:paraId="55290A2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 (0.83)</w:t>
            </w:r>
          </w:p>
        </w:tc>
        <w:tc>
          <w:tcPr>
            <w:tcW w:w="843" w:type="dxa"/>
          </w:tcPr>
          <w:p w14:paraId="22773B3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&lt;0.002</w:t>
            </w:r>
          </w:p>
        </w:tc>
        <w:tc>
          <w:tcPr>
            <w:tcW w:w="1143" w:type="dxa"/>
          </w:tcPr>
          <w:p w14:paraId="53272D34" w14:textId="76B69141" w:rsidR="00E47E9F" w:rsidRPr="00C73E1C" w:rsidRDefault="00CF27DC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1.13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344" w:type="dxa"/>
          </w:tcPr>
          <w:p w14:paraId="20FE12A3" w14:textId="54EF6FFC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F239C1">
              <w:rPr>
                <w:rFonts w:ascii="Times New Roman" w:hAnsi="Times New Roman" w:cs="Times New Roman"/>
                <w:sz w:val="24"/>
                <w:szCs w:val="24"/>
              </w:rPr>
              <w:t>959</w:t>
            </w:r>
          </w:p>
        </w:tc>
        <w:tc>
          <w:tcPr>
            <w:tcW w:w="865" w:type="dxa"/>
          </w:tcPr>
          <w:p w14:paraId="4E1DBC8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113 (11.61)</w:t>
            </w:r>
          </w:p>
        </w:tc>
        <w:tc>
          <w:tcPr>
            <w:tcW w:w="843" w:type="dxa"/>
          </w:tcPr>
          <w:p w14:paraId="65D63B3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0.182</w:t>
            </w:r>
          </w:p>
        </w:tc>
        <w:tc>
          <w:tcPr>
            <w:tcW w:w="865" w:type="dxa"/>
          </w:tcPr>
          <w:p w14:paraId="66A9B0D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11 (3.36)</w:t>
            </w:r>
          </w:p>
        </w:tc>
        <w:tc>
          <w:tcPr>
            <w:tcW w:w="843" w:type="dxa"/>
          </w:tcPr>
          <w:p w14:paraId="16F1695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0.209</w:t>
            </w:r>
          </w:p>
        </w:tc>
      </w:tr>
      <w:tr w:rsidR="00E47E9F" w:rsidRPr="00C73E1C" w14:paraId="0E935915" w14:textId="77777777" w:rsidTr="006B325A">
        <w:tc>
          <w:tcPr>
            <w:tcW w:w="3763" w:type="dxa"/>
          </w:tcPr>
          <w:p w14:paraId="3C8D2A9A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865" w:type="dxa"/>
          </w:tcPr>
          <w:p w14:paraId="0EA8284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92 (3.77)</w:t>
            </w:r>
          </w:p>
        </w:tc>
        <w:tc>
          <w:tcPr>
            <w:tcW w:w="843" w:type="dxa"/>
          </w:tcPr>
          <w:p w14:paraId="641E909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5" w:type="dxa"/>
          </w:tcPr>
          <w:p w14:paraId="039F19A1" w14:textId="4795426D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33</w:t>
            </w:r>
            <w:r w:rsidR="00F420C5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F420C5">
              <w:rPr>
                <w:rFonts w:ascii="Times New Roman" w:hAnsi="Times New Roman" w:cs="Times New Roman"/>
                <w:sz w:val="24"/>
                <w:szCs w:val="24"/>
              </w:rPr>
              <w:t>6.65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051" w:type="dxa"/>
          </w:tcPr>
          <w:p w14:paraId="09A6DE4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61A90FE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508 (5.73)</w:t>
            </w:r>
          </w:p>
        </w:tc>
        <w:tc>
          <w:tcPr>
            <w:tcW w:w="843" w:type="dxa"/>
          </w:tcPr>
          <w:p w14:paraId="2DD3AB7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3" w:type="dxa"/>
          </w:tcPr>
          <w:p w14:paraId="2C64F36E" w14:textId="6FBEB240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CF27D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(1.</w:t>
            </w:r>
            <w:r w:rsidR="00CF27DC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344" w:type="dxa"/>
          </w:tcPr>
          <w:p w14:paraId="37DB939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7DB9A60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1592 (8.54)</w:t>
            </w:r>
          </w:p>
        </w:tc>
        <w:tc>
          <w:tcPr>
            <w:tcW w:w="843" w:type="dxa"/>
          </w:tcPr>
          <w:p w14:paraId="5624224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4343EAD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297 (5.95)</w:t>
            </w:r>
          </w:p>
        </w:tc>
        <w:tc>
          <w:tcPr>
            <w:tcW w:w="843" w:type="dxa"/>
          </w:tcPr>
          <w:p w14:paraId="1F94126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31CAFDF4" w14:textId="77777777" w:rsidTr="006B325A">
        <w:tc>
          <w:tcPr>
            <w:tcW w:w="3763" w:type="dxa"/>
          </w:tcPr>
          <w:p w14:paraId="45CD35A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Moderate leisure activity</w:t>
            </w:r>
          </w:p>
        </w:tc>
        <w:tc>
          <w:tcPr>
            <w:tcW w:w="865" w:type="dxa"/>
          </w:tcPr>
          <w:p w14:paraId="6C90E66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0DE4760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255" w:type="dxa"/>
          </w:tcPr>
          <w:p w14:paraId="1090DEC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051" w:type="dxa"/>
          </w:tcPr>
          <w:p w14:paraId="20BE87C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65" w:type="dxa"/>
          </w:tcPr>
          <w:p w14:paraId="486AB15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4021E8E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43" w:type="dxa"/>
          </w:tcPr>
          <w:p w14:paraId="6FF0329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344" w:type="dxa"/>
          </w:tcPr>
          <w:p w14:paraId="6CD1BAC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65" w:type="dxa"/>
          </w:tcPr>
          <w:p w14:paraId="44F80C5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7AFE0C3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65" w:type="dxa"/>
          </w:tcPr>
          <w:p w14:paraId="7F26A28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08369A5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0E12B35A" w14:textId="77777777" w:rsidTr="006B325A">
        <w:tc>
          <w:tcPr>
            <w:tcW w:w="3763" w:type="dxa"/>
          </w:tcPr>
          <w:p w14:paraId="537D3C07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865" w:type="dxa"/>
          </w:tcPr>
          <w:p w14:paraId="0674AFD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24 (3.45)</w:t>
            </w:r>
          </w:p>
        </w:tc>
        <w:tc>
          <w:tcPr>
            <w:tcW w:w="843" w:type="dxa"/>
          </w:tcPr>
          <w:p w14:paraId="458A6FA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0.709</w:t>
            </w:r>
          </w:p>
        </w:tc>
        <w:tc>
          <w:tcPr>
            <w:tcW w:w="1255" w:type="dxa"/>
          </w:tcPr>
          <w:p w14:paraId="6AEAE58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14 (3.42)</w:t>
            </w:r>
          </w:p>
        </w:tc>
        <w:tc>
          <w:tcPr>
            <w:tcW w:w="1051" w:type="dxa"/>
          </w:tcPr>
          <w:p w14:paraId="5074A09F" w14:textId="01C92941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r w:rsidR="003C6473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865" w:type="dxa"/>
          </w:tcPr>
          <w:p w14:paraId="2542C45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73 (8.16)</w:t>
            </w:r>
          </w:p>
        </w:tc>
        <w:tc>
          <w:tcPr>
            <w:tcW w:w="843" w:type="dxa"/>
          </w:tcPr>
          <w:p w14:paraId="0D71EEA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0.013</w:t>
            </w:r>
          </w:p>
        </w:tc>
        <w:tc>
          <w:tcPr>
            <w:tcW w:w="1143" w:type="dxa"/>
          </w:tcPr>
          <w:p w14:paraId="66DD625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 (0.80)</w:t>
            </w:r>
          </w:p>
        </w:tc>
        <w:tc>
          <w:tcPr>
            <w:tcW w:w="1344" w:type="dxa"/>
          </w:tcPr>
          <w:p w14:paraId="5612B677" w14:textId="1D405A96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887612">
              <w:rPr>
                <w:rFonts w:ascii="Times New Roman" w:hAnsi="Times New Roman" w:cs="Times New Roman"/>
                <w:sz w:val="24"/>
                <w:szCs w:val="24"/>
              </w:rPr>
              <w:t>500</w:t>
            </w:r>
          </w:p>
        </w:tc>
        <w:tc>
          <w:tcPr>
            <w:tcW w:w="865" w:type="dxa"/>
          </w:tcPr>
          <w:p w14:paraId="26EECDA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114 (9.00)</w:t>
            </w:r>
          </w:p>
        </w:tc>
        <w:tc>
          <w:tcPr>
            <w:tcW w:w="843" w:type="dxa"/>
          </w:tcPr>
          <w:p w14:paraId="3254FC2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0.873</w:t>
            </w:r>
          </w:p>
        </w:tc>
        <w:tc>
          <w:tcPr>
            <w:tcW w:w="865" w:type="dxa"/>
          </w:tcPr>
          <w:p w14:paraId="015B292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35 (4.65)</w:t>
            </w:r>
          </w:p>
        </w:tc>
        <w:tc>
          <w:tcPr>
            <w:tcW w:w="843" w:type="dxa"/>
          </w:tcPr>
          <w:p w14:paraId="2145CE9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0.380</w:t>
            </w:r>
          </w:p>
        </w:tc>
      </w:tr>
      <w:tr w:rsidR="00E47E9F" w:rsidRPr="00C73E1C" w14:paraId="6058E1D3" w14:textId="77777777" w:rsidTr="006B325A">
        <w:tc>
          <w:tcPr>
            <w:tcW w:w="3763" w:type="dxa"/>
          </w:tcPr>
          <w:p w14:paraId="7E77296B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No</w:t>
            </w:r>
          </w:p>
        </w:tc>
        <w:tc>
          <w:tcPr>
            <w:tcW w:w="865" w:type="dxa"/>
          </w:tcPr>
          <w:p w14:paraId="3C7CEC6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83 (3.85)</w:t>
            </w:r>
          </w:p>
        </w:tc>
        <w:tc>
          <w:tcPr>
            <w:tcW w:w="843" w:type="dxa"/>
          </w:tcPr>
          <w:p w14:paraId="1F85739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5" w:type="dxa"/>
          </w:tcPr>
          <w:p w14:paraId="5DB0820E" w14:textId="53910860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3C6473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3C6473">
              <w:rPr>
                <w:rFonts w:ascii="Times New Roman" w:hAnsi="Times New Roman" w:cs="Times New Roman"/>
                <w:sz w:val="24"/>
                <w:szCs w:val="24"/>
              </w:rPr>
              <w:t>6.77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051" w:type="dxa"/>
          </w:tcPr>
          <w:p w14:paraId="577A4C3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09CBDBB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440 (5.25)</w:t>
            </w:r>
          </w:p>
        </w:tc>
        <w:tc>
          <w:tcPr>
            <w:tcW w:w="843" w:type="dxa"/>
          </w:tcPr>
          <w:p w14:paraId="6CB8B24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3" w:type="dxa"/>
          </w:tcPr>
          <w:p w14:paraId="049B38FD" w14:textId="27014F0D" w:rsidR="00E47E9F" w:rsidRPr="00C73E1C" w:rsidRDefault="00887612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57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344" w:type="dxa"/>
          </w:tcPr>
          <w:p w14:paraId="51E5FF9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7F8A970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1591 (8.68)</w:t>
            </w:r>
          </w:p>
        </w:tc>
        <w:tc>
          <w:tcPr>
            <w:tcW w:w="843" w:type="dxa"/>
          </w:tcPr>
          <w:p w14:paraId="02D18FB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3C83FA2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273 (5.98)</w:t>
            </w:r>
          </w:p>
        </w:tc>
        <w:tc>
          <w:tcPr>
            <w:tcW w:w="843" w:type="dxa"/>
          </w:tcPr>
          <w:p w14:paraId="2E21C39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51B4C8D8" w14:textId="77777777" w:rsidTr="006B325A">
        <w:tc>
          <w:tcPr>
            <w:tcW w:w="3763" w:type="dxa"/>
          </w:tcPr>
          <w:p w14:paraId="4CDC4C6B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Obesity</w:t>
            </w:r>
          </w:p>
        </w:tc>
        <w:tc>
          <w:tcPr>
            <w:tcW w:w="865" w:type="dxa"/>
          </w:tcPr>
          <w:p w14:paraId="3A6C8CD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3" w:type="dxa"/>
          </w:tcPr>
          <w:p w14:paraId="7165255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5" w:type="dxa"/>
          </w:tcPr>
          <w:p w14:paraId="5056951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51" w:type="dxa"/>
          </w:tcPr>
          <w:p w14:paraId="24A31BA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2067BBC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3" w:type="dxa"/>
          </w:tcPr>
          <w:p w14:paraId="469B249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3" w:type="dxa"/>
          </w:tcPr>
          <w:p w14:paraId="48D7C59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44" w:type="dxa"/>
          </w:tcPr>
          <w:p w14:paraId="18C5158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5BD8327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3" w:type="dxa"/>
          </w:tcPr>
          <w:p w14:paraId="1015B9B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2C82157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3" w:type="dxa"/>
          </w:tcPr>
          <w:p w14:paraId="157F5A3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00BBCF17" w14:textId="77777777" w:rsidTr="006B325A">
        <w:tc>
          <w:tcPr>
            <w:tcW w:w="3763" w:type="dxa"/>
          </w:tcPr>
          <w:p w14:paraId="1F89F0A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865" w:type="dxa"/>
          </w:tcPr>
          <w:p w14:paraId="09E1AC2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36 (9.82)</w:t>
            </w:r>
          </w:p>
        </w:tc>
        <w:tc>
          <w:tcPr>
            <w:tcW w:w="843" w:type="dxa"/>
          </w:tcPr>
          <w:p w14:paraId="31972A11" w14:textId="24A5AD02" w:rsidR="00E47E9F" w:rsidRPr="00C73E1C" w:rsidRDefault="003C4F80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1255" w:type="dxa"/>
          </w:tcPr>
          <w:p w14:paraId="0F35A159" w14:textId="26C62FC9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82031E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82031E">
              <w:rPr>
                <w:rFonts w:ascii="Times New Roman" w:hAnsi="Times New Roman" w:cs="Times New Roman"/>
                <w:sz w:val="24"/>
                <w:szCs w:val="24"/>
              </w:rPr>
              <w:t>9.94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051" w:type="dxa"/>
          </w:tcPr>
          <w:p w14:paraId="177B9EA3" w14:textId="1C23EDE4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r w:rsidR="0082031E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865" w:type="dxa"/>
          </w:tcPr>
          <w:p w14:paraId="7C819BB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71 (12.04)</w:t>
            </w:r>
          </w:p>
        </w:tc>
        <w:tc>
          <w:tcPr>
            <w:tcW w:w="843" w:type="dxa"/>
          </w:tcPr>
          <w:p w14:paraId="1340C1A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1143" w:type="dxa"/>
          </w:tcPr>
          <w:p w14:paraId="3651363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 (8.46)</w:t>
            </w:r>
          </w:p>
        </w:tc>
        <w:tc>
          <w:tcPr>
            <w:tcW w:w="1344" w:type="dxa"/>
          </w:tcPr>
          <w:p w14:paraId="64990DE7" w14:textId="2969FC53" w:rsidR="00E47E9F" w:rsidRPr="00C73E1C" w:rsidRDefault="003A3E47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0.00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65" w:type="dxa"/>
          </w:tcPr>
          <w:p w14:paraId="5EB74CC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161 (16.5)</w:t>
            </w:r>
          </w:p>
        </w:tc>
        <w:tc>
          <w:tcPr>
            <w:tcW w:w="843" w:type="dxa"/>
          </w:tcPr>
          <w:p w14:paraId="390963C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865" w:type="dxa"/>
          </w:tcPr>
          <w:p w14:paraId="3845C24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32 (11.77)</w:t>
            </w:r>
          </w:p>
        </w:tc>
        <w:tc>
          <w:tcPr>
            <w:tcW w:w="843" w:type="dxa"/>
          </w:tcPr>
          <w:p w14:paraId="673BEB3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0.005</w:t>
            </w:r>
          </w:p>
        </w:tc>
      </w:tr>
      <w:tr w:rsidR="00E47E9F" w:rsidRPr="00C73E1C" w14:paraId="624CB487" w14:textId="77777777" w:rsidTr="006B325A">
        <w:tc>
          <w:tcPr>
            <w:tcW w:w="3763" w:type="dxa"/>
          </w:tcPr>
          <w:p w14:paraId="40044F9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865" w:type="dxa"/>
          </w:tcPr>
          <w:p w14:paraId="006F24F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68 (2.85)</w:t>
            </w:r>
          </w:p>
        </w:tc>
        <w:tc>
          <w:tcPr>
            <w:tcW w:w="843" w:type="dxa"/>
          </w:tcPr>
          <w:p w14:paraId="42E9B80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5" w:type="dxa"/>
          </w:tcPr>
          <w:p w14:paraId="1B45A309" w14:textId="7B3C05CA" w:rsidR="00E47E9F" w:rsidRPr="00C73E1C" w:rsidRDefault="0082031E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289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(6.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051" w:type="dxa"/>
          </w:tcPr>
          <w:p w14:paraId="598C61F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799633F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440 (5.20)</w:t>
            </w:r>
          </w:p>
        </w:tc>
        <w:tc>
          <w:tcPr>
            <w:tcW w:w="843" w:type="dxa"/>
          </w:tcPr>
          <w:p w14:paraId="125372C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3" w:type="dxa"/>
          </w:tcPr>
          <w:p w14:paraId="2667080C" w14:textId="2F2FF52D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3A3E47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(1.</w:t>
            </w:r>
            <w:r w:rsidR="003A3E47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344" w:type="dxa"/>
          </w:tcPr>
          <w:p w14:paraId="59AC805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49C4442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1481 (8.27)</w:t>
            </w:r>
          </w:p>
        </w:tc>
        <w:tc>
          <w:tcPr>
            <w:tcW w:w="843" w:type="dxa"/>
          </w:tcPr>
          <w:p w14:paraId="0976542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1B86E51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274 (5.50)</w:t>
            </w:r>
          </w:p>
        </w:tc>
        <w:tc>
          <w:tcPr>
            <w:tcW w:w="843" w:type="dxa"/>
          </w:tcPr>
          <w:p w14:paraId="210F481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3B67EA7" w14:textId="77777777" w:rsidR="00E47E9F" w:rsidRPr="00C73E1C" w:rsidRDefault="00E47E9F" w:rsidP="00C73E1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8B46A8A" w14:textId="77777777" w:rsidR="00E47E9F" w:rsidRPr="00C73E1C" w:rsidRDefault="00E47E9F" w:rsidP="00C73E1C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5CD998C" w14:textId="5D1E6F9E" w:rsidR="00E47E9F" w:rsidRPr="00C73E1C" w:rsidRDefault="00E47E9F" w:rsidP="00C73E1C">
      <w:pPr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C73E1C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Table </w:t>
      </w:r>
      <w:r w:rsidR="005E1CEC">
        <w:rPr>
          <w:rFonts w:ascii="Times New Roman" w:hAnsi="Times New Roman" w:cs="Times New Roman"/>
          <w:b/>
          <w:bCs/>
          <w:kern w:val="0"/>
          <w:sz w:val="24"/>
          <w:szCs w:val="24"/>
        </w:rPr>
        <w:t>9</w:t>
      </w:r>
      <w:r w:rsidRPr="00C73E1C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: Weighted descriptive statistics of socio-economic variables </w:t>
      </w:r>
      <w:del w:id="7" w:author="Mohammad Nayeem Hasan" w:date="2024-09-02T15:56:00Z" w16du:dateUtc="2024-09-02T09:56:00Z">
        <w:r w:rsidR="00AE124A" w:rsidDel="00670885">
          <w:rPr>
            <w:rFonts w:ascii="Times New Roman" w:hAnsi="Times New Roman" w:cs="Times New Roman"/>
            <w:b/>
            <w:bCs/>
            <w:kern w:val="0"/>
            <w:sz w:val="24"/>
            <w:szCs w:val="24"/>
          </w:rPr>
          <w:delText xml:space="preserve">and </w:delText>
        </w:r>
        <w:r w:rsidRPr="00C73E1C" w:rsidDel="00670885">
          <w:rPr>
            <w:rFonts w:ascii="Times New Roman" w:hAnsi="Times New Roman" w:cs="Times New Roman"/>
            <w:b/>
            <w:bCs/>
            <w:kern w:val="0"/>
            <w:sz w:val="24"/>
            <w:szCs w:val="24"/>
          </w:rPr>
          <w:delText xml:space="preserve"> Hypercholesterolemia</w:delText>
        </w:r>
      </w:del>
      <w:ins w:id="8" w:author="Mohammad Nayeem Hasan" w:date="2024-09-02T15:56:00Z" w16du:dateUtc="2024-09-02T09:56:00Z">
        <w:r w:rsidR="00670885">
          <w:rPr>
            <w:rFonts w:ascii="Times New Roman" w:hAnsi="Times New Roman" w:cs="Times New Roman"/>
            <w:b/>
            <w:bCs/>
            <w:kern w:val="0"/>
            <w:sz w:val="24"/>
            <w:szCs w:val="24"/>
          </w:rPr>
          <w:t xml:space="preserve">and </w:t>
        </w:r>
        <w:r w:rsidR="00670885" w:rsidRPr="00C73E1C">
          <w:rPr>
            <w:rFonts w:ascii="Times New Roman" w:hAnsi="Times New Roman" w:cs="Times New Roman"/>
            <w:b/>
            <w:bCs/>
            <w:kern w:val="0"/>
            <w:sz w:val="24"/>
            <w:szCs w:val="24"/>
          </w:rPr>
          <w:t>Hypercholesterolemia</w:t>
        </w:r>
      </w:ins>
      <w:r w:rsidRPr="00C73E1C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 status in Southeast Asian adults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2463"/>
        <w:gridCol w:w="1293"/>
        <w:gridCol w:w="859"/>
        <w:gridCol w:w="1206"/>
        <w:gridCol w:w="880"/>
        <w:gridCol w:w="1339"/>
        <w:gridCol w:w="1040"/>
        <w:gridCol w:w="1206"/>
        <w:gridCol w:w="880"/>
        <w:gridCol w:w="25"/>
        <w:gridCol w:w="1209"/>
        <w:gridCol w:w="1209"/>
        <w:gridCol w:w="920"/>
        <w:gridCol w:w="859"/>
      </w:tblGrid>
      <w:tr w:rsidR="00E47E9F" w:rsidRPr="00C73E1C" w14:paraId="7761200B" w14:textId="77777777" w:rsidTr="009C25A6">
        <w:tc>
          <w:tcPr>
            <w:tcW w:w="800" w:type="pct"/>
          </w:tcPr>
          <w:p w14:paraId="5B885099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Variables</w:t>
            </w:r>
          </w:p>
        </w:tc>
        <w:tc>
          <w:tcPr>
            <w:tcW w:w="4200" w:type="pct"/>
            <w:gridSpan w:val="13"/>
          </w:tcPr>
          <w:p w14:paraId="1788D507" w14:textId="1C1E3CC3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Told had a high </w:t>
            </w:r>
            <w:r w:rsidR="0085689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total 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cholesterol (hypercholesterolemia), weighted n (%)</w:t>
            </w:r>
          </w:p>
        </w:tc>
      </w:tr>
      <w:tr w:rsidR="00E47E9F" w:rsidRPr="00C73E1C" w14:paraId="4D1B20AE" w14:textId="77777777" w:rsidTr="009C25A6">
        <w:tc>
          <w:tcPr>
            <w:tcW w:w="800" w:type="pct"/>
          </w:tcPr>
          <w:p w14:paraId="6417302B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99" w:type="pct"/>
            <w:gridSpan w:val="2"/>
          </w:tcPr>
          <w:p w14:paraId="689FCA4B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Maldives</w:t>
            </w:r>
          </w:p>
          <w:p w14:paraId="552095EE" w14:textId="3568184E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</w:t>
            </w:r>
            <w:r w:rsidR="00311506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not available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)</w:t>
            </w:r>
          </w:p>
        </w:tc>
        <w:tc>
          <w:tcPr>
            <w:tcW w:w="678" w:type="pct"/>
            <w:gridSpan w:val="2"/>
          </w:tcPr>
          <w:p w14:paraId="5E24C0DF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Sri Lanka</w:t>
            </w:r>
          </w:p>
          <w:p w14:paraId="43081D0D" w14:textId="44ADCF65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(</w:t>
            </w:r>
            <w:r w:rsidR="00450B19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n</w:t>
            </w:r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 xml:space="preserve"> =</w:t>
            </w:r>
            <w:r w:rsidR="005C6105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1029</w:t>
            </w:r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)</w:t>
            </w:r>
          </w:p>
        </w:tc>
        <w:tc>
          <w:tcPr>
            <w:tcW w:w="773" w:type="pct"/>
            <w:gridSpan w:val="2"/>
          </w:tcPr>
          <w:p w14:paraId="294F6719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Myanmar</w:t>
            </w:r>
          </w:p>
          <w:p w14:paraId="6632E8B8" w14:textId="4B3203C0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</w:t>
            </w:r>
            <w:r w:rsidR="00450B1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=</w:t>
            </w:r>
            <w:r w:rsidR="000070B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3171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)</w:t>
            </w:r>
          </w:p>
        </w:tc>
        <w:tc>
          <w:tcPr>
            <w:tcW w:w="678" w:type="pct"/>
            <w:gridSpan w:val="2"/>
          </w:tcPr>
          <w:p w14:paraId="4A16D55A" w14:textId="26E57DC1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Timor-Leste</w:t>
            </w:r>
          </w:p>
          <w:p w14:paraId="6903B6DC" w14:textId="5AA80CE8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</w:t>
            </w:r>
            <w:r w:rsidR="00450B1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= </w:t>
            </w:r>
            <w:r w:rsidR="0068446D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221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)</w:t>
            </w:r>
          </w:p>
        </w:tc>
        <w:tc>
          <w:tcPr>
            <w:tcW w:w="794" w:type="pct"/>
            <w:gridSpan w:val="3"/>
          </w:tcPr>
          <w:p w14:paraId="4E8AF59B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Bangladesh</w:t>
            </w:r>
          </w:p>
          <w:p w14:paraId="43FD136D" w14:textId="3F828A3A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</w:t>
            </w:r>
            <w:r w:rsidR="00450B1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= </w:t>
            </w:r>
            <w:r w:rsidR="0024547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3036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)</w:t>
            </w:r>
          </w:p>
        </w:tc>
        <w:tc>
          <w:tcPr>
            <w:tcW w:w="578" w:type="pct"/>
            <w:gridSpan w:val="2"/>
          </w:tcPr>
          <w:p w14:paraId="5EDF0773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Nepal</w:t>
            </w:r>
          </w:p>
          <w:p w14:paraId="2D2DB23A" w14:textId="583B342D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</w:t>
            </w:r>
            <w:r w:rsidR="00450B1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= </w:t>
            </w:r>
            <w:r w:rsidR="00794CD0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649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)</w:t>
            </w:r>
          </w:p>
        </w:tc>
      </w:tr>
      <w:tr w:rsidR="00E47E9F" w:rsidRPr="00C73E1C" w14:paraId="3B8FA409" w14:textId="77777777" w:rsidTr="009C25A6">
        <w:tc>
          <w:tcPr>
            <w:tcW w:w="800" w:type="pct"/>
          </w:tcPr>
          <w:p w14:paraId="24C1833D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20" w:type="pct"/>
          </w:tcPr>
          <w:p w14:paraId="2ED46E5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 (%)</w:t>
            </w:r>
          </w:p>
        </w:tc>
        <w:tc>
          <w:tcPr>
            <w:tcW w:w="279" w:type="pct"/>
          </w:tcPr>
          <w:p w14:paraId="2699B568" w14:textId="77777777" w:rsidR="00E47E9F" w:rsidRPr="00C73E1C" w:rsidRDefault="00E47E9F" w:rsidP="00C73E1C">
            <w:pPr>
              <w:rPr>
                <w:rFonts w:ascii="Times New Roman" w:hAnsi="Times New Roman" w:cs="Times New Roman"/>
                <w:color w:val="202124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202124"/>
                <w:sz w:val="24"/>
                <w:szCs w:val="24"/>
              </w:rPr>
              <w:t>P-value</w:t>
            </w:r>
          </w:p>
        </w:tc>
        <w:tc>
          <w:tcPr>
            <w:tcW w:w="392" w:type="pct"/>
          </w:tcPr>
          <w:p w14:paraId="71D11A4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 (%)</w:t>
            </w:r>
          </w:p>
        </w:tc>
        <w:tc>
          <w:tcPr>
            <w:tcW w:w="286" w:type="pct"/>
          </w:tcPr>
          <w:p w14:paraId="7DEA7BF8" w14:textId="77777777" w:rsidR="00E47E9F" w:rsidRPr="00C73E1C" w:rsidRDefault="00E47E9F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202124"/>
                <w:sz w:val="24"/>
                <w:szCs w:val="24"/>
              </w:rPr>
              <w:t>P-value</w:t>
            </w:r>
          </w:p>
        </w:tc>
        <w:tc>
          <w:tcPr>
            <w:tcW w:w="435" w:type="pct"/>
          </w:tcPr>
          <w:p w14:paraId="27A2D94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 (%)</w:t>
            </w:r>
          </w:p>
        </w:tc>
        <w:tc>
          <w:tcPr>
            <w:tcW w:w="338" w:type="pct"/>
          </w:tcPr>
          <w:p w14:paraId="2D770A5C" w14:textId="77777777" w:rsidR="00E47E9F" w:rsidRPr="00C73E1C" w:rsidRDefault="00E47E9F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202124"/>
                <w:sz w:val="24"/>
                <w:szCs w:val="24"/>
              </w:rPr>
              <w:t>P-value</w:t>
            </w:r>
          </w:p>
        </w:tc>
        <w:tc>
          <w:tcPr>
            <w:tcW w:w="392" w:type="pct"/>
          </w:tcPr>
          <w:p w14:paraId="4AD5256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 (%)</w:t>
            </w:r>
          </w:p>
        </w:tc>
        <w:tc>
          <w:tcPr>
            <w:tcW w:w="286" w:type="pct"/>
          </w:tcPr>
          <w:p w14:paraId="6E0943F9" w14:textId="77777777" w:rsidR="00E47E9F" w:rsidRPr="00C73E1C" w:rsidRDefault="00E47E9F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202124"/>
                <w:sz w:val="24"/>
                <w:szCs w:val="24"/>
              </w:rPr>
              <w:t>P-value</w:t>
            </w:r>
          </w:p>
        </w:tc>
        <w:tc>
          <w:tcPr>
            <w:tcW w:w="401" w:type="pct"/>
            <w:gridSpan w:val="2"/>
          </w:tcPr>
          <w:p w14:paraId="748199F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 (%)</w:t>
            </w:r>
          </w:p>
        </w:tc>
        <w:tc>
          <w:tcPr>
            <w:tcW w:w="393" w:type="pct"/>
          </w:tcPr>
          <w:p w14:paraId="2AFBC7BC" w14:textId="77777777" w:rsidR="00E47E9F" w:rsidRPr="00C73E1C" w:rsidRDefault="00E47E9F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202124"/>
                <w:sz w:val="24"/>
                <w:szCs w:val="24"/>
              </w:rPr>
              <w:t>P-value</w:t>
            </w:r>
          </w:p>
        </w:tc>
        <w:tc>
          <w:tcPr>
            <w:tcW w:w="299" w:type="pct"/>
          </w:tcPr>
          <w:p w14:paraId="182A43A7" w14:textId="77777777" w:rsidR="00E47E9F" w:rsidRPr="00C73E1C" w:rsidRDefault="00E47E9F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 (%)</w:t>
            </w:r>
          </w:p>
        </w:tc>
        <w:tc>
          <w:tcPr>
            <w:tcW w:w="279" w:type="pct"/>
          </w:tcPr>
          <w:p w14:paraId="287214AB" w14:textId="77777777" w:rsidR="00E47E9F" w:rsidRPr="00C73E1C" w:rsidRDefault="00E47E9F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202124"/>
                <w:sz w:val="24"/>
                <w:szCs w:val="24"/>
              </w:rPr>
              <w:t>P-value</w:t>
            </w:r>
          </w:p>
        </w:tc>
      </w:tr>
      <w:tr w:rsidR="00E47E9F" w:rsidRPr="00C73E1C" w14:paraId="79C413A7" w14:textId="77777777" w:rsidTr="009C25A6">
        <w:tc>
          <w:tcPr>
            <w:tcW w:w="800" w:type="pct"/>
          </w:tcPr>
          <w:p w14:paraId="1094C4C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Socio-economic background</w:t>
            </w:r>
          </w:p>
        </w:tc>
        <w:tc>
          <w:tcPr>
            <w:tcW w:w="420" w:type="pct"/>
          </w:tcPr>
          <w:p w14:paraId="364E32D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9" w:type="pct"/>
          </w:tcPr>
          <w:p w14:paraId="7101BB3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6A7948D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" w:type="pct"/>
          </w:tcPr>
          <w:p w14:paraId="49ED0C3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25F99FB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8" w:type="pct"/>
          </w:tcPr>
          <w:p w14:paraId="74705F1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15FC864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" w:type="pct"/>
          </w:tcPr>
          <w:p w14:paraId="13B8A0D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2CFE6D4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3" w:type="pct"/>
          </w:tcPr>
          <w:p w14:paraId="37B2561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4F9CA2E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9" w:type="pct"/>
          </w:tcPr>
          <w:p w14:paraId="4721E11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56E000B2" w14:textId="77777777" w:rsidTr="009C25A6">
        <w:tc>
          <w:tcPr>
            <w:tcW w:w="800" w:type="pct"/>
          </w:tcPr>
          <w:p w14:paraId="7232DCA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Age (18 years or above) </w:t>
            </w:r>
          </w:p>
        </w:tc>
        <w:tc>
          <w:tcPr>
            <w:tcW w:w="420" w:type="pct"/>
          </w:tcPr>
          <w:p w14:paraId="2447338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5A8FB10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5588541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6A0E75F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35" w:type="pct"/>
          </w:tcPr>
          <w:p w14:paraId="47D0FB8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8" w:type="pct"/>
          </w:tcPr>
          <w:p w14:paraId="374EE9C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696B287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4EFB7D3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2100BFF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3" w:type="pct"/>
          </w:tcPr>
          <w:p w14:paraId="34D0432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99" w:type="pct"/>
          </w:tcPr>
          <w:p w14:paraId="34AD681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7B7F1F4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2F6BADEF" w14:textId="77777777" w:rsidTr="009C25A6">
        <w:tc>
          <w:tcPr>
            <w:tcW w:w="800" w:type="pct"/>
          </w:tcPr>
          <w:p w14:paraId="6A878A1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18-29</w:t>
            </w:r>
          </w:p>
        </w:tc>
        <w:tc>
          <w:tcPr>
            <w:tcW w:w="420" w:type="pct"/>
          </w:tcPr>
          <w:p w14:paraId="6CC9CE5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14FD3FE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92" w:type="pct"/>
          </w:tcPr>
          <w:p w14:paraId="5289ADED" w14:textId="24CCAAA4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="0092598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(13.</w:t>
            </w:r>
            <w:r w:rsidR="00E7494F">
              <w:rPr>
                <w:rFonts w:ascii="Times New Roman" w:hAnsi="Times New Roman" w:cs="Times New Roman"/>
                <w:sz w:val="24"/>
                <w:szCs w:val="24"/>
              </w:rPr>
              <w:t>03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06E2469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435" w:type="pct"/>
          </w:tcPr>
          <w:p w14:paraId="31BB2BD5" w14:textId="585681B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AA4E14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 (</w:t>
            </w:r>
            <w:r w:rsidR="00AA4E14">
              <w:rPr>
                <w:rFonts w:ascii="Times New Roman" w:hAnsi="Times New Roman" w:cs="Times New Roman"/>
                <w:sz w:val="24"/>
                <w:szCs w:val="24"/>
              </w:rPr>
              <w:t>18.45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748D527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392" w:type="pct"/>
          </w:tcPr>
          <w:p w14:paraId="6CA148AA" w14:textId="6F90E10E" w:rsidR="00E47E9F" w:rsidRPr="00C73E1C" w:rsidRDefault="00282EA8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51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7.50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026D8CD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401" w:type="pct"/>
            <w:gridSpan w:val="2"/>
          </w:tcPr>
          <w:p w14:paraId="3FC0909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656 (19.42)</w:t>
            </w:r>
          </w:p>
        </w:tc>
        <w:tc>
          <w:tcPr>
            <w:tcW w:w="393" w:type="pct"/>
          </w:tcPr>
          <w:p w14:paraId="59778FB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299" w:type="pct"/>
          </w:tcPr>
          <w:p w14:paraId="5AD1BD1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67 (6.05)</w:t>
            </w:r>
          </w:p>
        </w:tc>
        <w:tc>
          <w:tcPr>
            <w:tcW w:w="279" w:type="pct"/>
          </w:tcPr>
          <w:p w14:paraId="3B510CF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</w:tr>
      <w:tr w:rsidR="00E47E9F" w:rsidRPr="00C73E1C" w14:paraId="7D8C70D8" w14:textId="77777777" w:rsidTr="009C25A6">
        <w:tc>
          <w:tcPr>
            <w:tcW w:w="800" w:type="pct"/>
          </w:tcPr>
          <w:p w14:paraId="50FC7ED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30-44</w:t>
            </w:r>
          </w:p>
        </w:tc>
        <w:tc>
          <w:tcPr>
            <w:tcW w:w="420" w:type="pct"/>
          </w:tcPr>
          <w:p w14:paraId="019BEAB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5587F65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5C0290F1" w14:textId="1AE2A9BC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925982">
              <w:rPr>
                <w:rFonts w:ascii="Times New Roman" w:hAnsi="Times New Roman" w:cs="Times New Roman"/>
                <w:sz w:val="24"/>
                <w:szCs w:val="24"/>
              </w:rPr>
              <w:t>09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(18.</w:t>
            </w:r>
            <w:r w:rsidR="00E7494F">
              <w:rPr>
                <w:rFonts w:ascii="Times New Roman" w:hAnsi="Times New Roman" w:cs="Times New Roman"/>
                <w:sz w:val="24"/>
                <w:szCs w:val="24"/>
              </w:rPr>
              <w:t>55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697F665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5785C396" w14:textId="18262013" w:rsidR="00E47E9F" w:rsidRPr="00C73E1C" w:rsidRDefault="00AA4E14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983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0.07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41AD433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2EF9244C" w14:textId="39354121" w:rsidR="00E47E9F" w:rsidRPr="00C73E1C" w:rsidRDefault="00282EA8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77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5.84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26F246B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37906CF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1227 (25.01)</w:t>
            </w:r>
          </w:p>
        </w:tc>
        <w:tc>
          <w:tcPr>
            <w:tcW w:w="393" w:type="pct"/>
          </w:tcPr>
          <w:p w14:paraId="3AB040C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16B2DDD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215 (11.63)</w:t>
            </w:r>
          </w:p>
        </w:tc>
        <w:tc>
          <w:tcPr>
            <w:tcW w:w="279" w:type="pct"/>
          </w:tcPr>
          <w:p w14:paraId="66F5C4D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3411813B" w14:textId="77777777" w:rsidTr="009C25A6">
        <w:tc>
          <w:tcPr>
            <w:tcW w:w="800" w:type="pct"/>
          </w:tcPr>
          <w:p w14:paraId="0FD2166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45-59</w:t>
            </w:r>
          </w:p>
        </w:tc>
        <w:tc>
          <w:tcPr>
            <w:tcW w:w="420" w:type="pct"/>
          </w:tcPr>
          <w:p w14:paraId="09B1C0F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0345686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18C2FDA1" w14:textId="4C8D217A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42</w:t>
            </w:r>
            <w:r w:rsidR="00925982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(27.</w:t>
            </w:r>
            <w:r w:rsidR="00E7494F">
              <w:rPr>
                <w:rFonts w:ascii="Times New Roman" w:hAnsi="Times New Roman" w:cs="Times New Roman"/>
                <w:sz w:val="24"/>
                <w:szCs w:val="24"/>
              </w:rPr>
              <w:t>39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0B88C48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18E88B59" w14:textId="7EF0A131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AA4E14">
              <w:rPr>
                <w:rFonts w:ascii="Times New Roman" w:hAnsi="Times New Roman" w:cs="Times New Roman"/>
                <w:sz w:val="24"/>
                <w:szCs w:val="24"/>
              </w:rPr>
              <w:t>598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(4</w:t>
            </w:r>
            <w:r w:rsidR="00AA4E14">
              <w:rPr>
                <w:rFonts w:ascii="Times New Roman" w:hAnsi="Times New Roman" w:cs="Times New Roman"/>
                <w:sz w:val="24"/>
                <w:szCs w:val="24"/>
              </w:rPr>
              <w:t>4.70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2C36851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429B8556" w14:textId="692C6396" w:rsidR="00E47E9F" w:rsidRPr="00C73E1C" w:rsidRDefault="00282EA8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57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6.45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63571BD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1FD4F58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926 (34.17)</w:t>
            </w:r>
          </w:p>
        </w:tc>
        <w:tc>
          <w:tcPr>
            <w:tcW w:w="393" w:type="pct"/>
          </w:tcPr>
          <w:p w14:paraId="47DB383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40098F5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239 (16.06)</w:t>
            </w:r>
          </w:p>
        </w:tc>
        <w:tc>
          <w:tcPr>
            <w:tcW w:w="279" w:type="pct"/>
          </w:tcPr>
          <w:p w14:paraId="49CC0CB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06695F69" w14:textId="77777777" w:rsidTr="009C25A6">
        <w:tc>
          <w:tcPr>
            <w:tcW w:w="800" w:type="pct"/>
          </w:tcPr>
          <w:p w14:paraId="1E9794B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60 or above</w:t>
            </w:r>
          </w:p>
        </w:tc>
        <w:tc>
          <w:tcPr>
            <w:tcW w:w="420" w:type="pct"/>
          </w:tcPr>
          <w:p w14:paraId="383119F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4EBE826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7D9EA467" w14:textId="66F55B3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204 (</w:t>
            </w:r>
            <w:r w:rsidR="00E7494F">
              <w:rPr>
                <w:rFonts w:ascii="Times New Roman" w:hAnsi="Times New Roman" w:cs="Times New Roman"/>
                <w:sz w:val="24"/>
                <w:szCs w:val="24"/>
              </w:rPr>
              <w:t>27.21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4A15F99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48148DD7" w14:textId="4A138752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44</w:t>
            </w:r>
            <w:r w:rsidR="00AA4E1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(4</w:t>
            </w:r>
            <w:r w:rsidR="00AA4E14">
              <w:rPr>
                <w:rFonts w:ascii="Times New Roman" w:hAnsi="Times New Roman" w:cs="Times New Roman"/>
                <w:sz w:val="24"/>
                <w:szCs w:val="24"/>
              </w:rPr>
              <w:t>8.91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57923A3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1FD0F46E" w14:textId="44E74E62" w:rsidR="00E47E9F" w:rsidRPr="00C73E1C" w:rsidRDefault="00282EA8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36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7.46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2E3DD14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1491E51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227 (35.73)</w:t>
            </w:r>
          </w:p>
        </w:tc>
        <w:tc>
          <w:tcPr>
            <w:tcW w:w="393" w:type="pct"/>
          </w:tcPr>
          <w:p w14:paraId="3C0F40F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303CC6E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128 (21.63)</w:t>
            </w:r>
          </w:p>
        </w:tc>
        <w:tc>
          <w:tcPr>
            <w:tcW w:w="279" w:type="pct"/>
          </w:tcPr>
          <w:p w14:paraId="26A7977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04A66096" w14:textId="77777777" w:rsidTr="009C25A6">
        <w:tc>
          <w:tcPr>
            <w:tcW w:w="800" w:type="pct"/>
          </w:tcPr>
          <w:p w14:paraId="137DE9B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Sex</w:t>
            </w:r>
          </w:p>
        </w:tc>
        <w:tc>
          <w:tcPr>
            <w:tcW w:w="420" w:type="pct"/>
          </w:tcPr>
          <w:p w14:paraId="607B7ED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7CBD35B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01C2E89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2D613EA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35" w:type="pct"/>
          </w:tcPr>
          <w:p w14:paraId="06AE1C3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8" w:type="pct"/>
          </w:tcPr>
          <w:p w14:paraId="607D184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3A198C1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0120844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577F98E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3" w:type="pct"/>
          </w:tcPr>
          <w:p w14:paraId="551961C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99" w:type="pct"/>
          </w:tcPr>
          <w:p w14:paraId="49C8293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1EE2FA3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689DDBA0" w14:textId="77777777" w:rsidTr="009C25A6">
        <w:tc>
          <w:tcPr>
            <w:tcW w:w="800" w:type="pct"/>
          </w:tcPr>
          <w:p w14:paraId="7DD401FA" w14:textId="78B6F1B8" w:rsidR="00E47E9F" w:rsidRPr="00C73E1C" w:rsidRDefault="007632F0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Male</w:t>
            </w:r>
          </w:p>
        </w:tc>
        <w:tc>
          <w:tcPr>
            <w:tcW w:w="420" w:type="pct"/>
          </w:tcPr>
          <w:p w14:paraId="495CC97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07A96E3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92" w:type="pct"/>
          </w:tcPr>
          <w:p w14:paraId="09F6E0BF" w14:textId="25CC5712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  <w:r w:rsidR="00AF7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(16.</w:t>
            </w:r>
            <w:r w:rsidR="00AF7D8E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5F18B6E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435" w:type="pct"/>
          </w:tcPr>
          <w:p w14:paraId="522DD2F9" w14:textId="2E014AC5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="005A322A">
              <w:rPr>
                <w:rFonts w:ascii="Times New Roman" w:hAnsi="Times New Roman" w:cs="Times New Roman"/>
                <w:sz w:val="24"/>
                <w:szCs w:val="24"/>
              </w:rPr>
              <w:t>29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5A322A">
              <w:rPr>
                <w:rFonts w:ascii="Times New Roman" w:hAnsi="Times New Roman" w:cs="Times New Roman"/>
                <w:sz w:val="24"/>
                <w:szCs w:val="24"/>
              </w:rPr>
              <w:t>29.90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43037B7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392" w:type="pct"/>
          </w:tcPr>
          <w:p w14:paraId="77A54CDD" w14:textId="1D21B7BB" w:rsidR="00E47E9F" w:rsidRPr="00C73E1C" w:rsidRDefault="000A4B5B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59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14.33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1B82AE0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401" w:type="pct"/>
            <w:gridSpan w:val="2"/>
          </w:tcPr>
          <w:p w14:paraId="7F5BF49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1380 (25.01)</w:t>
            </w:r>
          </w:p>
        </w:tc>
        <w:tc>
          <w:tcPr>
            <w:tcW w:w="393" w:type="pct"/>
          </w:tcPr>
          <w:p w14:paraId="05C4780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0.038</w:t>
            </w:r>
          </w:p>
        </w:tc>
        <w:tc>
          <w:tcPr>
            <w:tcW w:w="299" w:type="pct"/>
          </w:tcPr>
          <w:p w14:paraId="5D3DF04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173 (7.52)</w:t>
            </w:r>
          </w:p>
        </w:tc>
        <w:tc>
          <w:tcPr>
            <w:tcW w:w="279" w:type="pct"/>
          </w:tcPr>
          <w:p w14:paraId="2C3782B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</w:tr>
      <w:tr w:rsidR="00E47E9F" w:rsidRPr="00C73E1C" w14:paraId="0D6391FD" w14:textId="77777777" w:rsidTr="009C25A6">
        <w:tc>
          <w:tcPr>
            <w:tcW w:w="800" w:type="pct"/>
          </w:tcPr>
          <w:p w14:paraId="0AFF77B9" w14:textId="31924077" w:rsidR="00E47E9F" w:rsidRPr="00C73E1C" w:rsidRDefault="007632F0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Female</w:t>
            </w:r>
          </w:p>
        </w:tc>
        <w:tc>
          <w:tcPr>
            <w:tcW w:w="420" w:type="pct"/>
          </w:tcPr>
          <w:p w14:paraId="05A0AB9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7FE32F8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49A2EA97" w14:textId="26285F76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AF7D8E">
              <w:rPr>
                <w:rFonts w:ascii="Times New Roman" w:hAnsi="Times New Roman" w:cs="Times New Roman"/>
                <w:sz w:val="24"/>
                <w:szCs w:val="24"/>
              </w:rPr>
              <w:t>27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r w:rsidR="00AF7D8E">
              <w:rPr>
                <w:rFonts w:ascii="Times New Roman" w:hAnsi="Times New Roman" w:cs="Times New Roman"/>
                <w:sz w:val="24"/>
                <w:szCs w:val="24"/>
              </w:rPr>
              <w:t>3.87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0A0E84A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6A033CA0" w14:textId="2025A8DF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23</w:t>
            </w:r>
            <w:r w:rsidR="005A322A">
              <w:rPr>
                <w:rFonts w:ascii="Times New Roman" w:hAnsi="Times New Roman" w:cs="Times New Roman"/>
                <w:sz w:val="24"/>
                <w:szCs w:val="24"/>
              </w:rPr>
              <w:t>42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r w:rsidR="005A322A">
              <w:rPr>
                <w:rFonts w:ascii="Times New Roman" w:hAnsi="Times New Roman" w:cs="Times New Roman"/>
                <w:sz w:val="24"/>
                <w:szCs w:val="24"/>
              </w:rPr>
              <w:t>8.80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1939B70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562FF092" w14:textId="379C87AF" w:rsidR="00E47E9F" w:rsidRPr="00C73E1C" w:rsidRDefault="000A4B5B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162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22.78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082CE72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3DABD1E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1656 (27.90)</w:t>
            </w:r>
          </w:p>
        </w:tc>
        <w:tc>
          <w:tcPr>
            <w:tcW w:w="393" w:type="pct"/>
          </w:tcPr>
          <w:p w14:paraId="039F660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1518EFD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476 (14.38)</w:t>
            </w:r>
          </w:p>
        </w:tc>
        <w:tc>
          <w:tcPr>
            <w:tcW w:w="279" w:type="pct"/>
          </w:tcPr>
          <w:p w14:paraId="78B686F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115A4328" w14:textId="77777777" w:rsidTr="009C25A6">
        <w:tc>
          <w:tcPr>
            <w:tcW w:w="800" w:type="pct"/>
          </w:tcPr>
          <w:p w14:paraId="3FE4407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Highest level of education</w:t>
            </w:r>
          </w:p>
        </w:tc>
        <w:tc>
          <w:tcPr>
            <w:tcW w:w="420" w:type="pct"/>
          </w:tcPr>
          <w:p w14:paraId="328B1AB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1D8C720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2FFFACC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7E93D1D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35" w:type="pct"/>
          </w:tcPr>
          <w:p w14:paraId="07E5070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8" w:type="pct"/>
          </w:tcPr>
          <w:p w14:paraId="784AA7A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630F6A6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61726B4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7D8B606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3" w:type="pct"/>
          </w:tcPr>
          <w:p w14:paraId="66FE642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99" w:type="pct"/>
          </w:tcPr>
          <w:p w14:paraId="4854F51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7E4AA99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2C0CE4" w:rsidRPr="00C73E1C" w14:paraId="0C002543" w14:textId="77777777" w:rsidTr="009C25A6">
        <w:tc>
          <w:tcPr>
            <w:tcW w:w="800" w:type="pct"/>
          </w:tcPr>
          <w:p w14:paraId="4ECF1BE3" w14:textId="0B0E199F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 formal schooling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 basic literacy</w:t>
            </w:r>
          </w:p>
        </w:tc>
        <w:tc>
          <w:tcPr>
            <w:tcW w:w="420" w:type="pct"/>
          </w:tcPr>
          <w:p w14:paraId="7A6DC2CE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5FD755E4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92" w:type="pct"/>
          </w:tcPr>
          <w:p w14:paraId="6306EBCF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52 (23.00)</w:t>
            </w:r>
          </w:p>
        </w:tc>
        <w:tc>
          <w:tcPr>
            <w:tcW w:w="286" w:type="pct"/>
          </w:tcPr>
          <w:p w14:paraId="1B915831" w14:textId="36F9A275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0.3</w:t>
            </w:r>
            <w:r w:rsidR="00C90E60">
              <w:rPr>
                <w:rFonts w:ascii="Times New Roman" w:hAnsi="Times New Roman" w:cs="Times New Roman"/>
                <w:sz w:val="24"/>
                <w:szCs w:val="24"/>
              </w:rPr>
              <w:t>86</w:t>
            </w:r>
          </w:p>
        </w:tc>
        <w:tc>
          <w:tcPr>
            <w:tcW w:w="435" w:type="pct"/>
          </w:tcPr>
          <w:p w14:paraId="31F10A2C" w14:textId="4B8096B1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1E125C">
              <w:rPr>
                <w:rFonts w:ascii="Times New Roman" w:hAnsi="Times New Roman" w:cs="Times New Roman"/>
                <w:sz w:val="24"/>
                <w:szCs w:val="24"/>
              </w:rPr>
              <w:t>81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r w:rsidR="001E125C">
              <w:rPr>
                <w:rFonts w:ascii="Times New Roman" w:hAnsi="Times New Roman" w:cs="Times New Roman"/>
                <w:sz w:val="24"/>
                <w:szCs w:val="24"/>
              </w:rPr>
              <w:t>6.71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07200092" w14:textId="1F21F1A0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0.01</w:t>
            </w:r>
            <w:r w:rsidR="001E125C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392" w:type="pct"/>
          </w:tcPr>
          <w:p w14:paraId="71C2988F" w14:textId="0890271A" w:rsidR="002C0CE4" w:rsidRPr="00C73E1C" w:rsidRDefault="004578FB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78</w:t>
            </w:r>
            <w:r w:rsidR="002C0CE4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8.40</w:t>
            </w:r>
            <w:r w:rsidR="002C0CE4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516396A4" w14:textId="1D38C1E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r w:rsidR="004578FB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401" w:type="pct"/>
            <w:gridSpan w:val="2"/>
          </w:tcPr>
          <w:p w14:paraId="7496F29B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838 (26.15)</w:t>
            </w:r>
          </w:p>
        </w:tc>
        <w:tc>
          <w:tcPr>
            <w:tcW w:w="393" w:type="pct"/>
          </w:tcPr>
          <w:p w14:paraId="5DE62D20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0.200</w:t>
            </w:r>
          </w:p>
        </w:tc>
        <w:tc>
          <w:tcPr>
            <w:tcW w:w="299" w:type="pct"/>
          </w:tcPr>
          <w:p w14:paraId="625E188A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 (8.25)</w:t>
            </w:r>
          </w:p>
        </w:tc>
        <w:tc>
          <w:tcPr>
            <w:tcW w:w="279" w:type="pct"/>
          </w:tcPr>
          <w:p w14:paraId="4EE03FE5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0.058</w:t>
            </w:r>
          </w:p>
        </w:tc>
      </w:tr>
      <w:tr w:rsidR="002C0CE4" w:rsidRPr="00C73E1C" w14:paraId="18500730" w14:textId="77777777" w:rsidTr="009C25A6">
        <w:tc>
          <w:tcPr>
            <w:tcW w:w="800" w:type="pct"/>
          </w:tcPr>
          <w:p w14:paraId="7CA2327C" w14:textId="57B2721F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Less than primary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 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Primary school completed</w:t>
            </w:r>
          </w:p>
        </w:tc>
        <w:tc>
          <w:tcPr>
            <w:tcW w:w="420" w:type="pct"/>
          </w:tcPr>
          <w:p w14:paraId="7577B342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0C24E0B1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7DCCA78F" w14:textId="33097F68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  <w:r w:rsidR="008F5743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(20.</w:t>
            </w:r>
            <w:r w:rsidR="00C90E60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2F45212C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0A165128" w14:textId="03F9A620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  <w:r w:rsidR="001E125C">
              <w:rPr>
                <w:rFonts w:ascii="Times New Roman" w:hAnsi="Times New Roman" w:cs="Times New Roman"/>
                <w:sz w:val="24"/>
                <w:szCs w:val="24"/>
              </w:rPr>
              <w:t>31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(34.</w:t>
            </w:r>
            <w:r w:rsidR="001E125C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1534198A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0AC48AD8" w14:textId="534CDF4E" w:rsidR="002C0CE4" w:rsidRPr="00C73E1C" w:rsidRDefault="004578FB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  <w:r w:rsidR="002C0CE4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4.15</w:t>
            </w:r>
            <w:r w:rsidR="002C0CE4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310F2D6D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2E4E87D7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1345 (25.97)</w:t>
            </w:r>
          </w:p>
        </w:tc>
        <w:tc>
          <w:tcPr>
            <w:tcW w:w="393" w:type="pct"/>
          </w:tcPr>
          <w:p w14:paraId="15BE0366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35950DB0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153 (10.95)</w:t>
            </w:r>
          </w:p>
        </w:tc>
        <w:tc>
          <w:tcPr>
            <w:tcW w:w="279" w:type="pct"/>
          </w:tcPr>
          <w:p w14:paraId="323AE42B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C0CE4" w:rsidRPr="00C73E1C" w14:paraId="382350C9" w14:textId="77777777" w:rsidTr="009C25A6">
        <w:tc>
          <w:tcPr>
            <w:tcW w:w="800" w:type="pct"/>
          </w:tcPr>
          <w:p w14:paraId="51306D71" w14:textId="471F8E13" w:rsidR="002C0CE4" w:rsidRPr="00C73E1C" w:rsidRDefault="002C0CE4" w:rsidP="002C0C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Secondary school completed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 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High school completed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20" w:type="pct"/>
          </w:tcPr>
          <w:p w14:paraId="49E359F2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31FE8736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0C95E47C" w14:textId="59B494E4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27</w:t>
            </w:r>
            <w:r w:rsidR="008F5743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(18.0</w:t>
            </w:r>
            <w:r w:rsidR="00C90E60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6D6B0F8F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3F40C8BA" w14:textId="268DC3DE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1E125C">
              <w:rPr>
                <w:rFonts w:ascii="Times New Roman" w:hAnsi="Times New Roman" w:cs="Times New Roman"/>
                <w:sz w:val="24"/>
                <w:szCs w:val="24"/>
              </w:rPr>
              <w:t>02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1E125C">
              <w:rPr>
                <w:rFonts w:ascii="Times New Roman" w:hAnsi="Times New Roman" w:cs="Times New Roman"/>
                <w:sz w:val="24"/>
                <w:szCs w:val="24"/>
              </w:rPr>
              <w:t>39.97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33615113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37702703" w14:textId="39F9435D" w:rsidR="002C0CE4" w:rsidRPr="00C73E1C" w:rsidRDefault="004578FB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61</w:t>
            </w:r>
            <w:r w:rsidR="002C0CE4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4.36</w:t>
            </w:r>
            <w:r w:rsidR="002C0CE4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64956126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51BCDE72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567 (27.24)</w:t>
            </w:r>
          </w:p>
        </w:tc>
        <w:tc>
          <w:tcPr>
            <w:tcW w:w="393" w:type="pct"/>
          </w:tcPr>
          <w:p w14:paraId="55AEADFA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2955459C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139 (7.41)</w:t>
            </w:r>
          </w:p>
        </w:tc>
        <w:tc>
          <w:tcPr>
            <w:tcW w:w="279" w:type="pct"/>
          </w:tcPr>
          <w:p w14:paraId="475C39D4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C0CE4" w:rsidRPr="00C73E1C" w14:paraId="1242D1F9" w14:textId="77777777" w:rsidTr="009C25A6">
        <w:tc>
          <w:tcPr>
            <w:tcW w:w="800" w:type="pct"/>
          </w:tcPr>
          <w:p w14:paraId="3DDEEF89" w14:textId="2A9A2A11" w:rsidR="002C0CE4" w:rsidRPr="00C73E1C" w:rsidRDefault="002C0CE4" w:rsidP="002C0C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College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or higher </w:t>
            </w:r>
          </w:p>
        </w:tc>
        <w:tc>
          <w:tcPr>
            <w:tcW w:w="420" w:type="pct"/>
          </w:tcPr>
          <w:p w14:paraId="2C981D4F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62A91E90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0D06635E" w14:textId="50F668B9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8F5743">
              <w:rPr>
                <w:rFonts w:ascii="Times New Roman" w:hAnsi="Times New Roman" w:cs="Times New Roman"/>
                <w:sz w:val="24"/>
                <w:szCs w:val="24"/>
              </w:rPr>
              <w:t>68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(20.</w:t>
            </w:r>
            <w:r w:rsidR="00C90E60">
              <w:rPr>
                <w:rFonts w:ascii="Times New Roman" w:hAnsi="Times New Roman" w:cs="Times New Roman"/>
                <w:sz w:val="24"/>
                <w:szCs w:val="24"/>
              </w:rPr>
              <w:t>54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491EB396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39DC624D" w14:textId="127631B1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  <w:r w:rsidR="001E125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r w:rsidR="001E125C">
              <w:rPr>
                <w:rFonts w:ascii="Times New Roman" w:hAnsi="Times New Roman" w:cs="Times New Roman"/>
                <w:sz w:val="24"/>
                <w:szCs w:val="24"/>
              </w:rPr>
              <w:t>3.99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56B3F186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50457B71" w14:textId="1A051B8A" w:rsidR="002C0CE4" w:rsidRPr="00C73E1C" w:rsidRDefault="004578FB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2C0CE4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5.48</w:t>
            </w:r>
            <w:r w:rsidR="002C0CE4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149D8F1F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7B884F68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279 (33.83)</w:t>
            </w:r>
          </w:p>
        </w:tc>
        <w:tc>
          <w:tcPr>
            <w:tcW w:w="393" w:type="pct"/>
          </w:tcPr>
          <w:p w14:paraId="375B3CFF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423FD1FC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22 (13.37)</w:t>
            </w:r>
          </w:p>
        </w:tc>
        <w:tc>
          <w:tcPr>
            <w:tcW w:w="279" w:type="pct"/>
          </w:tcPr>
          <w:p w14:paraId="2567981A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7F5FD10C" w14:textId="77777777" w:rsidTr="009C25A6">
        <w:tc>
          <w:tcPr>
            <w:tcW w:w="800" w:type="pct"/>
          </w:tcPr>
          <w:p w14:paraId="287DFD9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Marital status</w:t>
            </w:r>
          </w:p>
        </w:tc>
        <w:tc>
          <w:tcPr>
            <w:tcW w:w="420" w:type="pct"/>
          </w:tcPr>
          <w:p w14:paraId="04769CA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5564130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7B3B9A8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38A4582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35" w:type="pct"/>
          </w:tcPr>
          <w:p w14:paraId="13D7B17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8" w:type="pct"/>
          </w:tcPr>
          <w:p w14:paraId="54BF99B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5577DA0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71F3A69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2B49DDB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3" w:type="pct"/>
          </w:tcPr>
          <w:p w14:paraId="4BCBBBF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99" w:type="pct"/>
          </w:tcPr>
          <w:p w14:paraId="61F7416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6594251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47BD5283" w14:textId="77777777" w:rsidTr="009C25A6">
        <w:tc>
          <w:tcPr>
            <w:tcW w:w="800" w:type="pct"/>
          </w:tcPr>
          <w:p w14:paraId="19E3B691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Currently Married</w:t>
            </w:r>
          </w:p>
        </w:tc>
        <w:tc>
          <w:tcPr>
            <w:tcW w:w="420" w:type="pct"/>
          </w:tcPr>
          <w:p w14:paraId="4FDFA03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5112E32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92" w:type="pct"/>
          </w:tcPr>
          <w:p w14:paraId="5CA23D3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86" w:type="pct"/>
          </w:tcPr>
          <w:p w14:paraId="571266B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77FAE26D" w14:textId="423FA67B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336EB2">
              <w:rPr>
                <w:rFonts w:ascii="Times New Roman" w:hAnsi="Times New Roman" w:cs="Times New Roman"/>
                <w:sz w:val="24"/>
                <w:szCs w:val="24"/>
              </w:rPr>
              <w:t>338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r w:rsidR="00EC274E">
              <w:rPr>
                <w:rFonts w:ascii="Times New Roman" w:hAnsi="Times New Roman" w:cs="Times New Roman"/>
                <w:sz w:val="24"/>
                <w:szCs w:val="24"/>
              </w:rPr>
              <w:t>4.36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6ECD6409" w14:textId="1EE2A6DC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0.9</w:t>
            </w:r>
            <w:r w:rsidR="00336EB2">
              <w:rPr>
                <w:rFonts w:ascii="Times New Roman" w:hAnsi="Times New Roman" w:cs="Times New Roman"/>
                <w:sz w:val="24"/>
                <w:szCs w:val="24"/>
              </w:rPr>
              <w:t>34</w:t>
            </w:r>
          </w:p>
        </w:tc>
        <w:tc>
          <w:tcPr>
            <w:tcW w:w="392" w:type="pct"/>
          </w:tcPr>
          <w:p w14:paraId="58839199" w14:textId="32CDD640" w:rsidR="00E47E9F" w:rsidRPr="00C73E1C" w:rsidRDefault="00545A08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178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4.63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4A757CD0" w14:textId="1DA1287F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r w:rsidR="000F044E">
              <w:rPr>
                <w:rFonts w:ascii="Times New Roman" w:hAnsi="Times New Roman" w:cs="Times New Roman"/>
                <w:sz w:val="24"/>
                <w:szCs w:val="24"/>
              </w:rPr>
              <w:t>09</w:t>
            </w:r>
          </w:p>
        </w:tc>
        <w:tc>
          <w:tcPr>
            <w:tcW w:w="401" w:type="pct"/>
            <w:gridSpan w:val="2"/>
          </w:tcPr>
          <w:p w14:paraId="1842166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2672 (26.44)</w:t>
            </w:r>
          </w:p>
        </w:tc>
        <w:tc>
          <w:tcPr>
            <w:tcW w:w="393" w:type="pct"/>
          </w:tcPr>
          <w:p w14:paraId="3A63056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0.618</w:t>
            </w:r>
          </w:p>
        </w:tc>
        <w:tc>
          <w:tcPr>
            <w:tcW w:w="299" w:type="pct"/>
          </w:tcPr>
          <w:p w14:paraId="03D3F86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567 (11.81)</w:t>
            </w:r>
          </w:p>
        </w:tc>
        <w:tc>
          <w:tcPr>
            <w:tcW w:w="279" w:type="pct"/>
          </w:tcPr>
          <w:p w14:paraId="75EE083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0.039</w:t>
            </w:r>
          </w:p>
        </w:tc>
      </w:tr>
      <w:tr w:rsidR="00E47E9F" w:rsidRPr="00C73E1C" w14:paraId="22830277" w14:textId="77777777" w:rsidTr="009C25A6">
        <w:tc>
          <w:tcPr>
            <w:tcW w:w="800" w:type="pct"/>
          </w:tcPr>
          <w:p w14:paraId="4513383E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Not Married</w:t>
            </w:r>
          </w:p>
        </w:tc>
        <w:tc>
          <w:tcPr>
            <w:tcW w:w="420" w:type="pct"/>
          </w:tcPr>
          <w:p w14:paraId="0D61756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6EE1797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5AFE630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86" w:type="pct"/>
          </w:tcPr>
          <w:p w14:paraId="6C2B2E8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4FA6044E" w14:textId="461B1A8E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="00336EB2">
              <w:rPr>
                <w:rFonts w:ascii="Times New Roman" w:hAnsi="Times New Roman" w:cs="Times New Roman"/>
                <w:sz w:val="24"/>
                <w:szCs w:val="24"/>
              </w:rPr>
              <w:t>31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r w:rsidR="00EC274E">
              <w:rPr>
                <w:rFonts w:ascii="Times New Roman" w:hAnsi="Times New Roman" w:cs="Times New Roman"/>
                <w:sz w:val="24"/>
                <w:szCs w:val="24"/>
              </w:rPr>
              <w:t>4.56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2F0014F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3130AEB5" w14:textId="79F3F900" w:rsidR="00E47E9F" w:rsidRPr="00C73E1C" w:rsidRDefault="00545A08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43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3.07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33AB15F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4576981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364 (27.67)</w:t>
            </w:r>
          </w:p>
        </w:tc>
        <w:tc>
          <w:tcPr>
            <w:tcW w:w="393" w:type="pct"/>
          </w:tcPr>
          <w:p w14:paraId="71B6AC9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0808C43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82 (7.95)</w:t>
            </w:r>
          </w:p>
        </w:tc>
        <w:tc>
          <w:tcPr>
            <w:tcW w:w="279" w:type="pct"/>
          </w:tcPr>
          <w:p w14:paraId="535C99B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132F7B4B" w14:textId="77777777" w:rsidTr="009C25A6">
        <w:tc>
          <w:tcPr>
            <w:tcW w:w="800" w:type="pct"/>
          </w:tcPr>
          <w:p w14:paraId="17024D0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Work status</w:t>
            </w:r>
          </w:p>
        </w:tc>
        <w:tc>
          <w:tcPr>
            <w:tcW w:w="420" w:type="pct"/>
          </w:tcPr>
          <w:p w14:paraId="4E52999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51DAA2E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4BA82D1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0DD7B06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35" w:type="pct"/>
          </w:tcPr>
          <w:p w14:paraId="2696B3A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8" w:type="pct"/>
          </w:tcPr>
          <w:p w14:paraId="7E77313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3DA8B8A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0CC0508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48DD586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3" w:type="pct"/>
          </w:tcPr>
          <w:p w14:paraId="6E9544B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99" w:type="pct"/>
          </w:tcPr>
          <w:p w14:paraId="6F798CB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25178AA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0DF3C2F1" w14:textId="77777777" w:rsidTr="009C25A6">
        <w:tc>
          <w:tcPr>
            <w:tcW w:w="800" w:type="pct"/>
          </w:tcPr>
          <w:p w14:paraId="1F99B66D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Employee/Business/Agriculture/</w:t>
            </w:r>
            <w:proofErr w:type="spellStart"/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Labour</w:t>
            </w:r>
            <w:proofErr w:type="spellEnd"/>
          </w:p>
        </w:tc>
        <w:tc>
          <w:tcPr>
            <w:tcW w:w="420" w:type="pct"/>
          </w:tcPr>
          <w:p w14:paraId="66F846B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5DBCDEF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92" w:type="pct"/>
          </w:tcPr>
          <w:p w14:paraId="31C3CFA7" w14:textId="02A4440E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  <w:r w:rsidR="004B3829">
              <w:rPr>
                <w:rFonts w:ascii="Times New Roman" w:hAnsi="Times New Roman" w:cs="Times New Roman"/>
                <w:sz w:val="24"/>
                <w:szCs w:val="24"/>
              </w:rPr>
              <w:t xml:space="preserve">1 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(1</w:t>
            </w:r>
            <w:r w:rsidR="004B3829">
              <w:rPr>
                <w:rFonts w:ascii="Times New Roman" w:hAnsi="Times New Roman" w:cs="Times New Roman"/>
                <w:sz w:val="24"/>
                <w:szCs w:val="24"/>
              </w:rPr>
              <w:t>7.84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40020C8A" w14:textId="72D371CC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r w:rsidR="004B3829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435" w:type="pct"/>
          </w:tcPr>
          <w:p w14:paraId="29A7DFED" w14:textId="030F687C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99480D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r w:rsidR="0099480D">
              <w:rPr>
                <w:rFonts w:ascii="Times New Roman" w:hAnsi="Times New Roman" w:cs="Times New Roman"/>
                <w:sz w:val="24"/>
                <w:szCs w:val="24"/>
              </w:rPr>
              <w:t>3.52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2846601D" w14:textId="0127FEC5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0.7</w:t>
            </w:r>
            <w:r w:rsidR="000C10D7">
              <w:rPr>
                <w:rFonts w:ascii="Times New Roman" w:hAnsi="Times New Roman" w:cs="Times New Roman"/>
                <w:sz w:val="24"/>
                <w:szCs w:val="24"/>
              </w:rPr>
              <w:t>34</w:t>
            </w:r>
          </w:p>
        </w:tc>
        <w:tc>
          <w:tcPr>
            <w:tcW w:w="392" w:type="pct"/>
          </w:tcPr>
          <w:p w14:paraId="2EE20A49" w14:textId="2D4682FF" w:rsidR="00E47E9F" w:rsidRPr="00C73E1C" w:rsidRDefault="00630169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44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4.33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30B14C84" w14:textId="051C3CFE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r w:rsidR="00B90D69">
              <w:rPr>
                <w:rFonts w:ascii="Times New Roman" w:hAnsi="Times New Roman" w:cs="Times New Roman"/>
                <w:sz w:val="24"/>
                <w:szCs w:val="24"/>
              </w:rPr>
              <w:t>07</w:t>
            </w:r>
          </w:p>
        </w:tc>
        <w:tc>
          <w:tcPr>
            <w:tcW w:w="401" w:type="pct"/>
            <w:gridSpan w:val="2"/>
          </w:tcPr>
          <w:p w14:paraId="1CD12E0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1334 (25.95)</w:t>
            </w:r>
          </w:p>
        </w:tc>
        <w:tc>
          <w:tcPr>
            <w:tcW w:w="393" w:type="pct"/>
          </w:tcPr>
          <w:p w14:paraId="1FE0C19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299" w:type="pct"/>
          </w:tcPr>
          <w:p w14:paraId="0C6F133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57 (10.73)</w:t>
            </w:r>
          </w:p>
        </w:tc>
        <w:tc>
          <w:tcPr>
            <w:tcW w:w="279" w:type="pct"/>
          </w:tcPr>
          <w:p w14:paraId="1C413DF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0.131</w:t>
            </w:r>
          </w:p>
        </w:tc>
      </w:tr>
      <w:tr w:rsidR="00E47E9F" w:rsidRPr="00C73E1C" w14:paraId="79F54645" w14:textId="77777777" w:rsidTr="009C25A6">
        <w:tc>
          <w:tcPr>
            <w:tcW w:w="800" w:type="pct"/>
          </w:tcPr>
          <w:p w14:paraId="5B8A5B96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Home maker/Other voluntary work</w:t>
            </w:r>
          </w:p>
        </w:tc>
        <w:tc>
          <w:tcPr>
            <w:tcW w:w="420" w:type="pct"/>
          </w:tcPr>
          <w:p w14:paraId="65E860A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1ED00A3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2E24678D" w14:textId="258AA458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61</w:t>
            </w:r>
            <w:r w:rsidR="004B382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(22.2</w:t>
            </w:r>
            <w:r w:rsidR="004B382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45A54CF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718650CE" w14:textId="018CC3E2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99480D">
              <w:rPr>
                <w:rFonts w:ascii="Times New Roman" w:hAnsi="Times New Roman" w:cs="Times New Roman"/>
                <w:sz w:val="24"/>
                <w:szCs w:val="24"/>
              </w:rPr>
              <w:t>572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r w:rsidR="0099480D">
              <w:rPr>
                <w:rFonts w:ascii="Times New Roman" w:hAnsi="Times New Roman" w:cs="Times New Roman"/>
                <w:sz w:val="24"/>
                <w:szCs w:val="24"/>
              </w:rPr>
              <w:t>4.26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48D6EE1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7877C622" w14:textId="06E4525D" w:rsidR="00E47E9F" w:rsidRPr="00C73E1C" w:rsidRDefault="00630169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126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15.35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25F8FCE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5C0A781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1533 (27.22)</w:t>
            </w:r>
          </w:p>
        </w:tc>
        <w:tc>
          <w:tcPr>
            <w:tcW w:w="393" w:type="pct"/>
          </w:tcPr>
          <w:p w14:paraId="18ADEC3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634BB5F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540 (12.06)</w:t>
            </w:r>
          </w:p>
        </w:tc>
        <w:tc>
          <w:tcPr>
            <w:tcW w:w="279" w:type="pct"/>
          </w:tcPr>
          <w:p w14:paraId="6A91E46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200D6185" w14:textId="77777777" w:rsidTr="009C25A6">
        <w:tc>
          <w:tcPr>
            <w:tcW w:w="800" w:type="pct"/>
          </w:tcPr>
          <w:p w14:paraId="5195BE00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Unemployed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420" w:type="pct"/>
          </w:tcPr>
          <w:p w14:paraId="78A6E66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35E3016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60B96E35" w14:textId="0E7E33B2" w:rsidR="00E47E9F" w:rsidRPr="00C73E1C" w:rsidRDefault="004B3829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197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7.76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44C5E46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76D76A7A" w14:textId="68873543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27</w:t>
            </w:r>
            <w:r w:rsidR="0099480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(37.</w:t>
            </w:r>
            <w:r w:rsidR="0099480D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411CB33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05145093" w14:textId="484776AB" w:rsidR="00E47E9F" w:rsidRPr="00C73E1C" w:rsidRDefault="00630169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36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4.12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7763DA1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4CB2712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168 (25.27)</w:t>
            </w:r>
          </w:p>
        </w:tc>
        <w:tc>
          <w:tcPr>
            <w:tcW w:w="393" w:type="pct"/>
          </w:tcPr>
          <w:p w14:paraId="74ABEC6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0299730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51 (7.47)</w:t>
            </w:r>
          </w:p>
        </w:tc>
        <w:tc>
          <w:tcPr>
            <w:tcW w:w="279" w:type="pct"/>
          </w:tcPr>
          <w:p w14:paraId="53DEA92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2BB5957E" w14:textId="77777777" w:rsidTr="009C25A6">
        <w:tc>
          <w:tcPr>
            <w:tcW w:w="800" w:type="pct"/>
          </w:tcPr>
          <w:p w14:paraId="3C62F5F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Food intake</w:t>
            </w:r>
          </w:p>
        </w:tc>
        <w:tc>
          <w:tcPr>
            <w:tcW w:w="420" w:type="pct"/>
          </w:tcPr>
          <w:p w14:paraId="3B821B7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9" w:type="pct"/>
          </w:tcPr>
          <w:p w14:paraId="0964297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6297FC3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" w:type="pct"/>
          </w:tcPr>
          <w:p w14:paraId="7BB3D47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3CEA0D0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8" w:type="pct"/>
          </w:tcPr>
          <w:p w14:paraId="7A02A9D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533BB22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" w:type="pct"/>
          </w:tcPr>
          <w:p w14:paraId="342EF3A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084684A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3" w:type="pct"/>
          </w:tcPr>
          <w:p w14:paraId="145B772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13F6B20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9" w:type="pct"/>
          </w:tcPr>
          <w:p w14:paraId="7A18FD2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74728EF5" w14:textId="77777777" w:rsidTr="009C25A6">
        <w:tc>
          <w:tcPr>
            <w:tcW w:w="800" w:type="pct"/>
          </w:tcPr>
          <w:p w14:paraId="7034DD3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Current smoking</w:t>
            </w:r>
          </w:p>
        </w:tc>
        <w:tc>
          <w:tcPr>
            <w:tcW w:w="420" w:type="pct"/>
          </w:tcPr>
          <w:p w14:paraId="371743A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128BFC6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1F5F740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2BF3249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35" w:type="pct"/>
          </w:tcPr>
          <w:p w14:paraId="29D0360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8" w:type="pct"/>
          </w:tcPr>
          <w:p w14:paraId="33B4D38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3B24A67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0813A9D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756802F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3" w:type="pct"/>
          </w:tcPr>
          <w:p w14:paraId="324761E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99" w:type="pct"/>
          </w:tcPr>
          <w:p w14:paraId="7782B09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6BBE092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51B3B203" w14:textId="77777777" w:rsidTr="009C25A6">
        <w:tc>
          <w:tcPr>
            <w:tcW w:w="800" w:type="pct"/>
          </w:tcPr>
          <w:p w14:paraId="69E35333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Daily/Yes </w:t>
            </w:r>
          </w:p>
        </w:tc>
        <w:tc>
          <w:tcPr>
            <w:tcW w:w="420" w:type="pct"/>
          </w:tcPr>
          <w:p w14:paraId="50FBB1A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62DB439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10BD9FC0" w14:textId="38BD5CAA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="006C7C6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r w:rsidR="006C7C66">
              <w:rPr>
                <w:rFonts w:ascii="Times New Roman" w:hAnsi="Times New Roman" w:cs="Times New Roman"/>
                <w:sz w:val="24"/>
                <w:szCs w:val="24"/>
              </w:rPr>
              <w:t>3.95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55A647B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435" w:type="pct"/>
          </w:tcPr>
          <w:p w14:paraId="67191AF4" w14:textId="22E1C5F3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0C10D7">
              <w:rPr>
                <w:rFonts w:ascii="Times New Roman" w:hAnsi="Times New Roman" w:cs="Times New Roman"/>
                <w:sz w:val="24"/>
                <w:szCs w:val="24"/>
              </w:rPr>
              <w:t>04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r w:rsidR="000C10D7">
              <w:rPr>
                <w:rFonts w:ascii="Times New Roman" w:hAnsi="Times New Roman" w:cs="Times New Roman"/>
                <w:sz w:val="24"/>
                <w:szCs w:val="24"/>
              </w:rPr>
              <w:t>2.06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492BF1AF" w14:textId="4A73C72E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DF261A">
              <w:rPr>
                <w:rFonts w:ascii="Times New Roman" w:hAnsi="Times New Roman" w:cs="Times New Roman"/>
                <w:sz w:val="24"/>
                <w:szCs w:val="24"/>
              </w:rPr>
              <w:t>072</w:t>
            </w:r>
          </w:p>
        </w:tc>
        <w:tc>
          <w:tcPr>
            <w:tcW w:w="392" w:type="pct"/>
          </w:tcPr>
          <w:p w14:paraId="35E3A7C2" w14:textId="475717C4" w:rsidR="00E47E9F" w:rsidRPr="00C73E1C" w:rsidRDefault="00B90D69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19.92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79A7878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401" w:type="pct"/>
            <w:gridSpan w:val="2"/>
          </w:tcPr>
          <w:p w14:paraId="2B064B6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662 (23.08)</w:t>
            </w:r>
          </w:p>
        </w:tc>
        <w:tc>
          <w:tcPr>
            <w:tcW w:w="393" w:type="pct"/>
          </w:tcPr>
          <w:p w14:paraId="2B86E19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0.007</w:t>
            </w:r>
          </w:p>
        </w:tc>
        <w:tc>
          <w:tcPr>
            <w:tcW w:w="299" w:type="pct"/>
          </w:tcPr>
          <w:p w14:paraId="708A3D4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120 (9.88)</w:t>
            </w:r>
          </w:p>
        </w:tc>
        <w:tc>
          <w:tcPr>
            <w:tcW w:w="279" w:type="pct"/>
          </w:tcPr>
          <w:p w14:paraId="025D55D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0.314</w:t>
            </w:r>
          </w:p>
        </w:tc>
      </w:tr>
      <w:tr w:rsidR="00E47E9F" w:rsidRPr="00C73E1C" w14:paraId="44157D33" w14:textId="77777777" w:rsidTr="009C25A6">
        <w:tc>
          <w:tcPr>
            <w:tcW w:w="800" w:type="pct"/>
          </w:tcPr>
          <w:p w14:paraId="75C0F5CE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Less than daily/No</w:t>
            </w:r>
          </w:p>
        </w:tc>
        <w:tc>
          <w:tcPr>
            <w:tcW w:w="420" w:type="pct"/>
          </w:tcPr>
          <w:p w14:paraId="06A2D31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2F8867D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1F040762" w14:textId="3587E38F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="006C7C66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 (2</w:t>
            </w:r>
            <w:r w:rsidR="006C7C66">
              <w:rPr>
                <w:rFonts w:ascii="Times New Roman" w:hAnsi="Times New Roman" w:cs="Times New Roman"/>
                <w:sz w:val="24"/>
                <w:szCs w:val="24"/>
              </w:rPr>
              <w:t>0.96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789C0C7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1598526F" w14:textId="41D07B51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0C10D7">
              <w:rPr>
                <w:rFonts w:ascii="Times New Roman" w:hAnsi="Times New Roman" w:cs="Times New Roman"/>
                <w:sz w:val="24"/>
                <w:szCs w:val="24"/>
              </w:rPr>
              <w:t>565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r w:rsidR="000C10D7">
              <w:rPr>
                <w:rFonts w:ascii="Times New Roman" w:hAnsi="Times New Roman" w:cs="Times New Roman"/>
                <w:sz w:val="24"/>
                <w:szCs w:val="24"/>
              </w:rPr>
              <w:t>5.21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0F9F2E3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68BBB450" w14:textId="05F0761A" w:rsidR="00E47E9F" w:rsidRPr="00C73E1C" w:rsidRDefault="00B90D69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161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5.26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040148D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4054298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2374 (27.63)</w:t>
            </w:r>
          </w:p>
        </w:tc>
        <w:tc>
          <w:tcPr>
            <w:tcW w:w="393" w:type="pct"/>
          </w:tcPr>
          <w:p w14:paraId="77CA46E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260F1FD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529 (11.48)</w:t>
            </w:r>
          </w:p>
        </w:tc>
        <w:tc>
          <w:tcPr>
            <w:tcW w:w="279" w:type="pct"/>
          </w:tcPr>
          <w:p w14:paraId="2D44D11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6C82F4CB" w14:textId="77777777" w:rsidTr="009C25A6">
        <w:tc>
          <w:tcPr>
            <w:tcW w:w="800" w:type="pct"/>
          </w:tcPr>
          <w:p w14:paraId="0770E95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Fruit eaten in a week</w:t>
            </w:r>
          </w:p>
        </w:tc>
        <w:tc>
          <w:tcPr>
            <w:tcW w:w="420" w:type="pct"/>
          </w:tcPr>
          <w:p w14:paraId="11B38F7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30935CD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205D55B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37ADE40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35" w:type="pct"/>
          </w:tcPr>
          <w:p w14:paraId="2511FA9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8" w:type="pct"/>
          </w:tcPr>
          <w:p w14:paraId="3DC7847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2A30BA1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2A60ED4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637BE1E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3" w:type="pct"/>
          </w:tcPr>
          <w:p w14:paraId="2297748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99" w:type="pct"/>
          </w:tcPr>
          <w:p w14:paraId="275F203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0762988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5690CD81" w14:textId="77777777" w:rsidTr="009C25A6">
        <w:tc>
          <w:tcPr>
            <w:tcW w:w="800" w:type="pct"/>
          </w:tcPr>
          <w:p w14:paraId="76F609F3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420" w:type="pct"/>
          </w:tcPr>
          <w:p w14:paraId="57E8B95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161C425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92" w:type="pct"/>
          </w:tcPr>
          <w:p w14:paraId="552A9CE3" w14:textId="225E85A6" w:rsidR="00E47E9F" w:rsidRPr="00C73E1C" w:rsidRDefault="003942F0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989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01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5ED185A8" w14:textId="1F39F9C3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0.3</w:t>
            </w:r>
            <w:r w:rsidR="003942F0">
              <w:rPr>
                <w:rFonts w:ascii="Times New Roman" w:hAnsi="Times New Roman" w:cs="Times New Roman"/>
                <w:sz w:val="24"/>
                <w:szCs w:val="24"/>
              </w:rPr>
              <w:t>73</w:t>
            </w:r>
          </w:p>
        </w:tc>
        <w:tc>
          <w:tcPr>
            <w:tcW w:w="435" w:type="pct"/>
          </w:tcPr>
          <w:p w14:paraId="27016C07" w14:textId="4E6CA74A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  <w:r w:rsidR="0012473D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r w:rsidR="0012473D">
              <w:rPr>
                <w:rFonts w:ascii="Times New Roman" w:hAnsi="Times New Roman" w:cs="Times New Roman"/>
                <w:sz w:val="24"/>
                <w:szCs w:val="24"/>
              </w:rPr>
              <w:t>6.37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7C9A14E4" w14:textId="395AAC48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12473D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392" w:type="pct"/>
          </w:tcPr>
          <w:p w14:paraId="3E20728D" w14:textId="41C0CFF7" w:rsidR="00E47E9F" w:rsidRPr="00C73E1C" w:rsidRDefault="00784C12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187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064E1E">
              <w:rPr>
                <w:rFonts w:ascii="Times New Roman" w:hAnsi="Times New Roman" w:cs="Times New Roman"/>
                <w:sz w:val="24"/>
                <w:szCs w:val="24"/>
              </w:rPr>
              <w:t>18.59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7DD771A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401" w:type="pct"/>
            <w:gridSpan w:val="2"/>
          </w:tcPr>
          <w:p w14:paraId="4D2FD2C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1998 (28.40)</w:t>
            </w:r>
          </w:p>
        </w:tc>
        <w:tc>
          <w:tcPr>
            <w:tcW w:w="393" w:type="pct"/>
          </w:tcPr>
          <w:p w14:paraId="3EB5343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0.004</w:t>
            </w:r>
          </w:p>
        </w:tc>
        <w:tc>
          <w:tcPr>
            <w:tcW w:w="299" w:type="pct"/>
          </w:tcPr>
          <w:p w14:paraId="48A116B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479 (11.41)</w:t>
            </w:r>
          </w:p>
        </w:tc>
        <w:tc>
          <w:tcPr>
            <w:tcW w:w="279" w:type="pct"/>
          </w:tcPr>
          <w:p w14:paraId="66F16A8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0.606</w:t>
            </w:r>
          </w:p>
        </w:tc>
      </w:tr>
      <w:tr w:rsidR="00E47E9F" w:rsidRPr="00C73E1C" w14:paraId="5192FFE7" w14:textId="77777777" w:rsidTr="009C25A6">
        <w:tc>
          <w:tcPr>
            <w:tcW w:w="800" w:type="pct"/>
          </w:tcPr>
          <w:p w14:paraId="0C28AF80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420" w:type="pct"/>
          </w:tcPr>
          <w:p w14:paraId="0FE1689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557721D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5659B73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22 (15.77)</w:t>
            </w:r>
          </w:p>
        </w:tc>
        <w:tc>
          <w:tcPr>
            <w:tcW w:w="286" w:type="pct"/>
          </w:tcPr>
          <w:p w14:paraId="4AD6230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140A94EB" w14:textId="4C6ECC48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12473D">
              <w:rPr>
                <w:rFonts w:ascii="Times New Roman" w:hAnsi="Times New Roman" w:cs="Times New Roman"/>
                <w:sz w:val="24"/>
                <w:szCs w:val="24"/>
              </w:rPr>
              <w:t>41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12473D">
              <w:rPr>
                <w:rFonts w:ascii="Times New Roman" w:hAnsi="Times New Roman" w:cs="Times New Roman"/>
                <w:sz w:val="24"/>
                <w:szCs w:val="24"/>
              </w:rPr>
              <w:t>29.71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74FFB8E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1164BB2D" w14:textId="78396F72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784C1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064E1E">
              <w:rPr>
                <w:rFonts w:ascii="Times New Roman" w:hAnsi="Times New Roman" w:cs="Times New Roman"/>
                <w:sz w:val="24"/>
                <w:szCs w:val="24"/>
              </w:rPr>
              <w:t>5.02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606D779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6292290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956 (23.65)</w:t>
            </w:r>
          </w:p>
        </w:tc>
        <w:tc>
          <w:tcPr>
            <w:tcW w:w="393" w:type="pct"/>
          </w:tcPr>
          <w:p w14:paraId="1C3C184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487D355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136 (10.46)</w:t>
            </w:r>
          </w:p>
        </w:tc>
        <w:tc>
          <w:tcPr>
            <w:tcW w:w="279" w:type="pct"/>
          </w:tcPr>
          <w:p w14:paraId="0675002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31C7AB1D" w14:textId="77777777" w:rsidTr="009C25A6">
        <w:tc>
          <w:tcPr>
            <w:tcW w:w="800" w:type="pct"/>
          </w:tcPr>
          <w:p w14:paraId="0F701BC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Vegetables eaten in a week</w:t>
            </w:r>
          </w:p>
        </w:tc>
        <w:tc>
          <w:tcPr>
            <w:tcW w:w="420" w:type="pct"/>
          </w:tcPr>
          <w:p w14:paraId="5AE7945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013293A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0C57B43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1BA9FC4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35" w:type="pct"/>
          </w:tcPr>
          <w:p w14:paraId="633EE6C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8" w:type="pct"/>
          </w:tcPr>
          <w:p w14:paraId="7F29038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6378307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14E960A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582E1C2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3" w:type="pct"/>
          </w:tcPr>
          <w:p w14:paraId="7BFA8EB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99" w:type="pct"/>
          </w:tcPr>
          <w:p w14:paraId="56428D3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5230B61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5197E361" w14:textId="77777777" w:rsidTr="009C25A6">
        <w:tc>
          <w:tcPr>
            <w:tcW w:w="800" w:type="pct"/>
          </w:tcPr>
          <w:p w14:paraId="53FC47EF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420" w:type="pct"/>
          </w:tcPr>
          <w:p w14:paraId="106071D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5EFC330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92" w:type="pct"/>
          </w:tcPr>
          <w:p w14:paraId="0C3E58EE" w14:textId="05EE2D2C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="00267229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267229">
              <w:rPr>
                <w:rFonts w:ascii="Times New Roman" w:hAnsi="Times New Roman" w:cs="Times New Roman"/>
                <w:sz w:val="24"/>
                <w:szCs w:val="24"/>
              </w:rPr>
              <w:t>19.92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4EE65D94" w14:textId="1D479AF2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0.9</w:t>
            </w:r>
            <w:r w:rsidR="00267229">
              <w:rPr>
                <w:rFonts w:ascii="Times New Roman" w:hAnsi="Times New Roman" w:cs="Times New Roman"/>
                <w:sz w:val="24"/>
                <w:szCs w:val="24"/>
              </w:rPr>
              <w:t>69</w:t>
            </w:r>
          </w:p>
        </w:tc>
        <w:tc>
          <w:tcPr>
            <w:tcW w:w="435" w:type="pct"/>
          </w:tcPr>
          <w:p w14:paraId="76A0DCAA" w14:textId="049B4369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B9080F">
              <w:rPr>
                <w:rFonts w:ascii="Times New Roman" w:hAnsi="Times New Roman" w:cs="Times New Roman"/>
                <w:sz w:val="24"/>
                <w:szCs w:val="24"/>
              </w:rPr>
              <w:t>125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r w:rsidR="009C4C8E">
              <w:rPr>
                <w:rFonts w:ascii="Times New Roman" w:hAnsi="Times New Roman" w:cs="Times New Roman"/>
                <w:sz w:val="24"/>
                <w:szCs w:val="24"/>
              </w:rPr>
              <w:t>4.39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143E6729" w14:textId="5375D82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B9080F">
              <w:rPr>
                <w:rFonts w:ascii="Times New Roman" w:hAnsi="Times New Roman" w:cs="Times New Roman"/>
                <w:sz w:val="24"/>
                <w:szCs w:val="24"/>
              </w:rPr>
              <w:t>886</w:t>
            </w:r>
          </w:p>
        </w:tc>
        <w:tc>
          <w:tcPr>
            <w:tcW w:w="392" w:type="pct"/>
          </w:tcPr>
          <w:p w14:paraId="39085E0C" w14:textId="68EEAD20" w:rsidR="00E47E9F" w:rsidRPr="00C73E1C" w:rsidRDefault="00403150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211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18.37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110CB726" w14:textId="2774A43B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r w:rsidR="00403150">
              <w:rPr>
                <w:rFonts w:ascii="Times New Roman" w:hAnsi="Times New Roman" w:cs="Times New Roman"/>
                <w:sz w:val="24"/>
                <w:szCs w:val="24"/>
              </w:rPr>
              <w:t>97</w:t>
            </w:r>
          </w:p>
        </w:tc>
        <w:tc>
          <w:tcPr>
            <w:tcW w:w="401" w:type="pct"/>
            <w:gridSpan w:val="2"/>
          </w:tcPr>
          <w:p w14:paraId="2FDAD68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3021 (26.60)</w:t>
            </w:r>
          </w:p>
        </w:tc>
        <w:tc>
          <w:tcPr>
            <w:tcW w:w="393" w:type="pct"/>
          </w:tcPr>
          <w:p w14:paraId="79654CA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0.913</w:t>
            </w:r>
          </w:p>
        </w:tc>
        <w:tc>
          <w:tcPr>
            <w:tcW w:w="299" w:type="pct"/>
          </w:tcPr>
          <w:p w14:paraId="3E3A079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644 (11.19)</w:t>
            </w:r>
          </w:p>
        </w:tc>
        <w:tc>
          <w:tcPr>
            <w:tcW w:w="279" w:type="pct"/>
          </w:tcPr>
          <w:p w14:paraId="534322B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0.603</w:t>
            </w:r>
          </w:p>
        </w:tc>
      </w:tr>
      <w:tr w:rsidR="00E47E9F" w:rsidRPr="00C73E1C" w14:paraId="7C6EAF83" w14:textId="77777777" w:rsidTr="009C25A6">
        <w:tc>
          <w:tcPr>
            <w:tcW w:w="800" w:type="pct"/>
          </w:tcPr>
          <w:p w14:paraId="4AFAE7B7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420" w:type="pct"/>
          </w:tcPr>
          <w:p w14:paraId="16982B6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66C5D2A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4E3022E5" w14:textId="40CD2BB9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 (20.6</w:t>
            </w:r>
            <w:r w:rsidR="0026722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27B7822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460A1A7E" w14:textId="6C93921E" w:rsidR="00E47E9F" w:rsidRPr="00C73E1C" w:rsidRDefault="00B9080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38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r w:rsidR="009C4C8E">
              <w:rPr>
                <w:rFonts w:ascii="Times New Roman" w:hAnsi="Times New Roman" w:cs="Times New Roman"/>
                <w:sz w:val="24"/>
                <w:szCs w:val="24"/>
              </w:rPr>
              <w:t>2.77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0CA7305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04F52D0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 (5.52)</w:t>
            </w:r>
          </w:p>
        </w:tc>
        <w:tc>
          <w:tcPr>
            <w:tcW w:w="286" w:type="pct"/>
          </w:tcPr>
          <w:p w14:paraId="4CCE2A3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1C360EF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11 (28.50)</w:t>
            </w:r>
          </w:p>
        </w:tc>
        <w:tc>
          <w:tcPr>
            <w:tcW w:w="393" w:type="pct"/>
          </w:tcPr>
          <w:p w14:paraId="60E9002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65B7E3F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 (7.23)</w:t>
            </w:r>
          </w:p>
        </w:tc>
        <w:tc>
          <w:tcPr>
            <w:tcW w:w="279" w:type="pct"/>
          </w:tcPr>
          <w:p w14:paraId="5AB2122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5421EDE6" w14:textId="77777777" w:rsidTr="009C25A6">
        <w:tc>
          <w:tcPr>
            <w:tcW w:w="800" w:type="pct"/>
          </w:tcPr>
          <w:p w14:paraId="3D503CE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lastRenderedPageBreak/>
              <w:t>Adding salt when eating</w:t>
            </w:r>
          </w:p>
        </w:tc>
        <w:tc>
          <w:tcPr>
            <w:tcW w:w="420" w:type="pct"/>
          </w:tcPr>
          <w:p w14:paraId="4A3C938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10F46B5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0BC61B5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4A14417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35" w:type="pct"/>
          </w:tcPr>
          <w:p w14:paraId="0620FA3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8" w:type="pct"/>
          </w:tcPr>
          <w:p w14:paraId="3A2B73A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3000DAE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2BDADF2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06B0CCF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3" w:type="pct"/>
          </w:tcPr>
          <w:p w14:paraId="47B2FC3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99" w:type="pct"/>
          </w:tcPr>
          <w:p w14:paraId="38837CF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275DCA2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5126117E" w14:textId="77777777" w:rsidTr="009C25A6">
        <w:tc>
          <w:tcPr>
            <w:tcW w:w="800" w:type="pct"/>
          </w:tcPr>
          <w:p w14:paraId="34B06A52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Always/Often</w:t>
            </w:r>
          </w:p>
        </w:tc>
        <w:tc>
          <w:tcPr>
            <w:tcW w:w="420" w:type="pct"/>
          </w:tcPr>
          <w:p w14:paraId="6EEB967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5EF93D4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92" w:type="pct"/>
          </w:tcPr>
          <w:p w14:paraId="1AB0E75F" w14:textId="264A2618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  <w:r w:rsidR="00EB19E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(19.</w:t>
            </w:r>
            <w:r w:rsidR="00EB19EB">
              <w:rPr>
                <w:rFonts w:ascii="Times New Roman" w:hAnsi="Times New Roman" w:cs="Times New Roman"/>
                <w:sz w:val="24"/>
                <w:szCs w:val="24"/>
              </w:rPr>
              <w:t>06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0FA8F6CA" w14:textId="05A43FAA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9D2D14">
              <w:rPr>
                <w:rFonts w:ascii="Times New Roman" w:hAnsi="Times New Roman" w:cs="Times New Roman"/>
                <w:sz w:val="24"/>
                <w:szCs w:val="24"/>
              </w:rPr>
              <w:t>188</w:t>
            </w:r>
          </w:p>
        </w:tc>
        <w:tc>
          <w:tcPr>
            <w:tcW w:w="435" w:type="pct"/>
          </w:tcPr>
          <w:p w14:paraId="60105D9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38" w:type="pct"/>
          </w:tcPr>
          <w:p w14:paraId="6EE3BBF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31AE65C5" w14:textId="51D8D976" w:rsidR="00E47E9F" w:rsidRPr="00C73E1C" w:rsidRDefault="00A57654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196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r w:rsidR="00ED680B">
              <w:rPr>
                <w:rFonts w:ascii="Times New Roman" w:hAnsi="Times New Roman" w:cs="Times New Roman"/>
                <w:sz w:val="24"/>
                <w:szCs w:val="24"/>
              </w:rPr>
              <w:t>0.39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0A83003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401" w:type="pct"/>
            <w:gridSpan w:val="2"/>
          </w:tcPr>
          <w:p w14:paraId="5EAC536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1372 (24.85)</w:t>
            </w:r>
          </w:p>
        </w:tc>
        <w:tc>
          <w:tcPr>
            <w:tcW w:w="393" w:type="pct"/>
          </w:tcPr>
          <w:p w14:paraId="1407DE2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0.071</w:t>
            </w:r>
          </w:p>
        </w:tc>
        <w:tc>
          <w:tcPr>
            <w:tcW w:w="299" w:type="pct"/>
          </w:tcPr>
          <w:p w14:paraId="0CE221D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35 (11.06)</w:t>
            </w:r>
          </w:p>
        </w:tc>
        <w:tc>
          <w:tcPr>
            <w:tcW w:w="279" w:type="pct"/>
          </w:tcPr>
          <w:p w14:paraId="5A38D3E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0.189</w:t>
            </w:r>
          </w:p>
        </w:tc>
      </w:tr>
      <w:tr w:rsidR="00E47E9F" w:rsidRPr="00C73E1C" w14:paraId="25BCC284" w14:textId="77777777" w:rsidTr="009C25A6">
        <w:tc>
          <w:tcPr>
            <w:tcW w:w="800" w:type="pct"/>
          </w:tcPr>
          <w:p w14:paraId="3C7A010A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Sometimes/Rarely </w:t>
            </w:r>
          </w:p>
        </w:tc>
        <w:tc>
          <w:tcPr>
            <w:tcW w:w="420" w:type="pct"/>
          </w:tcPr>
          <w:p w14:paraId="2F86B68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5E15F17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0ADE90C6" w14:textId="433C7404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EB19EB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r w:rsidR="00EB19EB">
              <w:rPr>
                <w:rFonts w:ascii="Times New Roman" w:hAnsi="Times New Roman" w:cs="Times New Roman"/>
                <w:sz w:val="24"/>
                <w:szCs w:val="24"/>
              </w:rPr>
              <w:t>7.59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1764A42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0AFACDD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38" w:type="pct"/>
          </w:tcPr>
          <w:p w14:paraId="52B801E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782EEA37" w14:textId="66A3845B" w:rsidR="00E47E9F" w:rsidRPr="00C73E1C" w:rsidRDefault="00A57654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ED680B">
              <w:rPr>
                <w:rFonts w:ascii="Times New Roman" w:hAnsi="Times New Roman" w:cs="Times New Roman"/>
                <w:sz w:val="24"/>
                <w:szCs w:val="24"/>
              </w:rPr>
              <w:t>42.18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3ADC294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2B27846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524 (28.82)</w:t>
            </w:r>
          </w:p>
        </w:tc>
        <w:tc>
          <w:tcPr>
            <w:tcW w:w="393" w:type="pct"/>
          </w:tcPr>
          <w:p w14:paraId="260EF21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266AC05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333 (10.21)</w:t>
            </w:r>
          </w:p>
        </w:tc>
        <w:tc>
          <w:tcPr>
            <w:tcW w:w="279" w:type="pct"/>
          </w:tcPr>
          <w:p w14:paraId="68627F5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291C7BAC" w14:textId="77777777" w:rsidTr="009C25A6">
        <w:tc>
          <w:tcPr>
            <w:tcW w:w="800" w:type="pct"/>
          </w:tcPr>
          <w:p w14:paraId="557F107A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Never</w:t>
            </w:r>
          </w:p>
        </w:tc>
        <w:tc>
          <w:tcPr>
            <w:tcW w:w="420" w:type="pct"/>
          </w:tcPr>
          <w:p w14:paraId="06A7FFF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7612C8C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49AD0FF2" w14:textId="2F2C4C40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EB19EB">
              <w:rPr>
                <w:rFonts w:ascii="Times New Roman" w:hAnsi="Times New Roman" w:cs="Times New Roman"/>
                <w:sz w:val="24"/>
                <w:szCs w:val="24"/>
              </w:rPr>
              <w:t>78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(21.</w:t>
            </w:r>
            <w:r w:rsidR="00EB19EB">
              <w:rPr>
                <w:rFonts w:ascii="Times New Roman" w:hAnsi="Times New Roman" w:cs="Times New Roman"/>
                <w:sz w:val="24"/>
                <w:szCs w:val="24"/>
              </w:rPr>
              <w:t>55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0F49A3C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171D2CF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38" w:type="pct"/>
          </w:tcPr>
          <w:p w14:paraId="5551C1A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3C7E6ADF" w14:textId="35DE9FB0" w:rsidR="00E47E9F" w:rsidRPr="00C73E1C" w:rsidRDefault="00A57654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ED680B">
              <w:rPr>
                <w:rFonts w:ascii="Times New Roman" w:hAnsi="Times New Roman" w:cs="Times New Roman"/>
                <w:sz w:val="24"/>
                <w:szCs w:val="24"/>
              </w:rPr>
              <w:t>9.64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58D6D2F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446915E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1139 (27.96)</w:t>
            </w:r>
          </w:p>
        </w:tc>
        <w:tc>
          <w:tcPr>
            <w:tcW w:w="393" w:type="pct"/>
          </w:tcPr>
          <w:p w14:paraId="0E7AA25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11B22EB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281 (12.62)</w:t>
            </w:r>
          </w:p>
        </w:tc>
        <w:tc>
          <w:tcPr>
            <w:tcW w:w="279" w:type="pct"/>
          </w:tcPr>
          <w:p w14:paraId="7BB6A67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430A14BD" w14:textId="77777777" w:rsidTr="009C25A6">
        <w:tc>
          <w:tcPr>
            <w:tcW w:w="800" w:type="pct"/>
          </w:tcPr>
          <w:p w14:paraId="44C12C8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Oil used most often</w:t>
            </w:r>
          </w:p>
        </w:tc>
        <w:tc>
          <w:tcPr>
            <w:tcW w:w="420" w:type="pct"/>
          </w:tcPr>
          <w:p w14:paraId="41D730D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77792EC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7F04422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616A1B3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35" w:type="pct"/>
          </w:tcPr>
          <w:p w14:paraId="3EA4145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8" w:type="pct"/>
          </w:tcPr>
          <w:p w14:paraId="37ACCF8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7BA349C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42527DA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71AA92F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3" w:type="pct"/>
          </w:tcPr>
          <w:p w14:paraId="37D58CF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99" w:type="pct"/>
          </w:tcPr>
          <w:p w14:paraId="168CA07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2BF3CCF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79B96E28" w14:textId="77777777" w:rsidTr="009C25A6">
        <w:tc>
          <w:tcPr>
            <w:tcW w:w="800" w:type="pct"/>
          </w:tcPr>
          <w:p w14:paraId="74CA72A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Coconut/groundnut/ Sunflower/Mustard</w:t>
            </w:r>
          </w:p>
        </w:tc>
        <w:tc>
          <w:tcPr>
            <w:tcW w:w="420" w:type="pct"/>
          </w:tcPr>
          <w:p w14:paraId="159E0C6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6B4F604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92" w:type="pct"/>
          </w:tcPr>
          <w:p w14:paraId="5F2D63D9" w14:textId="11C67EB6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="00B54B3E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(20.</w:t>
            </w:r>
            <w:r w:rsidR="00B54B3E">
              <w:rPr>
                <w:rFonts w:ascii="Times New Roman" w:hAnsi="Times New Roman" w:cs="Times New Roman"/>
                <w:sz w:val="24"/>
                <w:szCs w:val="24"/>
              </w:rPr>
              <w:t>65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6B5C76F0" w14:textId="06F7C89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0.02</w:t>
            </w:r>
            <w:r w:rsidR="00B54B3E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435" w:type="pct"/>
          </w:tcPr>
          <w:p w14:paraId="554BBFBC" w14:textId="5236D619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  <w:r w:rsidR="009C4C8E">
              <w:rPr>
                <w:rFonts w:ascii="Times New Roman" w:hAnsi="Times New Roman" w:cs="Times New Roman"/>
                <w:sz w:val="24"/>
                <w:szCs w:val="24"/>
              </w:rPr>
              <w:t>27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r w:rsidR="009C4C8E">
              <w:rPr>
                <w:rFonts w:ascii="Times New Roman" w:hAnsi="Times New Roman" w:cs="Times New Roman"/>
                <w:sz w:val="24"/>
                <w:szCs w:val="24"/>
              </w:rPr>
              <w:t>5.41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56077486" w14:textId="1CC051FA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0.4</w:t>
            </w:r>
            <w:r w:rsidR="009C4C8E">
              <w:rPr>
                <w:rFonts w:ascii="Times New Roman" w:hAnsi="Times New Roman" w:cs="Times New Roman"/>
                <w:sz w:val="24"/>
                <w:szCs w:val="24"/>
              </w:rPr>
              <w:t>34</w:t>
            </w:r>
          </w:p>
        </w:tc>
        <w:tc>
          <w:tcPr>
            <w:tcW w:w="392" w:type="pct"/>
          </w:tcPr>
          <w:p w14:paraId="770E21BA" w14:textId="7D55177D" w:rsidR="00E47E9F" w:rsidRPr="00C73E1C" w:rsidRDefault="000A5148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86" w:type="pct"/>
          </w:tcPr>
          <w:p w14:paraId="7430CFB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0F9E402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187 (21.67)</w:t>
            </w:r>
          </w:p>
        </w:tc>
        <w:tc>
          <w:tcPr>
            <w:tcW w:w="393" w:type="pct"/>
          </w:tcPr>
          <w:p w14:paraId="4510F94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0.063</w:t>
            </w:r>
          </w:p>
        </w:tc>
        <w:tc>
          <w:tcPr>
            <w:tcW w:w="299" w:type="pct"/>
          </w:tcPr>
          <w:p w14:paraId="373901F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247 (10.76)</w:t>
            </w:r>
          </w:p>
        </w:tc>
        <w:tc>
          <w:tcPr>
            <w:tcW w:w="279" w:type="pct"/>
          </w:tcPr>
          <w:p w14:paraId="210C8E3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0.822</w:t>
            </w:r>
          </w:p>
        </w:tc>
      </w:tr>
      <w:tr w:rsidR="00E47E9F" w:rsidRPr="00C73E1C" w14:paraId="1D57D423" w14:textId="77777777" w:rsidTr="009C25A6">
        <w:tc>
          <w:tcPr>
            <w:tcW w:w="800" w:type="pct"/>
          </w:tcPr>
          <w:p w14:paraId="59C3F6FB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Soybean/Vegetable/ Palm</w:t>
            </w:r>
          </w:p>
        </w:tc>
        <w:tc>
          <w:tcPr>
            <w:tcW w:w="420" w:type="pct"/>
          </w:tcPr>
          <w:p w14:paraId="4DE6DE2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2CE5C91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065FB340" w14:textId="70F1BB62" w:rsidR="00E47E9F" w:rsidRPr="00C73E1C" w:rsidRDefault="00B54B3E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89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(14.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86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206C4D7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75E4459C" w14:textId="3A5CB32B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9C4C8E">
              <w:rPr>
                <w:rFonts w:ascii="Times New Roman" w:hAnsi="Times New Roman" w:cs="Times New Roman"/>
                <w:sz w:val="24"/>
                <w:szCs w:val="24"/>
              </w:rPr>
              <w:t>282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r w:rsidR="009C4C8E">
              <w:rPr>
                <w:rFonts w:ascii="Times New Roman" w:hAnsi="Times New Roman" w:cs="Times New Roman"/>
                <w:sz w:val="24"/>
                <w:szCs w:val="24"/>
              </w:rPr>
              <w:t>2.71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514F762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707448AC" w14:textId="1B0A8EE2" w:rsidR="00E47E9F" w:rsidRPr="00C73E1C" w:rsidRDefault="000A5148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215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17.80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3814E98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401" w:type="pct"/>
            <w:gridSpan w:val="2"/>
          </w:tcPr>
          <w:p w14:paraId="154F50B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2775 (27.07)</w:t>
            </w:r>
          </w:p>
        </w:tc>
        <w:tc>
          <w:tcPr>
            <w:tcW w:w="393" w:type="pct"/>
          </w:tcPr>
          <w:p w14:paraId="1ED71A5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3D1A9AD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353 (11.60)</w:t>
            </w:r>
          </w:p>
        </w:tc>
        <w:tc>
          <w:tcPr>
            <w:tcW w:w="279" w:type="pct"/>
          </w:tcPr>
          <w:p w14:paraId="40B2905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0605F9FA" w14:textId="77777777" w:rsidTr="009C25A6">
        <w:tc>
          <w:tcPr>
            <w:tcW w:w="800" w:type="pct"/>
          </w:tcPr>
          <w:p w14:paraId="4D721297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Others/ Olive/Corn /Not specific</w:t>
            </w:r>
          </w:p>
        </w:tc>
        <w:tc>
          <w:tcPr>
            <w:tcW w:w="420" w:type="pct"/>
          </w:tcPr>
          <w:p w14:paraId="2C3FF67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2CDECAE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7A1B0F6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20 (24.75)</w:t>
            </w:r>
          </w:p>
        </w:tc>
        <w:tc>
          <w:tcPr>
            <w:tcW w:w="286" w:type="pct"/>
          </w:tcPr>
          <w:p w14:paraId="7B2ADC8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365BEA0F" w14:textId="5DB2FEED" w:rsidR="00E47E9F" w:rsidRPr="00C73E1C" w:rsidRDefault="009C4C8E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299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5.91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7F2F1D6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4D8733EF" w14:textId="65186368" w:rsidR="00E47E9F" w:rsidRPr="00C73E1C" w:rsidRDefault="000A5148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2.63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56E0311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71C7197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74 (29.34)</w:t>
            </w:r>
          </w:p>
        </w:tc>
        <w:tc>
          <w:tcPr>
            <w:tcW w:w="393" w:type="pct"/>
          </w:tcPr>
          <w:p w14:paraId="7E28BE3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7C16825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49 (10.84)</w:t>
            </w:r>
          </w:p>
        </w:tc>
        <w:tc>
          <w:tcPr>
            <w:tcW w:w="279" w:type="pct"/>
          </w:tcPr>
          <w:p w14:paraId="0694657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6A4397C8" w14:textId="77777777" w:rsidTr="009C25A6">
        <w:tc>
          <w:tcPr>
            <w:tcW w:w="800" w:type="pct"/>
          </w:tcPr>
          <w:p w14:paraId="2E539A9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Meals eaten outside in a week</w:t>
            </w:r>
          </w:p>
        </w:tc>
        <w:tc>
          <w:tcPr>
            <w:tcW w:w="420" w:type="pct"/>
          </w:tcPr>
          <w:p w14:paraId="585DE06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2477AC7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1E1EFB5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259BEF8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35" w:type="pct"/>
          </w:tcPr>
          <w:p w14:paraId="6A3FC74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8" w:type="pct"/>
          </w:tcPr>
          <w:p w14:paraId="2BCC0CF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4E19247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359985F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5DB4EAD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3" w:type="pct"/>
          </w:tcPr>
          <w:p w14:paraId="00A1DDA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99" w:type="pct"/>
          </w:tcPr>
          <w:p w14:paraId="5CBFFA5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4BF3FD2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04CD4FC0" w14:textId="77777777" w:rsidTr="009C25A6">
        <w:tc>
          <w:tcPr>
            <w:tcW w:w="800" w:type="pct"/>
          </w:tcPr>
          <w:p w14:paraId="3E22D2F6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420" w:type="pct"/>
          </w:tcPr>
          <w:p w14:paraId="5903F22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076D59E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92" w:type="pct"/>
          </w:tcPr>
          <w:p w14:paraId="091F7C78" w14:textId="6D3ADBE5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28</w:t>
            </w:r>
            <w:r w:rsidR="00A56190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A56190">
              <w:rPr>
                <w:rFonts w:ascii="Times New Roman" w:hAnsi="Times New Roman" w:cs="Times New Roman"/>
                <w:sz w:val="24"/>
                <w:szCs w:val="24"/>
              </w:rPr>
              <w:t>19.63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17F6B0E2" w14:textId="0612CAD1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A56190">
              <w:rPr>
                <w:rFonts w:ascii="Times New Roman" w:hAnsi="Times New Roman" w:cs="Times New Roman"/>
                <w:sz w:val="24"/>
                <w:szCs w:val="24"/>
              </w:rPr>
              <w:t>743</w:t>
            </w:r>
          </w:p>
        </w:tc>
        <w:tc>
          <w:tcPr>
            <w:tcW w:w="435" w:type="pct"/>
          </w:tcPr>
          <w:p w14:paraId="6DEC84CC" w14:textId="1B85B512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366FC1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r w:rsidR="00366FC1">
              <w:rPr>
                <w:rFonts w:ascii="Times New Roman" w:hAnsi="Times New Roman" w:cs="Times New Roman"/>
                <w:sz w:val="24"/>
                <w:szCs w:val="24"/>
              </w:rPr>
              <w:t>8.44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25AF76E1" w14:textId="73802A16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r w:rsidR="00366FC1">
              <w:rPr>
                <w:rFonts w:ascii="Times New Roman" w:hAnsi="Times New Roman" w:cs="Times New Roman"/>
                <w:sz w:val="24"/>
                <w:szCs w:val="24"/>
              </w:rPr>
              <w:t>77</w:t>
            </w:r>
          </w:p>
        </w:tc>
        <w:tc>
          <w:tcPr>
            <w:tcW w:w="392" w:type="pct"/>
          </w:tcPr>
          <w:p w14:paraId="57705773" w14:textId="7B84189A" w:rsidR="00E47E9F" w:rsidRPr="00C73E1C" w:rsidRDefault="004D46B6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39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8.90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0BD7BC15" w14:textId="15B0D6DE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4D46B6">
              <w:rPr>
                <w:rFonts w:ascii="Times New Roman" w:hAnsi="Times New Roman" w:cs="Times New Roman"/>
                <w:sz w:val="24"/>
                <w:szCs w:val="24"/>
              </w:rPr>
              <w:t>161</w:t>
            </w:r>
          </w:p>
        </w:tc>
        <w:tc>
          <w:tcPr>
            <w:tcW w:w="401" w:type="pct"/>
            <w:gridSpan w:val="2"/>
          </w:tcPr>
          <w:p w14:paraId="6E573B4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829 (25.32)</w:t>
            </w:r>
          </w:p>
        </w:tc>
        <w:tc>
          <w:tcPr>
            <w:tcW w:w="393" w:type="pct"/>
          </w:tcPr>
          <w:p w14:paraId="238A283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0.337</w:t>
            </w:r>
          </w:p>
        </w:tc>
        <w:tc>
          <w:tcPr>
            <w:tcW w:w="299" w:type="pct"/>
          </w:tcPr>
          <w:p w14:paraId="06350DD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144 (7.02)</w:t>
            </w:r>
          </w:p>
        </w:tc>
        <w:tc>
          <w:tcPr>
            <w:tcW w:w="279" w:type="pct"/>
          </w:tcPr>
          <w:p w14:paraId="3C6188E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</w:tr>
      <w:tr w:rsidR="00E47E9F" w:rsidRPr="00C73E1C" w14:paraId="6CEB0FDE" w14:textId="77777777" w:rsidTr="009C25A6">
        <w:tc>
          <w:tcPr>
            <w:tcW w:w="800" w:type="pct"/>
          </w:tcPr>
          <w:p w14:paraId="53791FB6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420" w:type="pct"/>
          </w:tcPr>
          <w:p w14:paraId="68C2745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06F604A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271E16DF" w14:textId="0C11CAD2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A56190">
              <w:rPr>
                <w:rFonts w:ascii="Times New Roman" w:hAnsi="Times New Roman" w:cs="Times New Roman"/>
                <w:sz w:val="24"/>
                <w:szCs w:val="24"/>
              </w:rPr>
              <w:t>42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A56190">
              <w:rPr>
                <w:rFonts w:ascii="Times New Roman" w:hAnsi="Times New Roman" w:cs="Times New Roman"/>
                <w:sz w:val="24"/>
                <w:szCs w:val="24"/>
              </w:rPr>
              <w:t>20.22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4860416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2FBAD953" w14:textId="59FF31E4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26</w:t>
            </w:r>
            <w:r w:rsidR="00366FC1">
              <w:rPr>
                <w:rFonts w:ascii="Times New Roman" w:hAnsi="Times New Roman" w:cs="Times New Roman"/>
                <w:sz w:val="24"/>
                <w:szCs w:val="24"/>
              </w:rPr>
              <w:t>01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r w:rsidR="00366FC1">
              <w:rPr>
                <w:rFonts w:ascii="Times New Roman" w:hAnsi="Times New Roman" w:cs="Times New Roman"/>
                <w:sz w:val="24"/>
                <w:szCs w:val="24"/>
              </w:rPr>
              <w:t>3.61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2E30201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074CE602" w14:textId="1917B3DC" w:rsidR="00E47E9F" w:rsidRPr="00C73E1C" w:rsidRDefault="004D46B6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150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27.30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2C209CA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7A26F99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2110 (27.07)</w:t>
            </w:r>
          </w:p>
        </w:tc>
        <w:tc>
          <w:tcPr>
            <w:tcW w:w="393" w:type="pct"/>
          </w:tcPr>
          <w:p w14:paraId="44426C9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434D19E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471 (12.95)</w:t>
            </w:r>
          </w:p>
        </w:tc>
        <w:tc>
          <w:tcPr>
            <w:tcW w:w="279" w:type="pct"/>
          </w:tcPr>
          <w:p w14:paraId="7FE7711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51075B7A" w14:textId="77777777" w:rsidTr="009C25A6">
        <w:tc>
          <w:tcPr>
            <w:tcW w:w="800" w:type="pct"/>
          </w:tcPr>
          <w:p w14:paraId="10CCA99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Physical activity</w:t>
            </w:r>
          </w:p>
        </w:tc>
        <w:tc>
          <w:tcPr>
            <w:tcW w:w="420" w:type="pct"/>
          </w:tcPr>
          <w:p w14:paraId="1693D08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9" w:type="pct"/>
          </w:tcPr>
          <w:p w14:paraId="3FB321A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5620063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" w:type="pct"/>
          </w:tcPr>
          <w:p w14:paraId="259B95C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5CCD70F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8" w:type="pct"/>
          </w:tcPr>
          <w:p w14:paraId="5073C21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03E9F10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" w:type="pct"/>
          </w:tcPr>
          <w:p w14:paraId="40D173D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3E56AD9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3" w:type="pct"/>
          </w:tcPr>
          <w:p w14:paraId="1E4E5E9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3F8E729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9" w:type="pct"/>
          </w:tcPr>
          <w:p w14:paraId="56CEA7C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361FE9DF" w14:textId="77777777" w:rsidTr="009C25A6">
        <w:tc>
          <w:tcPr>
            <w:tcW w:w="800" w:type="pct"/>
          </w:tcPr>
          <w:p w14:paraId="224D3D8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Vigorous activity at work</w:t>
            </w:r>
          </w:p>
        </w:tc>
        <w:tc>
          <w:tcPr>
            <w:tcW w:w="420" w:type="pct"/>
          </w:tcPr>
          <w:p w14:paraId="083E0E3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4FB4AB0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6111EAD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076BC00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35" w:type="pct"/>
          </w:tcPr>
          <w:p w14:paraId="4BB3B38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8" w:type="pct"/>
          </w:tcPr>
          <w:p w14:paraId="47FAFEB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030B511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643263D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7C2D782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3" w:type="pct"/>
          </w:tcPr>
          <w:p w14:paraId="7766D4A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99" w:type="pct"/>
          </w:tcPr>
          <w:p w14:paraId="3EF98AF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0656419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3B1892FE" w14:textId="77777777" w:rsidTr="009C25A6">
        <w:tc>
          <w:tcPr>
            <w:tcW w:w="800" w:type="pct"/>
          </w:tcPr>
          <w:p w14:paraId="015BCE95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420" w:type="pct"/>
          </w:tcPr>
          <w:p w14:paraId="3A10D0F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322C8AD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92" w:type="pct"/>
          </w:tcPr>
          <w:p w14:paraId="71D71E83" w14:textId="03B4EF43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C762F0">
              <w:rPr>
                <w:rFonts w:ascii="Times New Roman" w:hAnsi="Times New Roman" w:cs="Times New Roman"/>
                <w:sz w:val="24"/>
                <w:szCs w:val="24"/>
              </w:rPr>
              <w:t>68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(15.</w:t>
            </w:r>
            <w:r w:rsidR="00C762F0">
              <w:rPr>
                <w:rFonts w:ascii="Times New Roman" w:hAnsi="Times New Roman" w:cs="Times New Roman"/>
                <w:sz w:val="24"/>
                <w:szCs w:val="24"/>
              </w:rPr>
              <w:t>38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64BA8192" w14:textId="2A67D2D3" w:rsidR="00E47E9F" w:rsidRPr="00C73E1C" w:rsidRDefault="00C762F0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0.001</w:t>
            </w:r>
          </w:p>
        </w:tc>
        <w:tc>
          <w:tcPr>
            <w:tcW w:w="435" w:type="pct"/>
          </w:tcPr>
          <w:p w14:paraId="6209B326" w14:textId="21E56941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D435AE">
              <w:rPr>
                <w:rFonts w:ascii="Times New Roman" w:hAnsi="Times New Roman" w:cs="Times New Roman"/>
                <w:sz w:val="24"/>
                <w:szCs w:val="24"/>
              </w:rPr>
              <w:t>53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r w:rsidR="00D435AE">
              <w:rPr>
                <w:rFonts w:ascii="Times New Roman" w:hAnsi="Times New Roman" w:cs="Times New Roman"/>
                <w:sz w:val="24"/>
                <w:szCs w:val="24"/>
              </w:rPr>
              <w:t>2.62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292AB55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392" w:type="pct"/>
          </w:tcPr>
          <w:p w14:paraId="667B79BC" w14:textId="1BE667E8" w:rsidR="00E47E9F" w:rsidRPr="00C73E1C" w:rsidRDefault="00DA444B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81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8.72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29FA04CE" w14:textId="712CEDD8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0.00</w:t>
            </w:r>
            <w:r w:rsidR="00DA444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01" w:type="pct"/>
            <w:gridSpan w:val="2"/>
          </w:tcPr>
          <w:p w14:paraId="77970EB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641 (21.98)</w:t>
            </w:r>
          </w:p>
        </w:tc>
        <w:tc>
          <w:tcPr>
            <w:tcW w:w="393" w:type="pct"/>
          </w:tcPr>
          <w:p w14:paraId="791BEE3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299" w:type="pct"/>
          </w:tcPr>
          <w:p w14:paraId="3F8FE59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235 (9.31)</w:t>
            </w:r>
          </w:p>
        </w:tc>
        <w:tc>
          <w:tcPr>
            <w:tcW w:w="279" w:type="pct"/>
          </w:tcPr>
          <w:p w14:paraId="0E67B1B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0.027</w:t>
            </w:r>
          </w:p>
        </w:tc>
      </w:tr>
      <w:tr w:rsidR="00E47E9F" w:rsidRPr="00C73E1C" w14:paraId="1386BFF0" w14:textId="77777777" w:rsidTr="009C25A6">
        <w:tc>
          <w:tcPr>
            <w:tcW w:w="800" w:type="pct"/>
          </w:tcPr>
          <w:p w14:paraId="38CBDCE3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420" w:type="pct"/>
          </w:tcPr>
          <w:p w14:paraId="7FE5B64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2A8F668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5A5D8962" w14:textId="0EEF092A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="00C762F0">
              <w:rPr>
                <w:rFonts w:ascii="Times New Roman" w:hAnsi="Times New Roman" w:cs="Times New Roman"/>
                <w:sz w:val="24"/>
                <w:szCs w:val="24"/>
              </w:rPr>
              <w:t>58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(21.</w:t>
            </w:r>
            <w:r w:rsidR="00C762F0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516C58D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4499A4BF" w14:textId="2FFED37A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28</w:t>
            </w:r>
            <w:r w:rsidR="00D435AE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r w:rsidR="00D435AE">
              <w:rPr>
                <w:rFonts w:ascii="Times New Roman" w:hAnsi="Times New Roman" w:cs="Times New Roman"/>
                <w:sz w:val="24"/>
                <w:szCs w:val="24"/>
              </w:rPr>
              <w:t>7.80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55520F6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482597FE" w14:textId="4D7DA9CA" w:rsidR="00E47E9F" w:rsidRPr="00C73E1C" w:rsidRDefault="00DA444B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140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27.40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6544C03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198FE39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2395 (28.57)</w:t>
            </w:r>
          </w:p>
        </w:tc>
        <w:tc>
          <w:tcPr>
            <w:tcW w:w="393" w:type="pct"/>
          </w:tcPr>
          <w:p w14:paraId="401BD6C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070A5FF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414 (12.75)</w:t>
            </w:r>
          </w:p>
        </w:tc>
        <w:tc>
          <w:tcPr>
            <w:tcW w:w="279" w:type="pct"/>
          </w:tcPr>
          <w:p w14:paraId="3411376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42605202" w14:textId="77777777" w:rsidTr="009C25A6">
        <w:tc>
          <w:tcPr>
            <w:tcW w:w="800" w:type="pct"/>
          </w:tcPr>
          <w:p w14:paraId="337E0E0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Moderate activity at work</w:t>
            </w:r>
          </w:p>
        </w:tc>
        <w:tc>
          <w:tcPr>
            <w:tcW w:w="420" w:type="pct"/>
          </w:tcPr>
          <w:p w14:paraId="05ED63C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7F19DAC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1DEBE0F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7D21116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35" w:type="pct"/>
          </w:tcPr>
          <w:p w14:paraId="78A5A1C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8" w:type="pct"/>
          </w:tcPr>
          <w:p w14:paraId="053CA88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0319734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0267009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448D9BD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3" w:type="pct"/>
          </w:tcPr>
          <w:p w14:paraId="07A127F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99" w:type="pct"/>
          </w:tcPr>
          <w:p w14:paraId="4C86701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5C8701E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12199053" w14:textId="77777777" w:rsidTr="009C25A6">
        <w:tc>
          <w:tcPr>
            <w:tcW w:w="800" w:type="pct"/>
          </w:tcPr>
          <w:p w14:paraId="0436E9D3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420" w:type="pct"/>
          </w:tcPr>
          <w:p w14:paraId="49B507F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4100419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92" w:type="pct"/>
          </w:tcPr>
          <w:p w14:paraId="41E0042F" w14:textId="185A6742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23445E">
              <w:rPr>
                <w:rFonts w:ascii="Times New Roman" w:hAnsi="Times New Roman" w:cs="Times New Roman"/>
                <w:sz w:val="24"/>
                <w:szCs w:val="24"/>
              </w:rPr>
              <w:t>08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r w:rsidR="0023445E">
              <w:rPr>
                <w:rFonts w:ascii="Times New Roman" w:hAnsi="Times New Roman" w:cs="Times New Roman"/>
                <w:sz w:val="24"/>
                <w:szCs w:val="24"/>
              </w:rPr>
              <w:t>0.81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4A0D54DE" w14:textId="5F37FBDB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0.2</w:t>
            </w:r>
            <w:r w:rsidR="0023445E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435" w:type="pct"/>
          </w:tcPr>
          <w:p w14:paraId="7C7DA1A9" w14:textId="22F5B793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  <w:r w:rsidR="00D578E9">
              <w:rPr>
                <w:rFonts w:ascii="Times New Roman" w:hAnsi="Times New Roman" w:cs="Times New Roman"/>
                <w:sz w:val="24"/>
                <w:szCs w:val="24"/>
              </w:rPr>
              <w:t>38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r w:rsidR="00D578E9">
              <w:rPr>
                <w:rFonts w:ascii="Times New Roman" w:hAnsi="Times New Roman" w:cs="Times New Roman"/>
                <w:sz w:val="24"/>
                <w:szCs w:val="24"/>
              </w:rPr>
              <w:t>3.57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7AAFC880" w14:textId="47905606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0.4</w:t>
            </w:r>
            <w:r w:rsidR="00D578E9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392" w:type="pct"/>
          </w:tcPr>
          <w:p w14:paraId="44ABDD4C" w14:textId="6526E2EC" w:rsidR="00E47E9F" w:rsidRPr="00C73E1C" w:rsidRDefault="00320A68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145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18.52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10557DC3" w14:textId="1FDC746B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r w:rsidR="00320A68">
              <w:rPr>
                <w:rFonts w:ascii="Times New Roman" w:hAnsi="Times New Roman" w:cs="Times New Roman"/>
                <w:sz w:val="24"/>
                <w:szCs w:val="24"/>
              </w:rPr>
              <w:t>62</w:t>
            </w:r>
          </w:p>
        </w:tc>
        <w:tc>
          <w:tcPr>
            <w:tcW w:w="401" w:type="pct"/>
            <w:gridSpan w:val="2"/>
          </w:tcPr>
          <w:p w14:paraId="3AC64A7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2294 (25.39)</w:t>
            </w:r>
          </w:p>
        </w:tc>
        <w:tc>
          <w:tcPr>
            <w:tcW w:w="393" w:type="pct"/>
          </w:tcPr>
          <w:p w14:paraId="642308D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299" w:type="pct"/>
          </w:tcPr>
          <w:p w14:paraId="2F175C5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528 (10.99)</w:t>
            </w:r>
          </w:p>
        </w:tc>
        <w:tc>
          <w:tcPr>
            <w:tcW w:w="279" w:type="pct"/>
          </w:tcPr>
          <w:p w14:paraId="2E3DC0C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0.602</w:t>
            </w:r>
          </w:p>
        </w:tc>
      </w:tr>
      <w:tr w:rsidR="00E47E9F" w:rsidRPr="00C73E1C" w14:paraId="787B7F91" w14:textId="77777777" w:rsidTr="009C25A6">
        <w:tc>
          <w:tcPr>
            <w:tcW w:w="800" w:type="pct"/>
          </w:tcPr>
          <w:p w14:paraId="79C2878E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420" w:type="pct"/>
          </w:tcPr>
          <w:p w14:paraId="36D756C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7E283A3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684D9BAE" w14:textId="0B9D7774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23445E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(18.</w:t>
            </w:r>
            <w:r w:rsidR="0023445E">
              <w:rPr>
                <w:rFonts w:ascii="Times New Roman" w:hAnsi="Times New Roman" w:cs="Times New Roman"/>
                <w:sz w:val="24"/>
                <w:szCs w:val="24"/>
              </w:rPr>
              <w:t>78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045A447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160081EA" w14:textId="160C3F4C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  <w:r w:rsidR="00D578E9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r w:rsidR="00D578E9">
              <w:rPr>
                <w:rFonts w:ascii="Times New Roman" w:hAnsi="Times New Roman" w:cs="Times New Roman"/>
                <w:sz w:val="24"/>
                <w:szCs w:val="24"/>
              </w:rPr>
              <w:t>5.79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2C849FD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76F4A690" w14:textId="60AE776C" w:rsidR="00E47E9F" w:rsidRPr="00C73E1C" w:rsidRDefault="00320A68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76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0.47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22A6C9A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73925EA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742 (31.90)</w:t>
            </w:r>
          </w:p>
        </w:tc>
        <w:tc>
          <w:tcPr>
            <w:tcW w:w="393" w:type="pct"/>
          </w:tcPr>
          <w:p w14:paraId="514566A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6E812EE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121 (12.02)</w:t>
            </w:r>
          </w:p>
        </w:tc>
        <w:tc>
          <w:tcPr>
            <w:tcW w:w="279" w:type="pct"/>
          </w:tcPr>
          <w:p w14:paraId="6CF119E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3B926177" w14:textId="77777777" w:rsidTr="009C25A6">
        <w:tc>
          <w:tcPr>
            <w:tcW w:w="800" w:type="pct"/>
          </w:tcPr>
          <w:p w14:paraId="34D9D6F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Active transport</w:t>
            </w:r>
          </w:p>
        </w:tc>
        <w:tc>
          <w:tcPr>
            <w:tcW w:w="420" w:type="pct"/>
          </w:tcPr>
          <w:p w14:paraId="24195E6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7C46B17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3F12F03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5496E4B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35" w:type="pct"/>
          </w:tcPr>
          <w:p w14:paraId="3BD1462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8" w:type="pct"/>
          </w:tcPr>
          <w:p w14:paraId="667D21C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6986BB4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70CC15D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606DF08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3" w:type="pct"/>
          </w:tcPr>
          <w:p w14:paraId="74B06F2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99" w:type="pct"/>
          </w:tcPr>
          <w:p w14:paraId="2FA6549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1B08CC4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49D12CAB" w14:textId="77777777" w:rsidTr="009C25A6">
        <w:tc>
          <w:tcPr>
            <w:tcW w:w="800" w:type="pct"/>
          </w:tcPr>
          <w:p w14:paraId="79B1F49C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420" w:type="pct"/>
          </w:tcPr>
          <w:p w14:paraId="3B01F17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5499588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92" w:type="pct"/>
          </w:tcPr>
          <w:p w14:paraId="19E69F12" w14:textId="464C419B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C941B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 (20.</w:t>
            </w:r>
            <w:r w:rsidR="00C941BC">
              <w:rPr>
                <w:rFonts w:ascii="Times New Roman" w:hAnsi="Times New Roman" w:cs="Times New Roman"/>
                <w:sz w:val="24"/>
                <w:szCs w:val="24"/>
              </w:rPr>
              <w:t>73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3F712F76" w14:textId="767DAE4C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0.2</w:t>
            </w:r>
            <w:r w:rsidR="00C941BC">
              <w:rPr>
                <w:rFonts w:ascii="Times New Roman" w:hAnsi="Times New Roman" w:cs="Times New Roman"/>
                <w:sz w:val="24"/>
                <w:szCs w:val="24"/>
              </w:rPr>
              <w:t>59</w:t>
            </w:r>
          </w:p>
        </w:tc>
        <w:tc>
          <w:tcPr>
            <w:tcW w:w="435" w:type="pct"/>
          </w:tcPr>
          <w:p w14:paraId="74368500" w14:textId="3533F9DE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326E44">
              <w:rPr>
                <w:rFonts w:ascii="Times New Roman" w:hAnsi="Times New Roman" w:cs="Times New Roman"/>
                <w:sz w:val="24"/>
                <w:szCs w:val="24"/>
              </w:rPr>
              <w:t>347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r w:rsidR="00326E44">
              <w:rPr>
                <w:rFonts w:ascii="Times New Roman" w:hAnsi="Times New Roman" w:cs="Times New Roman"/>
                <w:sz w:val="24"/>
                <w:szCs w:val="24"/>
              </w:rPr>
              <w:t>3.70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6A99479C" w14:textId="260579A4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326E44">
              <w:rPr>
                <w:rFonts w:ascii="Times New Roman" w:hAnsi="Times New Roman" w:cs="Times New Roman"/>
                <w:sz w:val="24"/>
                <w:szCs w:val="24"/>
              </w:rPr>
              <w:t>490</w:t>
            </w:r>
          </w:p>
        </w:tc>
        <w:tc>
          <w:tcPr>
            <w:tcW w:w="392" w:type="pct"/>
          </w:tcPr>
          <w:p w14:paraId="155D1A32" w14:textId="2C76EEBE" w:rsidR="00E47E9F" w:rsidRPr="00C73E1C" w:rsidRDefault="00B060A0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62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0.52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2FC2A092" w14:textId="69B1AF16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B060A0">
              <w:rPr>
                <w:rFonts w:ascii="Times New Roman" w:hAnsi="Times New Roman" w:cs="Times New Roman"/>
                <w:sz w:val="24"/>
                <w:szCs w:val="24"/>
              </w:rPr>
              <w:t>107</w:t>
            </w:r>
          </w:p>
        </w:tc>
        <w:tc>
          <w:tcPr>
            <w:tcW w:w="401" w:type="pct"/>
            <w:gridSpan w:val="2"/>
          </w:tcPr>
          <w:p w14:paraId="5896C18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1814 (24.99)</w:t>
            </w:r>
          </w:p>
        </w:tc>
        <w:tc>
          <w:tcPr>
            <w:tcW w:w="393" w:type="pct"/>
          </w:tcPr>
          <w:p w14:paraId="2A8C272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0.008</w:t>
            </w:r>
          </w:p>
        </w:tc>
        <w:tc>
          <w:tcPr>
            <w:tcW w:w="299" w:type="pct"/>
          </w:tcPr>
          <w:p w14:paraId="5DC5B57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530 (11.20)</w:t>
            </w:r>
          </w:p>
        </w:tc>
        <w:tc>
          <w:tcPr>
            <w:tcW w:w="279" w:type="pct"/>
          </w:tcPr>
          <w:p w14:paraId="04D0657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0.991</w:t>
            </w:r>
          </w:p>
        </w:tc>
      </w:tr>
      <w:tr w:rsidR="00E47E9F" w:rsidRPr="00C73E1C" w14:paraId="7A44BFE6" w14:textId="77777777" w:rsidTr="009C25A6">
        <w:tc>
          <w:tcPr>
            <w:tcW w:w="800" w:type="pct"/>
          </w:tcPr>
          <w:p w14:paraId="78AB7CED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No</w:t>
            </w:r>
          </w:p>
        </w:tc>
        <w:tc>
          <w:tcPr>
            <w:tcW w:w="420" w:type="pct"/>
          </w:tcPr>
          <w:p w14:paraId="65E4840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0AA940E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1A2CBC23" w14:textId="12FB2102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40</w:t>
            </w:r>
            <w:r w:rsidR="00C941B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r w:rsidR="00C941BC">
              <w:rPr>
                <w:rFonts w:ascii="Times New Roman" w:hAnsi="Times New Roman" w:cs="Times New Roman"/>
                <w:sz w:val="24"/>
                <w:szCs w:val="24"/>
              </w:rPr>
              <w:t>8.89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413A3DB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725F703F" w14:textId="4C48CF30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="00326E44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(36.</w:t>
            </w:r>
            <w:r w:rsidR="00326E44">
              <w:rPr>
                <w:rFonts w:ascii="Times New Roman" w:hAnsi="Times New Roman" w:cs="Times New Roman"/>
                <w:sz w:val="24"/>
                <w:szCs w:val="24"/>
              </w:rPr>
              <w:t>28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5262130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177FD96B" w14:textId="045200B3" w:rsidR="00E47E9F" w:rsidRPr="00C73E1C" w:rsidRDefault="00B060A0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159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5.10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1EC49F5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78225CD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1222 (29.21)</w:t>
            </w:r>
          </w:p>
        </w:tc>
        <w:tc>
          <w:tcPr>
            <w:tcW w:w="393" w:type="pct"/>
          </w:tcPr>
          <w:p w14:paraId="594FBA4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62AB304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119 (11.18)</w:t>
            </w:r>
          </w:p>
        </w:tc>
        <w:tc>
          <w:tcPr>
            <w:tcW w:w="279" w:type="pct"/>
          </w:tcPr>
          <w:p w14:paraId="5C67195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196941D9" w14:textId="77777777" w:rsidTr="009C25A6">
        <w:tc>
          <w:tcPr>
            <w:tcW w:w="800" w:type="pct"/>
          </w:tcPr>
          <w:p w14:paraId="3A82E6D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Vigorous leisure activity</w:t>
            </w:r>
          </w:p>
        </w:tc>
        <w:tc>
          <w:tcPr>
            <w:tcW w:w="420" w:type="pct"/>
          </w:tcPr>
          <w:p w14:paraId="4ADDE15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3D1A219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2E87820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1F94677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35" w:type="pct"/>
          </w:tcPr>
          <w:p w14:paraId="1B53068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8" w:type="pct"/>
          </w:tcPr>
          <w:p w14:paraId="5B2EDE0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3009BDF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94" w:type="pct"/>
            <w:gridSpan w:val="2"/>
          </w:tcPr>
          <w:p w14:paraId="00C88DE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3" w:type="pct"/>
          </w:tcPr>
          <w:p w14:paraId="28F7EDF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3" w:type="pct"/>
          </w:tcPr>
          <w:p w14:paraId="4A70246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99" w:type="pct"/>
          </w:tcPr>
          <w:p w14:paraId="4B3126F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37B0EC6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45E3D5ED" w14:textId="77777777" w:rsidTr="009C25A6">
        <w:tc>
          <w:tcPr>
            <w:tcW w:w="800" w:type="pct"/>
          </w:tcPr>
          <w:p w14:paraId="760FD7ED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420" w:type="pct"/>
          </w:tcPr>
          <w:p w14:paraId="58DBA4D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7D4FD52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92" w:type="pct"/>
          </w:tcPr>
          <w:p w14:paraId="7AB0F51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21 (10.04)</w:t>
            </w:r>
          </w:p>
        </w:tc>
        <w:tc>
          <w:tcPr>
            <w:tcW w:w="286" w:type="pct"/>
          </w:tcPr>
          <w:p w14:paraId="71B818FF" w14:textId="58F17CFC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0.00</w:t>
            </w:r>
            <w:r w:rsidR="00396750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435" w:type="pct"/>
          </w:tcPr>
          <w:p w14:paraId="3EA3E925" w14:textId="2614DD0C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326E4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r w:rsidR="00326E44">
              <w:rPr>
                <w:rFonts w:ascii="Times New Roman" w:hAnsi="Times New Roman" w:cs="Times New Roman"/>
                <w:sz w:val="24"/>
                <w:szCs w:val="24"/>
              </w:rPr>
              <w:t>2.99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313409AF" w14:textId="0970DA5F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r w:rsidR="00F01978">
              <w:rPr>
                <w:rFonts w:ascii="Times New Roman" w:hAnsi="Times New Roman" w:cs="Times New Roman"/>
                <w:sz w:val="24"/>
                <w:szCs w:val="24"/>
              </w:rPr>
              <w:t>06</w:t>
            </w:r>
          </w:p>
        </w:tc>
        <w:tc>
          <w:tcPr>
            <w:tcW w:w="392" w:type="pct"/>
          </w:tcPr>
          <w:p w14:paraId="34643EDD" w14:textId="55AF0550" w:rsidR="00E47E9F" w:rsidRPr="00C73E1C" w:rsidRDefault="0028658B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3.17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04CC784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0.048</w:t>
            </w:r>
          </w:p>
        </w:tc>
        <w:tc>
          <w:tcPr>
            <w:tcW w:w="401" w:type="pct"/>
            <w:gridSpan w:val="2"/>
          </w:tcPr>
          <w:p w14:paraId="332F2D6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167 (24.29)</w:t>
            </w:r>
          </w:p>
        </w:tc>
        <w:tc>
          <w:tcPr>
            <w:tcW w:w="393" w:type="pct"/>
          </w:tcPr>
          <w:p w14:paraId="33ECF08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0.485</w:t>
            </w:r>
          </w:p>
        </w:tc>
        <w:tc>
          <w:tcPr>
            <w:tcW w:w="299" w:type="pct"/>
          </w:tcPr>
          <w:p w14:paraId="23D4426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10 (3.33)</w:t>
            </w:r>
          </w:p>
        </w:tc>
        <w:tc>
          <w:tcPr>
            <w:tcW w:w="279" w:type="pct"/>
          </w:tcPr>
          <w:p w14:paraId="2104880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</w:tr>
      <w:tr w:rsidR="00E47E9F" w:rsidRPr="00C73E1C" w14:paraId="6E1807E5" w14:textId="77777777" w:rsidTr="009C25A6">
        <w:tc>
          <w:tcPr>
            <w:tcW w:w="800" w:type="pct"/>
          </w:tcPr>
          <w:p w14:paraId="5092CD52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420" w:type="pct"/>
          </w:tcPr>
          <w:p w14:paraId="2ADBB60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49E3125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27429D38" w14:textId="5AFB3BC1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="00396750">
              <w:rPr>
                <w:rFonts w:ascii="Times New Roman" w:hAnsi="Times New Roman" w:cs="Times New Roman"/>
                <w:sz w:val="24"/>
                <w:szCs w:val="24"/>
              </w:rPr>
              <w:t>05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(20.</w:t>
            </w:r>
            <w:r w:rsidR="00396750">
              <w:rPr>
                <w:rFonts w:ascii="Times New Roman" w:hAnsi="Times New Roman" w:cs="Times New Roman"/>
                <w:sz w:val="24"/>
                <w:szCs w:val="24"/>
              </w:rPr>
              <w:t>51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4196477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3D41273B" w14:textId="1B2A294A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326E44">
              <w:rPr>
                <w:rFonts w:ascii="Times New Roman" w:hAnsi="Times New Roman" w:cs="Times New Roman"/>
                <w:sz w:val="24"/>
                <w:szCs w:val="24"/>
              </w:rPr>
              <w:t>125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326E44">
              <w:rPr>
                <w:rFonts w:ascii="Times New Roman" w:hAnsi="Times New Roman" w:cs="Times New Roman"/>
                <w:sz w:val="24"/>
                <w:szCs w:val="24"/>
              </w:rPr>
              <w:t>34.73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078ACB5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72A79854" w14:textId="08C08F94" w:rsidR="00E47E9F" w:rsidRPr="00C73E1C" w:rsidRDefault="0028658B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207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19.70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228BB28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644D6B3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2869 (26.72)</w:t>
            </w:r>
          </w:p>
        </w:tc>
        <w:tc>
          <w:tcPr>
            <w:tcW w:w="393" w:type="pct"/>
          </w:tcPr>
          <w:p w14:paraId="09170C5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5440A2D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639 (11.82)</w:t>
            </w:r>
          </w:p>
        </w:tc>
        <w:tc>
          <w:tcPr>
            <w:tcW w:w="279" w:type="pct"/>
          </w:tcPr>
          <w:p w14:paraId="4EB4186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25B42B2E" w14:textId="77777777" w:rsidTr="009C25A6">
        <w:tc>
          <w:tcPr>
            <w:tcW w:w="800" w:type="pct"/>
          </w:tcPr>
          <w:p w14:paraId="2AF3C10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Moderate leisure activity</w:t>
            </w:r>
          </w:p>
        </w:tc>
        <w:tc>
          <w:tcPr>
            <w:tcW w:w="420" w:type="pct"/>
          </w:tcPr>
          <w:p w14:paraId="6441AFB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46FEEED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3D1CEB5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197D6EE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35" w:type="pct"/>
          </w:tcPr>
          <w:p w14:paraId="7C13746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8" w:type="pct"/>
          </w:tcPr>
          <w:p w14:paraId="11652B8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7144603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94" w:type="pct"/>
            <w:gridSpan w:val="2"/>
          </w:tcPr>
          <w:p w14:paraId="672C0D5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3" w:type="pct"/>
          </w:tcPr>
          <w:p w14:paraId="2007FFF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3" w:type="pct"/>
          </w:tcPr>
          <w:p w14:paraId="6DF4A11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99" w:type="pct"/>
          </w:tcPr>
          <w:p w14:paraId="5CD5E0A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1419328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464CEE10" w14:textId="77777777" w:rsidTr="009C25A6">
        <w:tc>
          <w:tcPr>
            <w:tcW w:w="800" w:type="pct"/>
          </w:tcPr>
          <w:p w14:paraId="0BE937CA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420" w:type="pct"/>
          </w:tcPr>
          <w:p w14:paraId="0D0DFD1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6CB2A0A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92" w:type="pct"/>
          </w:tcPr>
          <w:p w14:paraId="1BCB512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59 (15.97)</w:t>
            </w:r>
          </w:p>
        </w:tc>
        <w:tc>
          <w:tcPr>
            <w:tcW w:w="286" w:type="pct"/>
          </w:tcPr>
          <w:p w14:paraId="61F567D6" w14:textId="5E50C64E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BC4F30">
              <w:rPr>
                <w:rFonts w:ascii="Times New Roman" w:hAnsi="Times New Roman" w:cs="Times New Roman"/>
                <w:sz w:val="24"/>
                <w:szCs w:val="24"/>
              </w:rPr>
              <w:t>103</w:t>
            </w:r>
          </w:p>
        </w:tc>
        <w:tc>
          <w:tcPr>
            <w:tcW w:w="435" w:type="pct"/>
          </w:tcPr>
          <w:p w14:paraId="1E9D63B2" w14:textId="011607E5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6F1056">
              <w:rPr>
                <w:rFonts w:ascii="Times New Roman" w:hAnsi="Times New Roman" w:cs="Times New Roman"/>
                <w:sz w:val="24"/>
                <w:szCs w:val="24"/>
              </w:rPr>
              <w:t>35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6F1056">
              <w:rPr>
                <w:rFonts w:ascii="Times New Roman" w:hAnsi="Times New Roman" w:cs="Times New Roman"/>
                <w:sz w:val="24"/>
                <w:szCs w:val="24"/>
              </w:rPr>
              <w:t>39.36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17066D2C" w14:textId="45398B19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0.1</w:t>
            </w:r>
            <w:r w:rsidR="006F1056">
              <w:rPr>
                <w:rFonts w:ascii="Times New Roman" w:hAnsi="Times New Roman" w:cs="Times New Roman"/>
                <w:sz w:val="24"/>
                <w:szCs w:val="24"/>
              </w:rPr>
              <w:t>39</w:t>
            </w:r>
          </w:p>
        </w:tc>
        <w:tc>
          <w:tcPr>
            <w:tcW w:w="392" w:type="pct"/>
          </w:tcPr>
          <w:p w14:paraId="6C96EBBA" w14:textId="6FE56944" w:rsidR="00E47E9F" w:rsidRPr="00C73E1C" w:rsidRDefault="00C37E6A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2.06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74DE27FE" w14:textId="4F0451C9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r w:rsidR="00C37E6A">
              <w:rPr>
                <w:rFonts w:ascii="Times New Roman" w:hAnsi="Times New Roman" w:cs="Times New Roman"/>
                <w:sz w:val="24"/>
                <w:szCs w:val="24"/>
              </w:rPr>
              <w:t>03</w:t>
            </w:r>
          </w:p>
        </w:tc>
        <w:tc>
          <w:tcPr>
            <w:tcW w:w="401" w:type="pct"/>
            <w:gridSpan w:val="2"/>
          </w:tcPr>
          <w:p w14:paraId="09B12AF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213 (27.40)</w:t>
            </w:r>
          </w:p>
        </w:tc>
        <w:tc>
          <w:tcPr>
            <w:tcW w:w="393" w:type="pct"/>
          </w:tcPr>
          <w:p w14:paraId="6CCB258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0.787</w:t>
            </w:r>
          </w:p>
        </w:tc>
        <w:tc>
          <w:tcPr>
            <w:tcW w:w="299" w:type="pct"/>
          </w:tcPr>
          <w:p w14:paraId="486B319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79 (7.87)</w:t>
            </w:r>
          </w:p>
        </w:tc>
        <w:tc>
          <w:tcPr>
            <w:tcW w:w="279" w:type="pct"/>
          </w:tcPr>
          <w:p w14:paraId="535A326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0.018</w:t>
            </w:r>
          </w:p>
        </w:tc>
      </w:tr>
      <w:tr w:rsidR="00E47E9F" w:rsidRPr="00C73E1C" w14:paraId="5363E085" w14:textId="77777777" w:rsidTr="009C25A6">
        <w:tc>
          <w:tcPr>
            <w:tcW w:w="800" w:type="pct"/>
          </w:tcPr>
          <w:p w14:paraId="1055C8B0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420" w:type="pct"/>
          </w:tcPr>
          <w:p w14:paraId="4600B87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24B2883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7020D35D" w14:textId="029F880C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="00BC4F30">
              <w:rPr>
                <w:rFonts w:ascii="Times New Roman" w:hAnsi="Times New Roman" w:cs="Times New Roman"/>
                <w:sz w:val="24"/>
                <w:szCs w:val="24"/>
              </w:rPr>
              <w:t>67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(20.</w:t>
            </w:r>
            <w:r w:rsidR="00BC4F30">
              <w:rPr>
                <w:rFonts w:ascii="Times New Roman" w:hAnsi="Times New Roman" w:cs="Times New Roman"/>
                <w:sz w:val="24"/>
                <w:szCs w:val="24"/>
              </w:rPr>
              <w:t>38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36597CC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221426EC" w14:textId="4DBA67B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6F1056">
              <w:rPr>
                <w:rFonts w:ascii="Times New Roman" w:hAnsi="Times New Roman" w:cs="Times New Roman"/>
                <w:sz w:val="24"/>
                <w:szCs w:val="24"/>
              </w:rPr>
              <w:t>833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r w:rsidR="006F1056">
              <w:rPr>
                <w:rFonts w:ascii="Times New Roman" w:hAnsi="Times New Roman" w:cs="Times New Roman"/>
                <w:sz w:val="24"/>
                <w:szCs w:val="24"/>
              </w:rPr>
              <w:t>3.76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7A25FCA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1E5A9977" w14:textId="732255D6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C37E6A">
              <w:rPr>
                <w:rFonts w:ascii="Times New Roman" w:hAnsi="Times New Roman" w:cs="Times New Roman"/>
                <w:sz w:val="24"/>
                <w:szCs w:val="24"/>
              </w:rPr>
              <w:t>03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C37E6A">
              <w:rPr>
                <w:rFonts w:ascii="Times New Roman" w:hAnsi="Times New Roman" w:cs="Times New Roman"/>
                <w:sz w:val="24"/>
                <w:szCs w:val="24"/>
              </w:rPr>
              <w:t>19.82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14BE3B6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60F8C73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2823 (26.53)</w:t>
            </w:r>
          </w:p>
        </w:tc>
        <w:tc>
          <w:tcPr>
            <w:tcW w:w="393" w:type="pct"/>
          </w:tcPr>
          <w:p w14:paraId="42FF4DB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5754486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570 (11.85)</w:t>
            </w:r>
          </w:p>
        </w:tc>
        <w:tc>
          <w:tcPr>
            <w:tcW w:w="279" w:type="pct"/>
          </w:tcPr>
          <w:p w14:paraId="576B889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5A62652C" w14:textId="77777777" w:rsidTr="009C25A6">
        <w:tc>
          <w:tcPr>
            <w:tcW w:w="800" w:type="pct"/>
          </w:tcPr>
          <w:p w14:paraId="39A93C16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Obesity</w:t>
            </w:r>
          </w:p>
        </w:tc>
        <w:tc>
          <w:tcPr>
            <w:tcW w:w="420" w:type="pct"/>
          </w:tcPr>
          <w:p w14:paraId="2C72F5C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9" w:type="pct"/>
          </w:tcPr>
          <w:p w14:paraId="514CA33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041D9A5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" w:type="pct"/>
          </w:tcPr>
          <w:p w14:paraId="7EB5F78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25E5072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8" w:type="pct"/>
          </w:tcPr>
          <w:p w14:paraId="5E501D3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427E7E3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" w:type="pct"/>
          </w:tcPr>
          <w:p w14:paraId="09BD8BC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47A926A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3" w:type="pct"/>
          </w:tcPr>
          <w:p w14:paraId="3F3D36E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2A6F178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9" w:type="pct"/>
          </w:tcPr>
          <w:p w14:paraId="02E65BF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409FA6A3" w14:textId="77777777" w:rsidTr="009C25A6">
        <w:tc>
          <w:tcPr>
            <w:tcW w:w="800" w:type="pct"/>
          </w:tcPr>
          <w:p w14:paraId="0BD0386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420" w:type="pct"/>
          </w:tcPr>
          <w:p w14:paraId="4E10BC1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730C445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92" w:type="pct"/>
          </w:tcPr>
          <w:p w14:paraId="38A6F88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74 (20.04)</w:t>
            </w:r>
          </w:p>
        </w:tc>
        <w:tc>
          <w:tcPr>
            <w:tcW w:w="286" w:type="pct"/>
          </w:tcPr>
          <w:p w14:paraId="789A1A8D" w14:textId="0743E085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9D2B9F">
              <w:rPr>
                <w:rFonts w:ascii="Times New Roman" w:hAnsi="Times New Roman" w:cs="Times New Roman"/>
                <w:sz w:val="24"/>
                <w:szCs w:val="24"/>
              </w:rPr>
              <w:t>877</w:t>
            </w:r>
          </w:p>
        </w:tc>
        <w:tc>
          <w:tcPr>
            <w:tcW w:w="435" w:type="pct"/>
          </w:tcPr>
          <w:p w14:paraId="4AF9918D" w14:textId="5208F66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283 (45</w:t>
            </w:r>
            <w:r w:rsidR="004C0559">
              <w:rPr>
                <w:rFonts w:ascii="Times New Roman" w:hAnsi="Times New Roman" w:cs="Times New Roman"/>
                <w:sz w:val="24"/>
                <w:szCs w:val="24"/>
              </w:rPr>
              <w:t>.73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6351B1A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392" w:type="pct"/>
          </w:tcPr>
          <w:p w14:paraId="50192EEE" w14:textId="38DFF4E1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3868D2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3868D2">
              <w:rPr>
                <w:rFonts w:ascii="Times New Roman" w:hAnsi="Times New Roman" w:cs="Times New Roman"/>
                <w:sz w:val="24"/>
                <w:szCs w:val="24"/>
              </w:rPr>
              <w:t>17.57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712A4370" w14:textId="70C7925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3868D2">
              <w:rPr>
                <w:rFonts w:ascii="Times New Roman" w:hAnsi="Times New Roman" w:cs="Times New Roman"/>
                <w:sz w:val="24"/>
                <w:szCs w:val="24"/>
              </w:rPr>
              <w:t>959</w:t>
            </w:r>
          </w:p>
        </w:tc>
        <w:tc>
          <w:tcPr>
            <w:tcW w:w="401" w:type="pct"/>
            <w:gridSpan w:val="2"/>
          </w:tcPr>
          <w:p w14:paraId="7D6A1DD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258 (38.94)</w:t>
            </w:r>
          </w:p>
        </w:tc>
        <w:tc>
          <w:tcPr>
            <w:tcW w:w="393" w:type="pct"/>
          </w:tcPr>
          <w:p w14:paraId="6B08A2F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299" w:type="pct"/>
          </w:tcPr>
          <w:p w14:paraId="4561BFE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69 (21.37)</w:t>
            </w:r>
          </w:p>
        </w:tc>
        <w:tc>
          <w:tcPr>
            <w:tcW w:w="279" w:type="pct"/>
          </w:tcPr>
          <w:p w14:paraId="520C658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</w:tr>
      <w:tr w:rsidR="00E47E9F" w:rsidRPr="00C73E1C" w14:paraId="617A20BA" w14:textId="77777777" w:rsidTr="009C25A6">
        <w:tc>
          <w:tcPr>
            <w:tcW w:w="800" w:type="pct"/>
          </w:tcPr>
          <w:p w14:paraId="47C896B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420" w:type="pct"/>
          </w:tcPr>
          <w:p w14:paraId="754A48E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3DDC047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3CA3F969" w14:textId="1E4E24AC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="009D2B9F">
              <w:rPr>
                <w:rFonts w:ascii="Times New Roman" w:hAnsi="Times New Roman" w:cs="Times New Roman"/>
                <w:sz w:val="24"/>
                <w:szCs w:val="24"/>
              </w:rPr>
              <w:t>28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(19.</w:t>
            </w:r>
            <w:r w:rsidR="009D2B9F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79A4031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241864CD" w14:textId="095A2226" w:rsidR="00E47E9F" w:rsidRPr="00C73E1C" w:rsidRDefault="004C0559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2832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3.43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56DFCA4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62604D1A" w14:textId="6F96FCD0" w:rsidR="00E47E9F" w:rsidRPr="00C73E1C" w:rsidRDefault="003868D2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189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17.21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237ABE9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36EE0F5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2678 (25.38)</w:t>
            </w:r>
          </w:p>
        </w:tc>
        <w:tc>
          <w:tcPr>
            <w:tcW w:w="393" w:type="pct"/>
          </w:tcPr>
          <w:p w14:paraId="65CEE20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4CC12E0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564 (10.46)</w:t>
            </w:r>
          </w:p>
        </w:tc>
        <w:tc>
          <w:tcPr>
            <w:tcW w:w="279" w:type="pct"/>
          </w:tcPr>
          <w:p w14:paraId="2A10CC4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546645A" w14:textId="77777777" w:rsidR="00E47E9F" w:rsidRPr="00C73E1C" w:rsidRDefault="00E47E9F" w:rsidP="00C73E1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8848FF0" w14:textId="77777777" w:rsidR="00E47E9F" w:rsidRPr="00C73E1C" w:rsidRDefault="00E47E9F" w:rsidP="00C73E1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5480B01" w14:textId="72BFB286" w:rsidR="00E47E9F" w:rsidRPr="00C73E1C" w:rsidRDefault="00E47E9F" w:rsidP="00C73E1C">
      <w:pPr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C73E1C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Table </w:t>
      </w:r>
      <w:r w:rsidR="005E1CEC">
        <w:rPr>
          <w:rFonts w:ascii="Times New Roman" w:hAnsi="Times New Roman" w:cs="Times New Roman"/>
          <w:b/>
          <w:bCs/>
          <w:kern w:val="0"/>
          <w:sz w:val="24"/>
          <w:szCs w:val="24"/>
        </w:rPr>
        <w:t>10</w:t>
      </w:r>
      <w:r w:rsidRPr="00C73E1C">
        <w:rPr>
          <w:rFonts w:ascii="Times New Roman" w:hAnsi="Times New Roman" w:cs="Times New Roman"/>
          <w:b/>
          <w:bCs/>
          <w:kern w:val="0"/>
          <w:sz w:val="24"/>
          <w:szCs w:val="24"/>
        </w:rPr>
        <w:t>: Weighted descriptive statistics of socio-economic variables</w:t>
      </w:r>
      <w:r w:rsidR="00FC25A7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 </w:t>
      </w:r>
      <w:r w:rsidR="00AE124A">
        <w:rPr>
          <w:rFonts w:ascii="Times New Roman" w:hAnsi="Times New Roman" w:cs="Times New Roman"/>
          <w:b/>
          <w:bCs/>
          <w:kern w:val="0"/>
          <w:sz w:val="24"/>
          <w:szCs w:val="24"/>
        </w:rPr>
        <w:t>and</w:t>
      </w:r>
      <w:r w:rsidRPr="00C73E1C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 three major NCDs among Southeast Asian adults.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626"/>
        <w:gridCol w:w="975"/>
        <w:gridCol w:w="1536"/>
        <w:gridCol w:w="1132"/>
        <w:gridCol w:w="975"/>
        <w:gridCol w:w="1285"/>
        <w:gridCol w:w="1174"/>
        <w:gridCol w:w="975"/>
        <w:gridCol w:w="1536"/>
        <w:gridCol w:w="1174"/>
      </w:tblGrid>
      <w:tr w:rsidR="00AD54B1" w:rsidRPr="00C73E1C" w14:paraId="414E0CA6" w14:textId="77777777" w:rsidTr="006B325A">
        <w:tc>
          <w:tcPr>
            <w:tcW w:w="4626" w:type="dxa"/>
          </w:tcPr>
          <w:p w14:paraId="67DB0AF7" w14:textId="77777777" w:rsidR="00AD54B1" w:rsidRPr="00C73E1C" w:rsidRDefault="00AD54B1" w:rsidP="00AD54B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643" w:type="dxa"/>
            <w:gridSpan w:val="3"/>
          </w:tcPr>
          <w:p w14:paraId="1C2B418A" w14:textId="49309CF5" w:rsidR="00AD54B1" w:rsidRPr="00C73E1C" w:rsidRDefault="00AD54B1" w:rsidP="002F7089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Hypertension</w:t>
            </w:r>
          </w:p>
        </w:tc>
        <w:tc>
          <w:tcPr>
            <w:tcW w:w="3434" w:type="dxa"/>
            <w:gridSpan w:val="3"/>
          </w:tcPr>
          <w:p w14:paraId="77F0A915" w14:textId="18ADDC12" w:rsidR="00AD54B1" w:rsidRPr="00C73E1C" w:rsidRDefault="00AD54B1" w:rsidP="002F7089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kern w:val="0"/>
                <w:sz w:val="24"/>
                <w:szCs w:val="24"/>
              </w:rPr>
              <w:t>Hyperglycemia</w:t>
            </w:r>
          </w:p>
        </w:tc>
        <w:tc>
          <w:tcPr>
            <w:tcW w:w="3685" w:type="dxa"/>
            <w:gridSpan w:val="3"/>
          </w:tcPr>
          <w:p w14:paraId="66937074" w14:textId="60E05F5A" w:rsidR="00AD54B1" w:rsidRPr="00C73E1C" w:rsidRDefault="00AD54B1" w:rsidP="002F7089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Hypercholesterolemia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</w:p>
        </w:tc>
      </w:tr>
      <w:tr w:rsidR="00EA5E26" w:rsidRPr="00C73E1C" w14:paraId="2CA53501" w14:textId="77777777" w:rsidTr="006B325A">
        <w:tc>
          <w:tcPr>
            <w:tcW w:w="4626" w:type="dxa"/>
          </w:tcPr>
          <w:p w14:paraId="6A481578" w14:textId="77777777" w:rsidR="00336575" w:rsidRPr="00C73E1C" w:rsidRDefault="00336575" w:rsidP="0033657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975" w:type="dxa"/>
          </w:tcPr>
          <w:p w14:paraId="1AB5B575" w14:textId="77777777" w:rsidR="00336575" w:rsidRDefault="00336575" w:rsidP="0033657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Total</w:t>
            </w:r>
          </w:p>
          <w:p w14:paraId="0B818FE5" w14:textId="335C2FB4" w:rsidR="00336575" w:rsidRDefault="00336575" w:rsidP="0033657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= 1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6927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)</w:t>
            </w:r>
          </w:p>
          <w:p w14:paraId="68D7B154" w14:textId="2C744A7E" w:rsidR="00336575" w:rsidRPr="00C73E1C" w:rsidRDefault="00336575" w:rsidP="0033657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 (%)</w:t>
            </w:r>
          </w:p>
        </w:tc>
        <w:tc>
          <w:tcPr>
            <w:tcW w:w="1536" w:type="dxa"/>
          </w:tcPr>
          <w:p w14:paraId="5CF05930" w14:textId="2698DD3E" w:rsidR="00336575" w:rsidRDefault="00336575" w:rsidP="0033657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Yes</w:t>
            </w:r>
          </w:p>
          <w:p w14:paraId="47CFA87B" w14:textId="76551AE5" w:rsidR="00336575" w:rsidRDefault="00336575" w:rsidP="0033657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4982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)</w:t>
            </w:r>
          </w:p>
          <w:p w14:paraId="6A6C7C46" w14:textId="6A29B422" w:rsidR="00336575" w:rsidRPr="00C73E1C" w:rsidRDefault="00336575" w:rsidP="0033657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 (%)</w:t>
            </w:r>
          </w:p>
        </w:tc>
        <w:tc>
          <w:tcPr>
            <w:tcW w:w="1132" w:type="dxa"/>
          </w:tcPr>
          <w:p w14:paraId="5EE887E8" w14:textId="77777777" w:rsidR="00336575" w:rsidRPr="00C73E1C" w:rsidRDefault="00336575" w:rsidP="00336575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P-value</w:t>
            </w:r>
          </w:p>
        </w:tc>
        <w:tc>
          <w:tcPr>
            <w:tcW w:w="975" w:type="dxa"/>
          </w:tcPr>
          <w:p w14:paraId="6190953B" w14:textId="77777777" w:rsidR="00336575" w:rsidRDefault="00336575" w:rsidP="0033657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Total</w:t>
            </w:r>
          </w:p>
          <w:p w14:paraId="02B9DD24" w14:textId="10D9D4BD" w:rsidR="00336575" w:rsidRDefault="00336575" w:rsidP="0033657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= 1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6</w:t>
            </w:r>
            <w:r w:rsidR="00A16D45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302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)</w:t>
            </w:r>
          </w:p>
          <w:p w14:paraId="01339712" w14:textId="2F65665A" w:rsidR="00336575" w:rsidRPr="00C73E1C" w:rsidRDefault="00336575" w:rsidP="0033657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 (%)</w:t>
            </w:r>
          </w:p>
        </w:tc>
        <w:tc>
          <w:tcPr>
            <w:tcW w:w="1285" w:type="dxa"/>
          </w:tcPr>
          <w:p w14:paraId="06008B60" w14:textId="77777777" w:rsidR="00336575" w:rsidRDefault="00336575" w:rsidP="0033657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Yes</w:t>
            </w:r>
          </w:p>
          <w:p w14:paraId="5DEF98A5" w14:textId="6D133580" w:rsidR="00336575" w:rsidRDefault="00336575" w:rsidP="0033657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= </w:t>
            </w:r>
            <w:r w:rsidR="00A16D45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1011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)</w:t>
            </w:r>
          </w:p>
          <w:p w14:paraId="19B2C080" w14:textId="1AB6DE1C" w:rsidR="00336575" w:rsidRPr="00C73E1C" w:rsidRDefault="00336575" w:rsidP="0033657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 (%)</w:t>
            </w:r>
          </w:p>
        </w:tc>
        <w:tc>
          <w:tcPr>
            <w:tcW w:w="1174" w:type="dxa"/>
          </w:tcPr>
          <w:p w14:paraId="798FB395" w14:textId="7473868D" w:rsidR="00336575" w:rsidRPr="00C73E1C" w:rsidRDefault="00336575" w:rsidP="00336575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P-value</w:t>
            </w:r>
          </w:p>
        </w:tc>
        <w:tc>
          <w:tcPr>
            <w:tcW w:w="975" w:type="dxa"/>
          </w:tcPr>
          <w:p w14:paraId="3FF173C5" w14:textId="77777777" w:rsidR="00336575" w:rsidRDefault="00336575" w:rsidP="0033657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Total</w:t>
            </w:r>
          </w:p>
          <w:p w14:paraId="2CF3353E" w14:textId="3E4CF19E" w:rsidR="00336575" w:rsidRDefault="00336575" w:rsidP="0033657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= 1</w:t>
            </w:r>
            <w:r w:rsidR="003567EA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4879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)</w:t>
            </w:r>
          </w:p>
          <w:p w14:paraId="01DDD97A" w14:textId="094E5BDA" w:rsidR="00336575" w:rsidRPr="00C73E1C" w:rsidRDefault="00336575" w:rsidP="0033657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 (%)</w:t>
            </w:r>
          </w:p>
        </w:tc>
        <w:tc>
          <w:tcPr>
            <w:tcW w:w="1536" w:type="dxa"/>
          </w:tcPr>
          <w:p w14:paraId="41AC43C8" w14:textId="77777777" w:rsidR="00336575" w:rsidRDefault="00336575" w:rsidP="0033657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Yes</w:t>
            </w:r>
          </w:p>
          <w:p w14:paraId="08B114AB" w14:textId="29D46F3D" w:rsidR="00336575" w:rsidRDefault="00336575" w:rsidP="0033657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= </w:t>
            </w:r>
            <w:r w:rsidR="00F142A7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4421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)</w:t>
            </w:r>
          </w:p>
          <w:p w14:paraId="18E9471A" w14:textId="0EFDB9C6" w:rsidR="00336575" w:rsidRPr="00C73E1C" w:rsidRDefault="00336575" w:rsidP="0033657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 (%)</w:t>
            </w:r>
          </w:p>
        </w:tc>
        <w:tc>
          <w:tcPr>
            <w:tcW w:w="1174" w:type="dxa"/>
          </w:tcPr>
          <w:p w14:paraId="4859808B" w14:textId="36CC9FCC" w:rsidR="00336575" w:rsidRPr="00C73E1C" w:rsidRDefault="00336575" w:rsidP="00336575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P-value</w:t>
            </w:r>
          </w:p>
        </w:tc>
      </w:tr>
      <w:tr w:rsidR="00EA5E26" w:rsidRPr="00C73E1C" w14:paraId="65D84240" w14:textId="77777777" w:rsidTr="006B325A">
        <w:tc>
          <w:tcPr>
            <w:tcW w:w="4626" w:type="dxa"/>
          </w:tcPr>
          <w:p w14:paraId="58EF3F67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Socio-economic background</w:t>
            </w:r>
          </w:p>
        </w:tc>
        <w:tc>
          <w:tcPr>
            <w:tcW w:w="975" w:type="dxa"/>
          </w:tcPr>
          <w:p w14:paraId="5A8020E4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36" w:type="dxa"/>
          </w:tcPr>
          <w:p w14:paraId="6D603CAA" w14:textId="35BACE11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2" w:type="dxa"/>
          </w:tcPr>
          <w:p w14:paraId="20043554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5" w:type="dxa"/>
          </w:tcPr>
          <w:p w14:paraId="6B69B53E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85" w:type="dxa"/>
          </w:tcPr>
          <w:p w14:paraId="5C7E9CD3" w14:textId="33374BF5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4" w:type="dxa"/>
          </w:tcPr>
          <w:p w14:paraId="0053252C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5" w:type="dxa"/>
          </w:tcPr>
          <w:p w14:paraId="3549BCD6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36" w:type="dxa"/>
          </w:tcPr>
          <w:p w14:paraId="10C5A649" w14:textId="36ECCB8D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4" w:type="dxa"/>
          </w:tcPr>
          <w:p w14:paraId="0988F2D3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5E26" w:rsidRPr="00C73E1C" w14:paraId="5739D2F8" w14:textId="77777777" w:rsidTr="001A7008">
        <w:trPr>
          <w:trHeight w:val="109"/>
        </w:trPr>
        <w:tc>
          <w:tcPr>
            <w:tcW w:w="4626" w:type="dxa"/>
          </w:tcPr>
          <w:p w14:paraId="34728D17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Age (18 years or above) </w:t>
            </w:r>
          </w:p>
        </w:tc>
        <w:tc>
          <w:tcPr>
            <w:tcW w:w="975" w:type="dxa"/>
          </w:tcPr>
          <w:p w14:paraId="7C3CE397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536" w:type="dxa"/>
          </w:tcPr>
          <w:p w14:paraId="299B705E" w14:textId="007AA5F2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32" w:type="dxa"/>
          </w:tcPr>
          <w:p w14:paraId="4B3284CA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975" w:type="dxa"/>
          </w:tcPr>
          <w:p w14:paraId="2A979A8B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285" w:type="dxa"/>
          </w:tcPr>
          <w:p w14:paraId="6C1D0D86" w14:textId="515AFC8D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74" w:type="dxa"/>
          </w:tcPr>
          <w:p w14:paraId="319CCD35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975" w:type="dxa"/>
          </w:tcPr>
          <w:p w14:paraId="30A539B0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536" w:type="dxa"/>
          </w:tcPr>
          <w:p w14:paraId="67794A16" w14:textId="68DE3BB3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74" w:type="dxa"/>
          </w:tcPr>
          <w:p w14:paraId="331C140C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A5E26" w:rsidRPr="00C73E1C" w14:paraId="3F4ED12C" w14:textId="77777777" w:rsidTr="006B325A">
        <w:tc>
          <w:tcPr>
            <w:tcW w:w="4626" w:type="dxa"/>
          </w:tcPr>
          <w:p w14:paraId="605F604A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18-29</w:t>
            </w:r>
          </w:p>
        </w:tc>
        <w:tc>
          <w:tcPr>
            <w:tcW w:w="975" w:type="dxa"/>
          </w:tcPr>
          <w:p w14:paraId="1E3A69EE" w14:textId="7662B79B" w:rsidR="00AD54B1" w:rsidRPr="00C73E1C" w:rsidRDefault="003B008A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2722 (19.38)</w:t>
            </w:r>
          </w:p>
        </w:tc>
        <w:tc>
          <w:tcPr>
            <w:tcW w:w="1536" w:type="dxa"/>
          </w:tcPr>
          <w:p w14:paraId="45FDDBD0" w14:textId="216CB9EA" w:rsidR="00AD54B1" w:rsidRPr="00C73E1C" w:rsidRDefault="004537E5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279</w:t>
            </w:r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0.97</w:t>
            </w:r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32" w:type="dxa"/>
          </w:tcPr>
          <w:p w14:paraId="36E687BD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A700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&lt;0.001</w:t>
            </w:r>
          </w:p>
        </w:tc>
        <w:tc>
          <w:tcPr>
            <w:tcW w:w="975" w:type="dxa"/>
          </w:tcPr>
          <w:p w14:paraId="39F7F402" w14:textId="1E0CC4C1" w:rsidR="00AD54B1" w:rsidRPr="00C73E1C" w:rsidRDefault="00CA43D9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2593 (18.94)</w:t>
            </w:r>
          </w:p>
        </w:tc>
        <w:tc>
          <w:tcPr>
            <w:tcW w:w="1285" w:type="dxa"/>
          </w:tcPr>
          <w:p w14:paraId="44F23AF2" w14:textId="1D8F2FB2" w:rsidR="00AD54B1" w:rsidRPr="00C73E1C" w:rsidRDefault="00466478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36</w:t>
            </w:r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>5)</w:t>
            </w:r>
          </w:p>
        </w:tc>
        <w:tc>
          <w:tcPr>
            <w:tcW w:w="1174" w:type="dxa"/>
          </w:tcPr>
          <w:p w14:paraId="1BCC353A" w14:textId="77777777" w:rsidR="00AD54B1" w:rsidRPr="001A7008" w:rsidRDefault="00AD54B1" w:rsidP="00AD54B1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1A700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&lt;0.001</w:t>
            </w:r>
          </w:p>
        </w:tc>
        <w:tc>
          <w:tcPr>
            <w:tcW w:w="975" w:type="dxa"/>
          </w:tcPr>
          <w:p w14:paraId="7F24F4A9" w14:textId="4ECC9CA3" w:rsidR="00AD54B1" w:rsidRPr="00C73E1C" w:rsidRDefault="000D08F2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2048 (19.21)</w:t>
            </w:r>
          </w:p>
        </w:tc>
        <w:tc>
          <w:tcPr>
            <w:tcW w:w="1536" w:type="dxa"/>
          </w:tcPr>
          <w:p w14:paraId="0422A759" w14:textId="4CBC1DE1" w:rsidR="00AD54B1" w:rsidRPr="00C73E1C" w:rsidRDefault="000D08F2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290</w:t>
            </w:r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6.17</w:t>
            </w:r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407ABA6D" w14:textId="77777777" w:rsidR="00AD54B1" w:rsidRPr="001A7008" w:rsidRDefault="00AD54B1" w:rsidP="00AD54B1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1A700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&lt;0.001</w:t>
            </w:r>
          </w:p>
        </w:tc>
      </w:tr>
      <w:tr w:rsidR="00EA5E26" w:rsidRPr="00C73E1C" w14:paraId="0139BD9D" w14:textId="77777777" w:rsidTr="006B325A">
        <w:tc>
          <w:tcPr>
            <w:tcW w:w="4626" w:type="dxa"/>
          </w:tcPr>
          <w:p w14:paraId="4DBB5C33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30-44</w:t>
            </w:r>
          </w:p>
        </w:tc>
        <w:tc>
          <w:tcPr>
            <w:tcW w:w="975" w:type="dxa"/>
          </w:tcPr>
          <w:p w14:paraId="5C341FE2" w14:textId="2A2DA476" w:rsidR="00AD54B1" w:rsidRPr="00C73E1C" w:rsidRDefault="003B008A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6170 (42.05)</w:t>
            </w:r>
          </w:p>
        </w:tc>
        <w:tc>
          <w:tcPr>
            <w:tcW w:w="1536" w:type="dxa"/>
          </w:tcPr>
          <w:p w14:paraId="27CCFADA" w14:textId="293C4B1A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4537E5">
              <w:rPr>
                <w:rFonts w:ascii="Times New Roman" w:hAnsi="Times New Roman" w:cs="Times New Roman"/>
                <w:sz w:val="24"/>
                <w:szCs w:val="24"/>
              </w:rPr>
              <w:t>396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r w:rsidR="004537E5">
              <w:rPr>
                <w:rFonts w:ascii="Times New Roman" w:hAnsi="Times New Roman" w:cs="Times New Roman"/>
                <w:sz w:val="24"/>
                <w:szCs w:val="24"/>
              </w:rPr>
              <w:t>3.25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32" w:type="dxa"/>
          </w:tcPr>
          <w:p w14:paraId="7DC04D5D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5" w:type="dxa"/>
          </w:tcPr>
          <w:p w14:paraId="02BBBEB4" w14:textId="69942D77" w:rsidR="00AD54B1" w:rsidRPr="00C73E1C" w:rsidRDefault="00CA43D9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5955 (42.34)</w:t>
            </w:r>
          </w:p>
        </w:tc>
        <w:tc>
          <w:tcPr>
            <w:tcW w:w="1285" w:type="dxa"/>
          </w:tcPr>
          <w:p w14:paraId="5564F6A0" w14:textId="43A7BA6D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466478">
              <w:rPr>
                <w:rFonts w:ascii="Times New Roman" w:hAnsi="Times New Roman" w:cs="Times New Roman"/>
                <w:sz w:val="24"/>
                <w:szCs w:val="24"/>
              </w:rPr>
              <w:t>33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(4.3</w:t>
            </w:r>
            <w:r w:rsidR="00466478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1D562C1F" w14:textId="77777777" w:rsidR="00AD54B1" w:rsidRPr="001A7008" w:rsidRDefault="00AD54B1" w:rsidP="00AD54B1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975" w:type="dxa"/>
          </w:tcPr>
          <w:p w14:paraId="4E2535F3" w14:textId="0E52ABC0" w:rsidR="00AD54B1" w:rsidRPr="00C73E1C" w:rsidRDefault="000D08F2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5489 (42.23)</w:t>
            </w:r>
          </w:p>
        </w:tc>
        <w:tc>
          <w:tcPr>
            <w:tcW w:w="1536" w:type="dxa"/>
          </w:tcPr>
          <w:p w14:paraId="0DE76C7E" w14:textId="037B0E71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0D08F2">
              <w:rPr>
                <w:rFonts w:ascii="Times New Roman" w:hAnsi="Times New Roman" w:cs="Times New Roman"/>
                <w:sz w:val="24"/>
                <w:szCs w:val="24"/>
              </w:rPr>
              <w:t>369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r w:rsidR="000D08F2">
              <w:rPr>
                <w:rFonts w:ascii="Times New Roman" w:hAnsi="Times New Roman" w:cs="Times New Roman"/>
                <w:sz w:val="24"/>
                <w:szCs w:val="24"/>
              </w:rPr>
              <w:t>8.51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0239DF57" w14:textId="77777777" w:rsidR="00AD54B1" w:rsidRPr="001A7008" w:rsidRDefault="00AD54B1" w:rsidP="00AD54B1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</w:tr>
      <w:tr w:rsidR="00EA5E26" w:rsidRPr="00C73E1C" w14:paraId="30FFC615" w14:textId="77777777" w:rsidTr="006B325A">
        <w:tc>
          <w:tcPr>
            <w:tcW w:w="4626" w:type="dxa"/>
          </w:tcPr>
          <w:p w14:paraId="1F2BDB93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45-59</w:t>
            </w:r>
          </w:p>
        </w:tc>
        <w:tc>
          <w:tcPr>
            <w:tcW w:w="975" w:type="dxa"/>
          </w:tcPr>
          <w:p w14:paraId="6E1C7EF3" w14:textId="57BE3299" w:rsidR="00AD54B1" w:rsidRPr="00C73E1C" w:rsidRDefault="003B008A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5897 (30.50)</w:t>
            </w:r>
          </w:p>
        </w:tc>
        <w:tc>
          <w:tcPr>
            <w:tcW w:w="1536" w:type="dxa"/>
          </w:tcPr>
          <w:p w14:paraId="70934EF7" w14:textId="5F7520C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4537E5">
              <w:rPr>
                <w:rFonts w:ascii="Times New Roman" w:hAnsi="Times New Roman" w:cs="Times New Roman"/>
                <w:sz w:val="24"/>
                <w:szCs w:val="24"/>
              </w:rPr>
              <w:t>283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r w:rsidR="004537E5">
              <w:rPr>
                <w:rFonts w:ascii="Times New Roman" w:hAnsi="Times New Roman" w:cs="Times New Roman"/>
                <w:sz w:val="24"/>
                <w:szCs w:val="24"/>
              </w:rPr>
              <w:t>8.42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32" w:type="dxa"/>
          </w:tcPr>
          <w:p w14:paraId="5E494C1B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5" w:type="dxa"/>
          </w:tcPr>
          <w:p w14:paraId="5EC240D7" w14:textId="56A74560" w:rsidR="00AD54B1" w:rsidRPr="00C73E1C" w:rsidRDefault="00CA43D9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5713 (30.75)</w:t>
            </w:r>
          </w:p>
        </w:tc>
        <w:tc>
          <w:tcPr>
            <w:tcW w:w="1285" w:type="dxa"/>
          </w:tcPr>
          <w:p w14:paraId="3CF99F78" w14:textId="1C68523D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51</w:t>
            </w:r>
            <w:r w:rsidR="00466478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(8.</w:t>
            </w:r>
            <w:r w:rsidR="00466478">
              <w:rPr>
                <w:rFonts w:ascii="Times New Roman" w:hAnsi="Times New Roman" w:cs="Times New Roman"/>
                <w:sz w:val="24"/>
                <w:szCs w:val="24"/>
              </w:rPr>
              <w:t>79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4F679B81" w14:textId="77777777" w:rsidR="00AD54B1" w:rsidRPr="001A7008" w:rsidRDefault="00AD54B1" w:rsidP="00AD54B1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975" w:type="dxa"/>
          </w:tcPr>
          <w:p w14:paraId="2BBCB22F" w14:textId="5A934BC8" w:rsidR="00AD54B1" w:rsidRPr="00C73E1C" w:rsidRDefault="000D08F2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5368 (30.58)</w:t>
            </w:r>
          </w:p>
        </w:tc>
        <w:tc>
          <w:tcPr>
            <w:tcW w:w="1536" w:type="dxa"/>
          </w:tcPr>
          <w:p w14:paraId="54C586B1" w14:textId="339E374A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0D08F2">
              <w:rPr>
                <w:rFonts w:ascii="Times New Roman" w:hAnsi="Times New Roman" w:cs="Times New Roman"/>
                <w:sz w:val="24"/>
                <w:szCs w:val="24"/>
              </w:rPr>
              <w:t>080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(4</w:t>
            </w:r>
            <w:r w:rsidR="000D08F2">
              <w:rPr>
                <w:rFonts w:ascii="Times New Roman" w:hAnsi="Times New Roman" w:cs="Times New Roman"/>
                <w:sz w:val="24"/>
                <w:szCs w:val="24"/>
              </w:rPr>
              <w:t>1.46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38CD248B" w14:textId="77777777" w:rsidR="00AD54B1" w:rsidRPr="001A7008" w:rsidRDefault="00AD54B1" w:rsidP="00AD54B1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</w:tr>
      <w:tr w:rsidR="00EA5E26" w:rsidRPr="00C73E1C" w14:paraId="4A33BE9B" w14:textId="77777777" w:rsidTr="006B325A">
        <w:tc>
          <w:tcPr>
            <w:tcW w:w="4626" w:type="dxa"/>
          </w:tcPr>
          <w:p w14:paraId="5F5EE872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60 or above</w:t>
            </w:r>
          </w:p>
        </w:tc>
        <w:tc>
          <w:tcPr>
            <w:tcW w:w="975" w:type="dxa"/>
          </w:tcPr>
          <w:p w14:paraId="4E737031" w14:textId="717ABF14" w:rsidR="00AD54B1" w:rsidRPr="00C73E1C" w:rsidRDefault="003B008A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2138 (8.08)</w:t>
            </w:r>
          </w:p>
        </w:tc>
        <w:tc>
          <w:tcPr>
            <w:tcW w:w="1536" w:type="dxa"/>
          </w:tcPr>
          <w:p w14:paraId="57084EEE" w14:textId="5CF0652A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="004537E5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(4</w:t>
            </w:r>
            <w:r w:rsidR="004537E5">
              <w:rPr>
                <w:rFonts w:ascii="Times New Roman" w:hAnsi="Times New Roman" w:cs="Times New Roman"/>
                <w:sz w:val="24"/>
                <w:szCs w:val="24"/>
              </w:rPr>
              <w:t>6.75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32" w:type="dxa"/>
          </w:tcPr>
          <w:p w14:paraId="74C8E16A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5" w:type="dxa"/>
          </w:tcPr>
          <w:p w14:paraId="3AF7414B" w14:textId="53B650E6" w:rsidR="00AD54B1" w:rsidRPr="00C73E1C" w:rsidRDefault="00CA43D9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2052 (7.97)</w:t>
            </w:r>
          </w:p>
        </w:tc>
        <w:tc>
          <w:tcPr>
            <w:tcW w:w="1285" w:type="dxa"/>
          </w:tcPr>
          <w:p w14:paraId="597CA15B" w14:textId="1A96436F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  <w:r w:rsidR="00466478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(11.</w:t>
            </w:r>
            <w:r w:rsidR="00466478">
              <w:rPr>
                <w:rFonts w:ascii="Times New Roman" w:hAnsi="Times New Roman" w:cs="Times New Roman"/>
                <w:sz w:val="24"/>
                <w:szCs w:val="24"/>
              </w:rPr>
              <w:t>35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1D471805" w14:textId="77777777" w:rsidR="00AD54B1" w:rsidRPr="001A7008" w:rsidRDefault="00AD54B1" w:rsidP="00AD54B1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975" w:type="dxa"/>
          </w:tcPr>
          <w:p w14:paraId="55418D50" w14:textId="606AA924" w:rsidR="00AD54B1" w:rsidRPr="00C73E1C" w:rsidRDefault="000D08F2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1974 (7.98)</w:t>
            </w:r>
          </w:p>
        </w:tc>
        <w:tc>
          <w:tcPr>
            <w:tcW w:w="1536" w:type="dxa"/>
          </w:tcPr>
          <w:p w14:paraId="4B714A3D" w14:textId="1BE5E605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0D08F2">
              <w:rPr>
                <w:rFonts w:ascii="Times New Roman" w:hAnsi="Times New Roman" w:cs="Times New Roman"/>
                <w:sz w:val="24"/>
                <w:szCs w:val="24"/>
              </w:rPr>
              <w:t>82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(42.</w:t>
            </w:r>
            <w:r w:rsidR="000D08F2">
              <w:rPr>
                <w:rFonts w:ascii="Times New Roman" w:hAnsi="Times New Roman" w:cs="Times New Roman"/>
                <w:sz w:val="24"/>
                <w:szCs w:val="24"/>
              </w:rPr>
              <w:t>41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5439D881" w14:textId="77777777" w:rsidR="00AD54B1" w:rsidRPr="001A7008" w:rsidRDefault="00AD54B1" w:rsidP="00AD54B1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</w:tr>
      <w:tr w:rsidR="00EA5E26" w:rsidRPr="00C73E1C" w14:paraId="4984D522" w14:textId="77777777" w:rsidTr="006B325A">
        <w:tc>
          <w:tcPr>
            <w:tcW w:w="4626" w:type="dxa"/>
          </w:tcPr>
          <w:p w14:paraId="3E240FCF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lastRenderedPageBreak/>
              <w:t>Sex</w:t>
            </w:r>
          </w:p>
        </w:tc>
        <w:tc>
          <w:tcPr>
            <w:tcW w:w="975" w:type="dxa"/>
          </w:tcPr>
          <w:p w14:paraId="512E581B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536" w:type="dxa"/>
          </w:tcPr>
          <w:p w14:paraId="087F4754" w14:textId="3DA3D4FA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32" w:type="dxa"/>
          </w:tcPr>
          <w:p w14:paraId="15E00DCD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975" w:type="dxa"/>
          </w:tcPr>
          <w:p w14:paraId="5BDB075A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285" w:type="dxa"/>
          </w:tcPr>
          <w:p w14:paraId="4F7E325C" w14:textId="3A90B0CA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74" w:type="dxa"/>
          </w:tcPr>
          <w:p w14:paraId="375ED8CD" w14:textId="77777777" w:rsidR="00AD54B1" w:rsidRPr="001A7008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  <w:highlight w:val="yellow"/>
              </w:rPr>
            </w:pPr>
          </w:p>
        </w:tc>
        <w:tc>
          <w:tcPr>
            <w:tcW w:w="975" w:type="dxa"/>
          </w:tcPr>
          <w:p w14:paraId="2F9D5F1C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536" w:type="dxa"/>
          </w:tcPr>
          <w:p w14:paraId="4CB00118" w14:textId="4ED72B1A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74" w:type="dxa"/>
          </w:tcPr>
          <w:p w14:paraId="1726E0A5" w14:textId="77777777" w:rsidR="00AD54B1" w:rsidRPr="001A7008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  <w:highlight w:val="yellow"/>
              </w:rPr>
            </w:pPr>
          </w:p>
        </w:tc>
      </w:tr>
      <w:tr w:rsidR="00EA5E26" w:rsidRPr="00C73E1C" w14:paraId="6475B1E4" w14:textId="77777777" w:rsidTr="006B325A">
        <w:tc>
          <w:tcPr>
            <w:tcW w:w="4626" w:type="dxa"/>
          </w:tcPr>
          <w:p w14:paraId="07F1663A" w14:textId="5DB5FCB8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Male</w:t>
            </w:r>
          </w:p>
        </w:tc>
        <w:tc>
          <w:tcPr>
            <w:tcW w:w="975" w:type="dxa"/>
          </w:tcPr>
          <w:p w14:paraId="0F73D18A" w14:textId="477FE662" w:rsidR="00AD54B1" w:rsidRPr="00C73E1C" w:rsidRDefault="00B33D2D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6242 (50.31)</w:t>
            </w:r>
          </w:p>
        </w:tc>
        <w:tc>
          <w:tcPr>
            <w:tcW w:w="1536" w:type="dxa"/>
          </w:tcPr>
          <w:p w14:paraId="52EB6F9F" w14:textId="6FDDB46D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9A48AD">
              <w:rPr>
                <w:rFonts w:ascii="Times New Roman" w:hAnsi="Times New Roman" w:cs="Times New Roman"/>
                <w:sz w:val="24"/>
                <w:szCs w:val="24"/>
              </w:rPr>
              <w:t>778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r w:rsidR="009A48AD">
              <w:rPr>
                <w:rFonts w:ascii="Times New Roman" w:hAnsi="Times New Roman" w:cs="Times New Roman"/>
                <w:sz w:val="24"/>
                <w:szCs w:val="24"/>
              </w:rPr>
              <w:t>6.84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32" w:type="dxa"/>
          </w:tcPr>
          <w:p w14:paraId="2D261B94" w14:textId="275FBDB3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9A48AD">
              <w:rPr>
                <w:rFonts w:ascii="Times New Roman" w:hAnsi="Times New Roman" w:cs="Times New Roman"/>
                <w:sz w:val="24"/>
                <w:szCs w:val="24"/>
              </w:rPr>
              <w:t>502</w:t>
            </w:r>
          </w:p>
        </w:tc>
        <w:tc>
          <w:tcPr>
            <w:tcW w:w="975" w:type="dxa"/>
          </w:tcPr>
          <w:p w14:paraId="6CB6271B" w14:textId="3F34FE2D" w:rsidR="00AD54B1" w:rsidRPr="00C73E1C" w:rsidRDefault="007D00F5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5984 (49.82)</w:t>
            </w:r>
          </w:p>
        </w:tc>
        <w:tc>
          <w:tcPr>
            <w:tcW w:w="1285" w:type="dxa"/>
          </w:tcPr>
          <w:p w14:paraId="29FCB710" w14:textId="736D2A03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29</w:t>
            </w:r>
            <w:r w:rsidR="00BF7635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(4.</w:t>
            </w:r>
            <w:r w:rsidR="00BF7635">
              <w:rPr>
                <w:rFonts w:ascii="Times New Roman" w:hAnsi="Times New Roman" w:cs="Times New Roman"/>
                <w:sz w:val="24"/>
                <w:szCs w:val="24"/>
              </w:rPr>
              <w:t>78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5F07A06D" w14:textId="77777777" w:rsidR="00AD54B1" w:rsidRPr="001A7008" w:rsidRDefault="00AD54B1" w:rsidP="00AD54B1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1A700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&lt;0.001</w:t>
            </w:r>
          </w:p>
        </w:tc>
        <w:tc>
          <w:tcPr>
            <w:tcW w:w="975" w:type="dxa"/>
          </w:tcPr>
          <w:p w14:paraId="697D05FC" w14:textId="33548F65" w:rsidR="00AD54B1" w:rsidRPr="00C73E1C" w:rsidRDefault="00682CA7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5439 (49.71)</w:t>
            </w:r>
          </w:p>
        </w:tc>
        <w:tc>
          <w:tcPr>
            <w:tcW w:w="1536" w:type="dxa"/>
          </w:tcPr>
          <w:p w14:paraId="42A2579B" w14:textId="7D548986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4E14E7">
              <w:rPr>
                <w:rFonts w:ascii="Times New Roman" w:hAnsi="Times New Roman" w:cs="Times New Roman"/>
                <w:sz w:val="24"/>
                <w:szCs w:val="24"/>
              </w:rPr>
              <w:t>190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r w:rsidR="004E14E7">
              <w:rPr>
                <w:rFonts w:ascii="Times New Roman" w:hAnsi="Times New Roman" w:cs="Times New Roman"/>
                <w:sz w:val="24"/>
                <w:szCs w:val="24"/>
              </w:rPr>
              <w:t>6.81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69079F43" w14:textId="77777777" w:rsidR="00AD54B1" w:rsidRPr="001A7008" w:rsidRDefault="00AD54B1" w:rsidP="00AD54B1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1A700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&lt;0.001</w:t>
            </w:r>
          </w:p>
        </w:tc>
      </w:tr>
      <w:tr w:rsidR="00EA5E26" w:rsidRPr="00C73E1C" w14:paraId="729C327E" w14:textId="77777777" w:rsidTr="006B325A">
        <w:tc>
          <w:tcPr>
            <w:tcW w:w="4626" w:type="dxa"/>
          </w:tcPr>
          <w:p w14:paraId="12366EE4" w14:textId="2F2CD22A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Female</w:t>
            </w:r>
          </w:p>
        </w:tc>
        <w:tc>
          <w:tcPr>
            <w:tcW w:w="975" w:type="dxa"/>
          </w:tcPr>
          <w:p w14:paraId="7DC0FE83" w14:textId="704E0FBB" w:rsidR="00AD54B1" w:rsidRPr="00C73E1C" w:rsidRDefault="00B33D2D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10685 (49.69)</w:t>
            </w:r>
          </w:p>
        </w:tc>
        <w:tc>
          <w:tcPr>
            <w:tcW w:w="1536" w:type="dxa"/>
          </w:tcPr>
          <w:p w14:paraId="4D48EC5B" w14:textId="1830DE95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9A48AD">
              <w:rPr>
                <w:rFonts w:ascii="Times New Roman" w:hAnsi="Times New Roman" w:cs="Times New Roman"/>
                <w:sz w:val="24"/>
                <w:szCs w:val="24"/>
              </w:rPr>
              <w:t>204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r w:rsidR="009A48AD">
              <w:rPr>
                <w:rFonts w:ascii="Times New Roman" w:hAnsi="Times New Roman" w:cs="Times New Roman"/>
                <w:sz w:val="24"/>
                <w:szCs w:val="24"/>
              </w:rPr>
              <w:t>7.96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32" w:type="dxa"/>
          </w:tcPr>
          <w:p w14:paraId="01A03C80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5" w:type="dxa"/>
          </w:tcPr>
          <w:p w14:paraId="64F35590" w14:textId="131B8BE0" w:rsidR="00AD54B1" w:rsidRPr="00C73E1C" w:rsidRDefault="007D00F5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10329 (50.18)</w:t>
            </w:r>
          </w:p>
        </w:tc>
        <w:tc>
          <w:tcPr>
            <w:tcW w:w="1285" w:type="dxa"/>
          </w:tcPr>
          <w:p w14:paraId="7B3D9B04" w14:textId="62257733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BF7635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(6.6</w:t>
            </w:r>
            <w:r w:rsidR="00BF763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0570E237" w14:textId="77777777" w:rsidR="00AD54B1" w:rsidRPr="001A7008" w:rsidRDefault="00AD54B1" w:rsidP="00AD54B1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975" w:type="dxa"/>
          </w:tcPr>
          <w:p w14:paraId="5F46E85A" w14:textId="6002ABA7" w:rsidR="00AD54B1" w:rsidRPr="00C73E1C" w:rsidRDefault="00682CA7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9440 (50.29</w:t>
            </w:r>
          </w:p>
        </w:tc>
        <w:tc>
          <w:tcPr>
            <w:tcW w:w="1536" w:type="dxa"/>
          </w:tcPr>
          <w:p w14:paraId="56A31D70" w14:textId="7D4C9F6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4E14E7">
              <w:rPr>
                <w:rFonts w:ascii="Times New Roman" w:hAnsi="Times New Roman" w:cs="Times New Roman"/>
                <w:sz w:val="24"/>
                <w:szCs w:val="24"/>
              </w:rPr>
              <w:t>231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(35.</w:t>
            </w:r>
            <w:r w:rsidR="004E14E7">
              <w:rPr>
                <w:rFonts w:ascii="Times New Roman" w:hAnsi="Times New Roman" w:cs="Times New Roman"/>
                <w:sz w:val="24"/>
                <w:szCs w:val="24"/>
              </w:rPr>
              <w:t>65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4AAD3A23" w14:textId="77777777" w:rsidR="00AD54B1" w:rsidRPr="001A7008" w:rsidRDefault="00AD54B1" w:rsidP="00AD54B1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</w:tr>
      <w:tr w:rsidR="00EA5E26" w:rsidRPr="00C73E1C" w14:paraId="2264C148" w14:textId="77777777" w:rsidTr="006B325A">
        <w:tc>
          <w:tcPr>
            <w:tcW w:w="4626" w:type="dxa"/>
          </w:tcPr>
          <w:p w14:paraId="6D4A0D8C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Highest level of education</w:t>
            </w:r>
          </w:p>
        </w:tc>
        <w:tc>
          <w:tcPr>
            <w:tcW w:w="975" w:type="dxa"/>
          </w:tcPr>
          <w:p w14:paraId="06F67423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536" w:type="dxa"/>
          </w:tcPr>
          <w:p w14:paraId="4CF6A4C7" w14:textId="6FF0E10C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32" w:type="dxa"/>
          </w:tcPr>
          <w:p w14:paraId="2D1C35F1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975" w:type="dxa"/>
          </w:tcPr>
          <w:p w14:paraId="67F66E7C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285" w:type="dxa"/>
          </w:tcPr>
          <w:p w14:paraId="2E4E3B9D" w14:textId="66265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74" w:type="dxa"/>
          </w:tcPr>
          <w:p w14:paraId="0A51C071" w14:textId="77777777" w:rsidR="00AD54B1" w:rsidRPr="001A7008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  <w:highlight w:val="yellow"/>
              </w:rPr>
            </w:pPr>
          </w:p>
        </w:tc>
        <w:tc>
          <w:tcPr>
            <w:tcW w:w="975" w:type="dxa"/>
          </w:tcPr>
          <w:p w14:paraId="20A38ED1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536" w:type="dxa"/>
          </w:tcPr>
          <w:p w14:paraId="7D5070AF" w14:textId="3E4CBAB5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74" w:type="dxa"/>
          </w:tcPr>
          <w:p w14:paraId="11FFEE46" w14:textId="77777777" w:rsidR="00AD54B1" w:rsidRPr="001A7008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  <w:highlight w:val="yellow"/>
              </w:rPr>
            </w:pPr>
          </w:p>
        </w:tc>
      </w:tr>
      <w:tr w:rsidR="00EA5E26" w:rsidRPr="00C73E1C" w14:paraId="1A8F752B" w14:textId="77777777" w:rsidTr="006B325A">
        <w:tc>
          <w:tcPr>
            <w:tcW w:w="4626" w:type="dxa"/>
          </w:tcPr>
          <w:p w14:paraId="0E57B66F" w14:textId="41480675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 formal schooling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 basic literacy</w:t>
            </w:r>
          </w:p>
        </w:tc>
        <w:tc>
          <w:tcPr>
            <w:tcW w:w="975" w:type="dxa"/>
          </w:tcPr>
          <w:p w14:paraId="10BE7215" w14:textId="77278BD7" w:rsidR="00AD54B1" w:rsidRPr="00C73E1C" w:rsidRDefault="009A48AD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2719 (11.74)</w:t>
            </w:r>
          </w:p>
        </w:tc>
        <w:tc>
          <w:tcPr>
            <w:tcW w:w="1536" w:type="dxa"/>
          </w:tcPr>
          <w:p w14:paraId="55FE7A8B" w14:textId="5DAAA8A9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="009A48AD">
              <w:rPr>
                <w:rFonts w:ascii="Times New Roman" w:hAnsi="Times New Roman" w:cs="Times New Roman"/>
                <w:sz w:val="24"/>
                <w:szCs w:val="24"/>
              </w:rPr>
              <w:t>82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(35.</w:t>
            </w:r>
            <w:r w:rsidR="00794C83">
              <w:rPr>
                <w:rFonts w:ascii="Times New Roman" w:hAnsi="Times New Roman" w:cs="Times New Roman"/>
                <w:sz w:val="24"/>
                <w:szCs w:val="24"/>
              </w:rPr>
              <w:t>46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32" w:type="dxa"/>
          </w:tcPr>
          <w:p w14:paraId="1EB00582" w14:textId="7715396E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A700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0.</w:t>
            </w:r>
            <w:r w:rsidR="00DA5E35" w:rsidRPr="001A700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006</w:t>
            </w:r>
          </w:p>
        </w:tc>
        <w:tc>
          <w:tcPr>
            <w:tcW w:w="975" w:type="dxa"/>
          </w:tcPr>
          <w:p w14:paraId="41FF05DF" w14:textId="638AF814" w:rsidR="00AD54B1" w:rsidRPr="00C73E1C" w:rsidRDefault="00BF7635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2627 (</w:t>
            </w:r>
            <w:r w:rsidR="00BC0FEE">
              <w:rPr>
                <w:rFonts w:ascii="Times New Roman" w:hAnsi="Times New Roman" w:cs="Times New Roman"/>
                <w:sz w:val="24"/>
                <w:szCs w:val="24"/>
              </w:rPr>
              <w:t>11.81)</w:t>
            </w:r>
          </w:p>
        </w:tc>
        <w:tc>
          <w:tcPr>
            <w:tcW w:w="1285" w:type="dxa"/>
          </w:tcPr>
          <w:p w14:paraId="61D00BFD" w14:textId="73F9675B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151 (5.73)</w:t>
            </w:r>
          </w:p>
        </w:tc>
        <w:tc>
          <w:tcPr>
            <w:tcW w:w="1174" w:type="dxa"/>
          </w:tcPr>
          <w:p w14:paraId="0568D8DB" w14:textId="0449203C" w:rsidR="00AD54B1" w:rsidRPr="001A7008" w:rsidRDefault="00AD54B1" w:rsidP="00AD54B1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1A700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0.0</w:t>
            </w:r>
            <w:r w:rsidR="00BC0FEE" w:rsidRPr="001A700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37</w:t>
            </w:r>
          </w:p>
        </w:tc>
        <w:tc>
          <w:tcPr>
            <w:tcW w:w="975" w:type="dxa"/>
          </w:tcPr>
          <w:p w14:paraId="58882884" w14:textId="73B6A51F" w:rsidR="00AD54B1" w:rsidRPr="00C73E1C" w:rsidRDefault="00AA76ED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2234 (11.59)</w:t>
            </w:r>
          </w:p>
        </w:tc>
        <w:tc>
          <w:tcPr>
            <w:tcW w:w="1536" w:type="dxa"/>
          </w:tcPr>
          <w:p w14:paraId="22540B46" w14:textId="62C78D6E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0479E2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r w:rsidR="00CA4A33">
              <w:rPr>
                <w:rFonts w:ascii="Times New Roman" w:hAnsi="Times New Roman" w:cs="Times New Roman"/>
                <w:sz w:val="24"/>
                <w:szCs w:val="24"/>
              </w:rPr>
              <w:t>5.67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0D413B5F" w14:textId="77777777" w:rsidR="00AD54B1" w:rsidRPr="001A7008" w:rsidRDefault="00AD54B1" w:rsidP="00AD54B1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1A700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&lt;0.001</w:t>
            </w:r>
          </w:p>
        </w:tc>
      </w:tr>
      <w:tr w:rsidR="00EA5E26" w:rsidRPr="00C73E1C" w14:paraId="6EB9ADB1" w14:textId="77777777" w:rsidTr="006B325A">
        <w:tc>
          <w:tcPr>
            <w:tcW w:w="4626" w:type="dxa"/>
          </w:tcPr>
          <w:p w14:paraId="0C8EBB4E" w14:textId="1C899D7D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Less than primary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 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Primary school completed</w:t>
            </w:r>
          </w:p>
        </w:tc>
        <w:tc>
          <w:tcPr>
            <w:tcW w:w="975" w:type="dxa"/>
          </w:tcPr>
          <w:p w14:paraId="168F41EF" w14:textId="4C206790" w:rsidR="00AD54B1" w:rsidRPr="00C73E1C" w:rsidRDefault="009A48AD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6797 (48.22)</w:t>
            </w:r>
          </w:p>
        </w:tc>
        <w:tc>
          <w:tcPr>
            <w:tcW w:w="1536" w:type="dxa"/>
          </w:tcPr>
          <w:p w14:paraId="5AB45A27" w14:textId="461F176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9A48AD">
              <w:rPr>
                <w:rFonts w:ascii="Times New Roman" w:hAnsi="Times New Roman" w:cs="Times New Roman"/>
                <w:sz w:val="24"/>
                <w:szCs w:val="24"/>
              </w:rPr>
              <w:t>075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(27.</w:t>
            </w:r>
            <w:r w:rsidR="00794C83">
              <w:rPr>
                <w:rFonts w:ascii="Times New Roman" w:hAnsi="Times New Roman" w:cs="Times New Roman"/>
                <w:sz w:val="24"/>
                <w:szCs w:val="24"/>
              </w:rPr>
              <w:t>69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32" w:type="dxa"/>
          </w:tcPr>
          <w:p w14:paraId="53F37A8F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5" w:type="dxa"/>
          </w:tcPr>
          <w:p w14:paraId="28CFC299" w14:textId="39E5AB00" w:rsidR="00AD54B1" w:rsidRPr="00C73E1C" w:rsidRDefault="00BF7635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6602 (</w:t>
            </w:r>
            <w:r w:rsidR="00BC0FEE">
              <w:rPr>
                <w:rFonts w:ascii="Times New Roman" w:hAnsi="Times New Roman" w:cs="Times New Roman"/>
                <w:sz w:val="24"/>
                <w:szCs w:val="24"/>
              </w:rPr>
              <w:t>48.60)</w:t>
            </w:r>
          </w:p>
        </w:tc>
        <w:tc>
          <w:tcPr>
            <w:tcW w:w="1285" w:type="dxa"/>
          </w:tcPr>
          <w:p w14:paraId="3EB1AB79" w14:textId="505B4362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38</w:t>
            </w:r>
            <w:r w:rsidR="00BC0FEE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BC0FEE">
              <w:rPr>
                <w:rFonts w:ascii="Times New Roman" w:hAnsi="Times New Roman" w:cs="Times New Roman"/>
                <w:sz w:val="24"/>
                <w:szCs w:val="24"/>
              </w:rPr>
              <w:t>4.94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410C0D89" w14:textId="77777777" w:rsidR="00AD54B1" w:rsidRPr="001A7008" w:rsidRDefault="00AD54B1" w:rsidP="00AD54B1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975" w:type="dxa"/>
          </w:tcPr>
          <w:p w14:paraId="2F079AA9" w14:textId="5F940AEE" w:rsidR="00AD54B1" w:rsidRPr="00C73E1C" w:rsidRDefault="00AA76ED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6250 (48.22)</w:t>
            </w:r>
          </w:p>
        </w:tc>
        <w:tc>
          <w:tcPr>
            <w:tcW w:w="1536" w:type="dxa"/>
          </w:tcPr>
          <w:p w14:paraId="06700CAD" w14:textId="01ACA88B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0479E2">
              <w:rPr>
                <w:rFonts w:ascii="Times New Roman" w:hAnsi="Times New Roman" w:cs="Times New Roman"/>
                <w:sz w:val="24"/>
                <w:szCs w:val="24"/>
              </w:rPr>
              <w:t>040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(33.</w:t>
            </w:r>
            <w:r w:rsidR="00CA4A33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13A2FC67" w14:textId="77777777" w:rsidR="00AD54B1" w:rsidRPr="001A7008" w:rsidRDefault="00AD54B1" w:rsidP="00AD54B1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</w:tr>
      <w:tr w:rsidR="00EA5E26" w:rsidRPr="00C73E1C" w14:paraId="1F29A0A9" w14:textId="77777777" w:rsidTr="006B325A">
        <w:tc>
          <w:tcPr>
            <w:tcW w:w="4626" w:type="dxa"/>
          </w:tcPr>
          <w:p w14:paraId="64495AEE" w14:textId="57CA8C26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Secondary school completed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 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High school completed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975" w:type="dxa"/>
          </w:tcPr>
          <w:p w14:paraId="28B8CDC8" w14:textId="3A7BF0A5" w:rsidR="00AD54B1" w:rsidRPr="00C73E1C" w:rsidRDefault="009A48AD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4118 (22.13)</w:t>
            </w:r>
          </w:p>
        </w:tc>
        <w:tc>
          <w:tcPr>
            <w:tcW w:w="1536" w:type="dxa"/>
          </w:tcPr>
          <w:p w14:paraId="6D325192" w14:textId="1FEA6AF6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9A48AD">
              <w:rPr>
                <w:rFonts w:ascii="Times New Roman" w:hAnsi="Times New Roman" w:cs="Times New Roman"/>
                <w:sz w:val="24"/>
                <w:szCs w:val="24"/>
              </w:rPr>
              <w:t>092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r w:rsidR="00794C83">
              <w:rPr>
                <w:rFonts w:ascii="Times New Roman" w:hAnsi="Times New Roman" w:cs="Times New Roman"/>
                <w:sz w:val="24"/>
                <w:szCs w:val="24"/>
              </w:rPr>
              <w:t>8.04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32" w:type="dxa"/>
          </w:tcPr>
          <w:p w14:paraId="3E704A92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5" w:type="dxa"/>
          </w:tcPr>
          <w:p w14:paraId="6F1FBF03" w14:textId="5401F0D0" w:rsidR="00AD54B1" w:rsidRPr="00C73E1C" w:rsidRDefault="00BF7635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3958 (</w:t>
            </w:r>
            <w:r w:rsidR="00BC0FEE">
              <w:rPr>
                <w:rFonts w:ascii="Times New Roman" w:hAnsi="Times New Roman" w:cs="Times New Roman"/>
                <w:sz w:val="24"/>
                <w:szCs w:val="24"/>
              </w:rPr>
              <w:t>22.01)</w:t>
            </w:r>
          </w:p>
        </w:tc>
        <w:tc>
          <w:tcPr>
            <w:tcW w:w="1285" w:type="dxa"/>
          </w:tcPr>
          <w:p w14:paraId="74E998AE" w14:textId="0CA71C9A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26</w:t>
            </w:r>
            <w:r w:rsidR="00BC0FEE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(6.</w:t>
            </w:r>
            <w:r w:rsidR="00BC0FEE">
              <w:rPr>
                <w:rFonts w:ascii="Times New Roman" w:hAnsi="Times New Roman" w:cs="Times New Roman"/>
                <w:sz w:val="24"/>
                <w:szCs w:val="24"/>
              </w:rPr>
              <w:t>86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40933CA7" w14:textId="77777777" w:rsidR="00AD54B1" w:rsidRPr="001A7008" w:rsidRDefault="00AD54B1" w:rsidP="00AD54B1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975" w:type="dxa"/>
          </w:tcPr>
          <w:p w14:paraId="0FB1307A" w14:textId="6D4D2DE7" w:rsidR="00AD54B1" w:rsidRPr="00C73E1C" w:rsidRDefault="00AA76ED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3366 (21.96)</w:t>
            </w:r>
          </w:p>
        </w:tc>
        <w:tc>
          <w:tcPr>
            <w:tcW w:w="1536" w:type="dxa"/>
          </w:tcPr>
          <w:p w14:paraId="6B8AACCE" w14:textId="79B545D5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="000479E2">
              <w:rPr>
                <w:rFonts w:ascii="Times New Roman" w:hAnsi="Times New Roman" w:cs="Times New Roman"/>
                <w:sz w:val="24"/>
                <w:szCs w:val="24"/>
              </w:rPr>
              <w:t>35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r w:rsidR="00CA4A33">
              <w:rPr>
                <w:rFonts w:ascii="Times New Roman" w:hAnsi="Times New Roman" w:cs="Times New Roman"/>
                <w:sz w:val="24"/>
                <w:szCs w:val="24"/>
              </w:rPr>
              <w:t>4.40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42144862" w14:textId="77777777" w:rsidR="00AD54B1" w:rsidRPr="001A7008" w:rsidRDefault="00AD54B1" w:rsidP="00AD54B1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</w:tr>
      <w:tr w:rsidR="00EA5E26" w:rsidRPr="00C73E1C" w14:paraId="42FAA1C7" w14:textId="77777777" w:rsidTr="006B325A">
        <w:tc>
          <w:tcPr>
            <w:tcW w:w="4626" w:type="dxa"/>
          </w:tcPr>
          <w:p w14:paraId="1B052AB2" w14:textId="3A4506ED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College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or higher </w:t>
            </w:r>
          </w:p>
        </w:tc>
        <w:tc>
          <w:tcPr>
            <w:tcW w:w="975" w:type="dxa"/>
          </w:tcPr>
          <w:p w14:paraId="30185B23" w14:textId="14C5A4BA" w:rsidR="00AD54B1" w:rsidRPr="00C73E1C" w:rsidRDefault="009A48AD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3207 (17.90)</w:t>
            </w:r>
          </w:p>
        </w:tc>
        <w:tc>
          <w:tcPr>
            <w:tcW w:w="1536" w:type="dxa"/>
          </w:tcPr>
          <w:p w14:paraId="3043A417" w14:textId="560B6C12" w:rsidR="00AD54B1" w:rsidRPr="00C73E1C" w:rsidRDefault="009A48AD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802</w:t>
            </w:r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r w:rsidR="00794C83">
              <w:rPr>
                <w:rFonts w:ascii="Times New Roman" w:hAnsi="Times New Roman" w:cs="Times New Roman"/>
                <w:sz w:val="24"/>
                <w:szCs w:val="24"/>
              </w:rPr>
              <w:t>0.49</w:t>
            </w:r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32" w:type="dxa"/>
          </w:tcPr>
          <w:p w14:paraId="2DFACD64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5" w:type="dxa"/>
          </w:tcPr>
          <w:p w14:paraId="1C0BAEE1" w14:textId="6A6C867A" w:rsidR="00AD54B1" w:rsidRPr="00C73E1C" w:rsidRDefault="00BF7635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3043 (</w:t>
            </w:r>
            <w:r w:rsidR="00BC0FEE">
              <w:rPr>
                <w:rFonts w:ascii="Times New Roman" w:hAnsi="Times New Roman" w:cs="Times New Roman"/>
                <w:sz w:val="24"/>
                <w:szCs w:val="24"/>
              </w:rPr>
              <w:t>17.57)</w:t>
            </w:r>
          </w:p>
        </w:tc>
        <w:tc>
          <w:tcPr>
            <w:tcW w:w="1285" w:type="dxa"/>
          </w:tcPr>
          <w:p w14:paraId="09A6304D" w14:textId="509EBE83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BC0FEE">
              <w:rPr>
                <w:rFonts w:ascii="Times New Roman" w:hAnsi="Times New Roman" w:cs="Times New Roman"/>
                <w:sz w:val="24"/>
                <w:szCs w:val="24"/>
              </w:rPr>
              <w:t>09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(6.</w:t>
            </w:r>
            <w:r w:rsidR="00BC0FEE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4797AB93" w14:textId="77777777" w:rsidR="00AD54B1" w:rsidRPr="001A7008" w:rsidRDefault="00AD54B1" w:rsidP="00AD54B1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975" w:type="dxa"/>
          </w:tcPr>
          <w:p w14:paraId="00B908BC" w14:textId="088780CD" w:rsidR="00AD54B1" w:rsidRPr="00C73E1C" w:rsidRDefault="00AA76ED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2952 (18.23)</w:t>
            </w:r>
          </w:p>
        </w:tc>
        <w:tc>
          <w:tcPr>
            <w:tcW w:w="1536" w:type="dxa"/>
          </w:tcPr>
          <w:p w14:paraId="209E09AF" w14:textId="0B039464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="000479E2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(25.</w:t>
            </w:r>
            <w:r w:rsidR="00CA4A33">
              <w:rPr>
                <w:rFonts w:ascii="Times New Roman" w:hAnsi="Times New Roman" w:cs="Times New Roman"/>
                <w:sz w:val="24"/>
                <w:szCs w:val="24"/>
              </w:rPr>
              <w:t>37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69E64BE6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5E26" w:rsidRPr="00C73E1C" w14:paraId="79C20D09" w14:textId="77777777" w:rsidTr="006B325A">
        <w:tc>
          <w:tcPr>
            <w:tcW w:w="4626" w:type="dxa"/>
          </w:tcPr>
          <w:p w14:paraId="241D265D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Marital status</w:t>
            </w:r>
          </w:p>
        </w:tc>
        <w:tc>
          <w:tcPr>
            <w:tcW w:w="975" w:type="dxa"/>
          </w:tcPr>
          <w:p w14:paraId="4320496E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536" w:type="dxa"/>
          </w:tcPr>
          <w:p w14:paraId="0D5573D0" w14:textId="316D248F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32" w:type="dxa"/>
          </w:tcPr>
          <w:p w14:paraId="2248A49E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975" w:type="dxa"/>
          </w:tcPr>
          <w:p w14:paraId="574457D4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285" w:type="dxa"/>
          </w:tcPr>
          <w:p w14:paraId="57E001C3" w14:textId="0740AD48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74" w:type="dxa"/>
          </w:tcPr>
          <w:p w14:paraId="47B070CD" w14:textId="77777777" w:rsidR="00AD54B1" w:rsidRPr="001A7008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  <w:highlight w:val="yellow"/>
              </w:rPr>
            </w:pPr>
          </w:p>
        </w:tc>
        <w:tc>
          <w:tcPr>
            <w:tcW w:w="975" w:type="dxa"/>
          </w:tcPr>
          <w:p w14:paraId="2DE54D43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536" w:type="dxa"/>
          </w:tcPr>
          <w:p w14:paraId="56E455F1" w14:textId="5590C513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74" w:type="dxa"/>
          </w:tcPr>
          <w:p w14:paraId="10C1E6DB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A5E26" w:rsidRPr="00C73E1C" w14:paraId="4F6B0591" w14:textId="77777777" w:rsidTr="006B325A">
        <w:tc>
          <w:tcPr>
            <w:tcW w:w="4626" w:type="dxa"/>
          </w:tcPr>
          <w:p w14:paraId="247B1C4A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Currently Married</w:t>
            </w:r>
          </w:p>
        </w:tc>
        <w:tc>
          <w:tcPr>
            <w:tcW w:w="975" w:type="dxa"/>
          </w:tcPr>
          <w:p w14:paraId="52536943" w14:textId="6E192F7C" w:rsidR="00AD54B1" w:rsidRPr="00C73E1C" w:rsidRDefault="00DA5E35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9194 (76.97)</w:t>
            </w:r>
          </w:p>
        </w:tc>
        <w:tc>
          <w:tcPr>
            <w:tcW w:w="1536" w:type="dxa"/>
          </w:tcPr>
          <w:p w14:paraId="21F90CD7" w14:textId="493E555E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27</w:t>
            </w:r>
            <w:r w:rsidR="00DA5E35">
              <w:rPr>
                <w:rFonts w:ascii="Times New Roman" w:hAnsi="Times New Roman" w:cs="Times New Roman"/>
                <w:sz w:val="24"/>
                <w:szCs w:val="24"/>
              </w:rPr>
              <w:t>63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r w:rsidR="00DA5E35">
              <w:rPr>
                <w:rFonts w:ascii="Times New Roman" w:hAnsi="Times New Roman" w:cs="Times New Roman"/>
                <w:sz w:val="24"/>
                <w:szCs w:val="24"/>
              </w:rPr>
              <w:t>9.23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32" w:type="dxa"/>
          </w:tcPr>
          <w:p w14:paraId="6A6E524B" w14:textId="502D741B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A700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0.00</w:t>
            </w:r>
            <w:r w:rsidR="00AB0A12" w:rsidRPr="001A700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7</w:t>
            </w:r>
          </w:p>
        </w:tc>
        <w:tc>
          <w:tcPr>
            <w:tcW w:w="975" w:type="dxa"/>
          </w:tcPr>
          <w:p w14:paraId="7FB6CA51" w14:textId="0469CBD7" w:rsidR="00AD54B1" w:rsidRPr="00C73E1C" w:rsidRDefault="00831116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8992 (77.11)</w:t>
            </w:r>
          </w:p>
        </w:tc>
        <w:tc>
          <w:tcPr>
            <w:tcW w:w="1285" w:type="dxa"/>
          </w:tcPr>
          <w:p w14:paraId="2557FE4F" w14:textId="775DC2BF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545 (5.8</w:t>
            </w:r>
            <w:r w:rsidR="009E2D56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3BC3E83A" w14:textId="63052427" w:rsidR="00AD54B1" w:rsidRPr="001A7008" w:rsidRDefault="00AD54B1" w:rsidP="00AD54B1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1A700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0.01</w:t>
            </w:r>
            <w:r w:rsidR="009E2D56" w:rsidRPr="001A700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2</w:t>
            </w:r>
          </w:p>
        </w:tc>
        <w:tc>
          <w:tcPr>
            <w:tcW w:w="975" w:type="dxa"/>
          </w:tcPr>
          <w:p w14:paraId="19425762" w14:textId="1F1DEEF2" w:rsidR="00AD54B1" w:rsidRPr="00C73E1C" w:rsidRDefault="00CA4A33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7917 (77.07)</w:t>
            </w:r>
          </w:p>
        </w:tc>
        <w:tc>
          <w:tcPr>
            <w:tcW w:w="1536" w:type="dxa"/>
          </w:tcPr>
          <w:p w14:paraId="65B0D681" w14:textId="202B7205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CA4A33">
              <w:rPr>
                <w:rFonts w:ascii="Times New Roman" w:hAnsi="Times New Roman" w:cs="Times New Roman"/>
                <w:sz w:val="24"/>
                <w:szCs w:val="24"/>
              </w:rPr>
              <w:t>516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r w:rsidR="00CA4A33">
              <w:rPr>
                <w:rFonts w:ascii="Times New Roman" w:hAnsi="Times New Roman" w:cs="Times New Roman"/>
                <w:sz w:val="24"/>
                <w:szCs w:val="24"/>
              </w:rPr>
              <w:t>4.14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4C22001C" w14:textId="3DC1E024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4F10B1">
              <w:rPr>
                <w:rFonts w:ascii="Times New Roman" w:hAnsi="Times New Roman" w:cs="Times New Roman"/>
                <w:sz w:val="24"/>
                <w:szCs w:val="24"/>
              </w:rPr>
              <w:t>816</w:t>
            </w:r>
          </w:p>
        </w:tc>
      </w:tr>
      <w:tr w:rsidR="00EA5E26" w:rsidRPr="00C73E1C" w14:paraId="10A1F7E7" w14:textId="77777777" w:rsidTr="006B325A">
        <w:tc>
          <w:tcPr>
            <w:tcW w:w="4626" w:type="dxa"/>
          </w:tcPr>
          <w:p w14:paraId="57C16BE2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Not Married</w:t>
            </w:r>
          </w:p>
        </w:tc>
        <w:tc>
          <w:tcPr>
            <w:tcW w:w="975" w:type="dxa"/>
          </w:tcPr>
          <w:p w14:paraId="68FF6735" w14:textId="7F818183" w:rsidR="00AD54B1" w:rsidRPr="00C73E1C" w:rsidRDefault="00DA5E35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2981 (23.03)</w:t>
            </w:r>
          </w:p>
        </w:tc>
        <w:tc>
          <w:tcPr>
            <w:tcW w:w="1536" w:type="dxa"/>
          </w:tcPr>
          <w:p w14:paraId="32549FA2" w14:textId="63D4639B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="00DA5E35">
              <w:rPr>
                <w:rFonts w:ascii="Times New Roman" w:hAnsi="Times New Roman" w:cs="Times New Roman"/>
                <w:sz w:val="24"/>
                <w:szCs w:val="24"/>
              </w:rPr>
              <w:t>38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(24.8</w:t>
            </w:r>
            <w:r w:rsidR="00DA5E35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32" w:type="dxa"/>
          </w:tcPr>
          <w:p w14:paraId="737CDE38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5" w:type="dxa"/>
          </w:tcPr>
          <w:p w14:paraId="1D4A8CCF" w14:textId="2110FA53" w:rsidR="00AD54B1" w:rsidRPr="00C73E1C" w:rsidRDefault="00831116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2912 (22.89)</w:t>
            </w:r>
          </w:p>
        </w:tc>
        <w:tc>
          <w:tcPr>
            <w:tcW w:w="1285" w:type="dxa"/>
          </w:tcPr>
          <w:p w14:paraId="1865F86B" w14:textId="5E631DF3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  <w:r w:rsidR="009E2D56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(4.3</w:t>
            </w:r>
            <w:r w:rsidR="009E2D56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1AF7CDE8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5" w:type="dxa"/>
          </w:tcPr>
          <w:p w14:paraId="3FE8D5B3" w14:textId="1106D917" w:rsidR="00AD54B1" w:rsidRPr="00C73E1C" w:rsidRDefault="00CA4A33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2405 (22.93)</w:t>
            </w:r>
          </w:p>
        </w:tc>
        <w:tc>
          <w:tcPr>
            <w:tcW w:w="1536" w:type="dxa"/>
          </w:tcPr>
          <w:p w14:paraId="2FA2F721" w14:textId="0AF524A4" w:rsidR="00AD54B1" w:rsidRPr="00C73E1C" w:rsidRDefault="00CA4A33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874</w:t>
            </w:r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61</w:t>
            </w:r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19EF6929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5E26" w:rsidRPr="00C73E1C" w14:paraId="3CDD954C" w14:textId="77777777" w:rsidTr="006B325A">
        <w:tc>
          <w:tcPr>
            <w:tcW w:w="4626" w:type="dxa"/>
          </w:tcPr>
          <w:p w14:paraId="30B020A0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Work status</w:t>
            </w:r>
          </w:p>
        </w:tc>
        <w:tc>
          <w:tcPr>
            <w:tcW w:w="975" w:type="dxa"/>
          </w:tcPr>
          <w:p w14:paraId="61A63921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536" w:type="dxa"/>
          </w:tcPr>
          <w:p w14:paraId="6FE06D71" w14:textId="29273EF0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32" w:type="dxa"/>
          </w:tcPr>
          <w:p w14:paraId="0FD387A8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975" w:type="dxa"/>
          </w:tcPr>
          <w:p w14:paraId="74EBDAA1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285" w:type="dxa"/>
          </w:tcPr>
          <w:p w14:paraId="4107F865" w14:textId="5008993F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74" w:type="dxa"/>
          </w:tcPr>
          <w:p w14:paraId="69D115A7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975" w:type="dxa"/>
          </w:tcPr>
          <w:p w14:paraId="5C60561A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536" w:type="dxa"/>
          </w:tcPr>
          <w:p w14:paraId="15389524" w14:textId="625B1C7A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74" w:type="dxa"/>
          </w:tcPr>
          <w:p w14:paraId="36BE4804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A5E26" w:rsidRPr="00C73E1C" w14:paraId="020B9A6C" w14:textId="77777777" w:rsidTr="006B325A">
        <w:tc>
          <w:tcPr>
            <w:tcW w:w="4626" w:type="dxa"/>
          </w:tcPr>
          <w:p w14:paraId="1BB56844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Employee/Business/Agriculture/</w:t>
            </w:r>
            <w:proofErr w:type="spellStart"/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Labour</w:t>
            </w:r>
            <w:proofErr w:type="spellEnd"/>
          </w:p>
        </w:tc>
        <w:tc>
          <w:tcPr>
            <w:tcW w:w="975" w:type="dxa"/>
          </w:tcPr>
          <w:p w14:paraId="01290200" w14:textId="0A5F0EE6" w:rsidR="00AD54B1" w:rsidRPr="00C73E1C" w:rsidRDefault="00CD347D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3085 (15.32)</w:t>
            </w:r>
          </w:p>
        </w:tc>
        <w:tc>
          <w:tcPr>
            <w:tcW w:w="1536" w:type="dxa"/>
          </w:tcPr>
          <w:p w14:paraId="196DC283" w14:textId="7145445C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="00CD347D">
              <w:rPr>
                <w:rFonts w:ascii="Times New Roman" w:hAnsi="Times New Roman" w:cs="Times New Roman"/>
                <w:sz w:val="24"/>
                <w:szCs w:val="24"/>
              </w:rPr>
              <w:t>62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r w:rsidR="00CD347D">
              <w:rPr>
                <w:rFonts w:ascii="Times New Roman" w:hAnsi="Times New Roman" w:cs="Times New Roman"/>
                <w:sz w:val="24"/>
                <w:szCs w:val="24"/>
              </w:rPr>
              <w:t>2.30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32" w:type="dxa"/>
          </w:tcPr>
          <w:p w14:paraId="22CBCBD9" w14:textId="095C75D6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A700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0.0</w:t>
            </w:r>
            <w:r w:rsidR="00CD347D" w:rsidRPr="001A700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03</w:t>
            </w:r>
          </w:p>
        </w:tc>
        <w:tc>
          <w:tcPr>
            <w:tcW w:w="975" w:type="dxa"/>
          </w:tcPr>
          <w:p w14:paraId="0A456780" w14:textId="2EA83DC7" w:rsidR="00AD54B1" w:rsidRPr="00C73E1C" w:rsidRDefault="00625F00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2959 (15.23)</w:t>
            </w:r>
          </w:p>
        </w:tc>
        <w:tc>
          <w:tcPr>
            <w:tcW w:w="1285" w:type="dxa"/>
          </w:tcPr>
          <w:p w14:paraId="7F57F668" w14:textId="05FA2ABF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  <w:r w:rsidR="00A70F1E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A70F1E">
              <w:rPr>
                <w:rFonts w:ascii="Times New Roman" w:hAnsi="Times New Roman" w:cs="Times New Roman"/>
                <w:sz w:val="24"/>
                <w:szCs w:val="24"/>
              </w:rPr>
              <w:t>4.86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6C94E4EC" w14:textId="6946848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A70F1E">
              <w:rPr>
                <w:rFonts w:ascii="Times New Roman" w:hAnsi="Times New Roman" w:cs="Times New Roman"/>
                <w:sz w:val="24"/>
                <w:szCs w:val="24"/>
              </w:rPr>
              <w:t>505</w:t>
            </w:r>
          </w:p>
        </w:tc>
        <w:tc>
          <w:tcPr>
            <w:tcW w:w="975" w:type="dxa"/>
          </w:tcPr>
          <w:p w14:paraId="3DE5087A" w14:textId="2F94EDC6" w:rsidR="00AD54B1" w:rsidRPr="00C73E1C" w:rsidRDefault="00396F6F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2373 (15.35)</w:t>
            </w:r>
          </w:p>
        </w:tc>
        <w:tc>
          <w:tcPr>
            <w:tcW w:w="1536" w:type="dxa"/>
          </w:tcPr>
          <w:p w14:paraId="271F165D" w14:textId="48057FB7" w:rsidR="00AD54B1" w:rsidRPr="00C73E1C" w:rsidRDefault="00396F6F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589</w:t>
            </w:r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7.90</w:t>
            </w:r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6EA9C586" w14:textId="16015BAF" w:rsidR="00AD54B1" w:rsidRPr="001A7008" w:rsidRDefault="00AD54B1" w:rsidP="00AD54B1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1A700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0.0</w:t>
            </w:r>
            <w:r w:rsidR="00396F6F" w:rsidRPr="001A700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64</w:t>
            </w:r>
          </w:p>
        </w:tc>
      </w:tr>
      <w:tr w:rsidR="00EA5E26" w:rsidRPr="00C73E1C" w14:paraId="4AB2BA44" w14:textId="77777777" w:rsidTr="006B325A">
        <w:tc>
          <w:tcPr>
            <w:tcW w:w="4626" w:type="dxa"/>
          </w:tcPr>
          <w:p w14:paraId="122FD4B7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Home maker/Other voluntary work</w:t>
            </w:r>
          </w:p>
        </w:tc>
        <w:tc>
          <w:tcPr>
            <w:tcW w:w="975" w:type="dxa"/>
          </w:tcPr>
          <w:p w14:paraId="7DD5802E" w14:textId="5569DAF1" w:rsidR="00AD54B1" w:rsidRPr="00C73E1C" w:rsidRDefault="00CD347D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11364 (73.69)</w:t>
            </w:r>
          </w:p>
        </w:tc>
        <w:tc>
          <w:tcPr>
            <w:tcW w:w="1536" w:type="dxa"/>
          </w:tcPr>
          <w:p w14:paraId="50001BCA" w14:textId="6FD0802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CD347D">
              <w:rPr>
                <w:rFonts w:ascii="Times New Roman" w:hAnsi="Times New Roman" w:cs="Times New Roman"/>
                <w:sz w:val="24"/>
                <w:szCs w:val="24"/>
              </w:rPr>
              <w:t>489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r w:rsidR="00CD347D">
              <w:rPr>
                <w:rFonts w:ascii="Times New Roman" w:hAnsi="Times New Roman" w:cs="Times New Roman"/>
                <w:sz w:val="24"/>
                <w:szCs w:val="24"/>
              </w:rPr>
              <w:t>8.47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32" w:type="dxa"/>
          </w:tcPr>
          <w:p w14:paraId="2F3704C7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5" w:type="dxa"/>
          </w:tcPr>
          <w:p w14:paraId="59FD6A3D" w14:textId="001E3E90" w:rsidR="00AD54B1" w:rsidRPr="00C73E1C" w:rsidRDefault="00625F00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10963 (73.97)</w:t>
            </w:r>
          </w:p>
        </w:tc>
        <w:tc>
          <w:tcPr>
            <w:tcW w:w="1285" w:type="dxa"/>
          </w:tcPr>
          <w:p w14:paraId="6CBF0B73" w14:textId="75C22BA2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A70F1E">
              <w:rPr>
                <w:rFonts w:ascii="Times New Roman" w:hAnsi="Times New Roman" w:cs="Times New Roman"/>
                <w:sz w:val="24"/>
                <w:szCs w:val="24"/>
              </w:rPr>
              <w:t>85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(5.</w:t>
            </w:r>
            <w:r w:rsidR="00A70F1E">
              <w:rPr>
                <w:rFonts w:ascii="Times New Roman" w:hAnsi="Times New Roman" w:cs="Times New Roman"/>
                <w:sz w:val="24"/>
                <w:szCs w:val="24"/>
              </w:rPr>
              <w:t>84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78272DB7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5" w:type="dxa"/>
          </w:tcPr>
          <w:p w14:paraId="3AA2AA28" w14:textId="30658070" w:rsidR="00AD54B1" w:rsidRPr="00C73E1C" w:rsidRDefault="00396F6F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10411 (73.62)</w:t>
            </w:r>
          </w:p>
        </w:tc>
        <w:tc>
          <w:tcPr>
            <w:tcW w:w="1536" w:type="dxa"/>
          </w:tcPr>
          <w:p w14:paraId="1211B7E6" w14:textId="62EF2912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396F6F">
              <w:rPr>
                <w:rFonts w:ascii="Times New Roman" w:hAnsi="Times New Roman" w:cs="Times New Roman"/>
                <w:sz w:val="24"/>
                <w:szCs w:val="24"/>
              </w:rPr>
              <w:t>308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r w:rsidR="00DB4557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 w:rsidR="00396F6F">
              <w:rPr>
                <w:rFonts w:ascii="Times New Roman" w:hAnsi="Times New Roman" w:cs="Times New Roman"/>
                <w:sz w:val="24"/>
                <w:szCs w:val="24"/>
              </w:rPr>
              <w:t>36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4CC8B41E" w14:textId="77777777" w:rsidR="00AD54B1" w:rsidRPr="001A7008" w:rsidRDefault="00AD54B1" w:rsidP="00AD54B1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</w:tr>
      <w:tr w:rsidR="00EA5E26" w:rsidRPr="00C73E1C" w14:paraId="1B06F071" w14:textId="77777777" w:rsidTr="006B325A">
        <w:tc>
          <w:tcPr>
            <w:tcW w:w="4626" w:type="dxa"/>
          </w:tcPr>
          <w:p w14:paraId="45A0949A" w14:textId="77777777" w:rsidR="00AD54B1" w:rsidRPr="00C73E1C" w:rsidRDefault="00AD54B1" w:rsidP="00AD54B1">
            <w:pPr>
              <w:tabs>
                <w:tab w:val="left" w:pos="1950"/>
              </w:tabs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Unemployed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975" w:type="dxa"/>
          </w:tcPr>
          <w:p w14:paraId="52CBF690" w14:textId="0E45E51F" w:rsidR="00AD54B1" w:rsidRPr="00C73E1C" w:rsidRDefault="00CD347D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2350 (10.98)</w:t>
            </w:r>
          </w:p>
        </w:tc>
        <w:tc>
          <w:tcPr>
            <w:tcW w:w="1536" w:type="dxa"/>
          </w:tcPr>
          <w:p w14:paraId="3C719FE1" w14:textId="19105450" w:rsidR="00AD54B1" w:rsidRPr="00C73E1C" w:rsidRDefault="00CD347D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699</w:t>
            </w:r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27.42</w:t>
            </w:r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32" w:type="dxa"/>
          </w:tcPr>
          <w:p w14:paraId="6E0F3C99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5" w:type="dxa"/>
          </w:tcPr>
          <w:p w14:paraId="0C03A5A6" w14:textId="14C88819" w:rsidR="00AD54B1" w:rsidRPr="00C73E1C" w:rsidRDefault="00625F00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2265 (10.80)</w:t>
            </w:r>
          </w:p>
        </w:tc>
        <w:tc>
          <w:tcPr>
            <w:tcW w:w="1285" w:type="dxa"/>
          </w:tcPr>
          <w:p w14:paraId="5994ACD2" w14:textId="05CA3B6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  <w:r w:rsidR="00A70F1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(5.</w:t>
            </w:r>
            <w:r w:rsidR="00A70F1E">
              <w:rPr>
                <w:rFonts w:ascii="Times New Roman" w:hAnsi="Times New Roman" w:cs="Times New Roman"/>
                <w:sz w:val="24"/>
                <w:szCs w:val="24"/>
              </w:rPr>
              <w:t>81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37B6DC37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5" w:type="dxa"/>
          </w:tcPr>
          <w:p w14:paraId="31ECDAD3" w14:textId="0F256DB2" w:rsidR="00AD54B1" w:rsidRPr="00C73E1C" w:rsidRDefault="00396F6F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1980 (11.03)</w:t>
            </w:r>
          </w:p>
        </w:tc>
        <w:tc>
          <w:tcPr>
            <w:tcW w:w="1536" w:type="dxa"/>
          </w:tcPr>
          <w:p w14:paraId="7D2B0158" w14:textId="7FD36F79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396F6F">
              <w:rPr>
                <w:rFonts w:ascii="Times New Roman" w:hAnsi="Times New Roman" w:cs="Times New Roman"/>
                <w:sz w:val="24"/>
                <w:szCs w:val="24"/>
              </w:rPr>
              <w:t>05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(28.</w:t>
            </w:r>
            <w:r w:rsidR="00396F6F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75DF853A" w14:textId="77777777" w:rsidR="00AD54B1" w:rsidRPr="001A7008" w:rsidRDefault="00AD54B1" w:rsidP="00AD54B1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</w:tr>
      <w:tr w:rsidR="00EA5E26" w:rsidRPr="00C73E1C" w14:paraId="40664B7D" w14:textId="77777777" w:rsidTr="006B325A">
        <w:tc>
          <w:tcPr>
            <w:tcW w:w="4626" w:type="dxa"/>
          </w:tcPr>
          <w:p w14:paraId="7442E7F4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Food intake</w:t>
            </w:r>
          </w:p>
        </w:tc>
        <w:tc>
          <w:tcPr>
            <w:tcW w:w="975" w:type="dxa"/>
          </w:tcPr>
          <w:p w14:paraId="32660B75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36" w:type="dxa"/>
          </w:tcPr>
          <w:p w14:paraId="45C971BA" w14:textId="75BEC3AF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2" w:type="dxa"/>
          </w:tcPr>
          <w:p w14:paraId="5C1CD099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5" w:type="dxa"/>
          </w:tcPr>
          <w:p w14:paraId="464DDE75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85" w:type="dxa"/>
          </w:tcPr>
          <w:p w14:paraId="587B6A3A" w14:textId="02F684B6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4" w:type="dxa"/>
          </w:tcPr>
          <w:p w14:paraId="11A71B73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5" w:type="dxa"/>
          </w:tcPr>
          <w:p w14:paraId="4AACEDAF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36" w:type="dxa"/>
          </w:tcPr>
          <w:p w14:paraId="52D4BF3A" w14:textId="6693AEFC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4" w:type="dxa"/>
          </w:tcPr>
          <w:p w14:paraId="46B8F39B" w14:textId="77777777" w:rsidR="00AD54B1" w:rsidRPr="001A7008" w:rsidRDefault="00AD54B1" w:rsidP="00AD54B1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</w:tr>
      <w:tr w:rsidR="00EA5E26" w:rsidRPr="00C73E1C" w14:paraId="3369C7C3" w14:textId="77777777" w:rsidTr="006B325A">
        <w:tc>
          <w:tcPr>
            <w:tcW w:w="4626" w:type="dxa"/>
          </w:tcPr>
          <w:p w14:paraId="2F6ACD82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Current smoking</w:t>
            </w:r>
          </w:p>
        </w:tc>
        <w:tc>
          <w:tcPr>
            <w:tcW w:w="975" w:type="dxa"/>
          </w:tcPr>
          <w:p w14:paraId="144C45E3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536" w:type="dxa"/>
          </w:tcPr>
          <w:p w14:paraId="2F5AB890" w14:textId="0FD25D26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32" w:type="dxa"/>
          </w:tcPr>
          <w:p w14:paraId="466738F7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975" w:type="dxa"/>
          </w:tcPr>
          <w:p w14:paraId="4A45DA4E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285" w:type="dxa"/>
          </w:tcPr>
          <w:p w14:paraId="01012E9B" w14:textId="345C0C05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74" w:type="dxa"/>
          </w:tcPr>
          <w:p w14:paraId="25659FBD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975" w:type="dxa"/>
          </w:tcPr>
          <w:p w14:paraId="67FECC3A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536" w:type="dxa"/>
          </w:tcPr>
          <w:p w14:paraId="46ADEEAD" w14:textId="6727413E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74" w:type="dxa"/>
          </w:tcPr>
          <w:p w14:paraId="19AA4019" w14:textId="77777777" w:rsidR="00AD54B1" w:rsidRPr="001A7008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  <w:highlight w:val="yellow"/>
              </w:rPr>
            </w:pPr>
          </w:p>
        </w:tc>
      </w:tr>
      <w:tr w:rsidR="00EA5E26" w:rsidRPr="00C73E1C" w14:paraId="3A74CB71" w14:textId="77777777" w:rsidTr="006B325A">
        <w:tc>
          <w:tcPr>
            <w:tcW w:w="4626" w:type="dxa"/>
          </w:tcPr>
          <w:p w14:paraId="7C216505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Daily/Yes </w:t>
            </w:r>
          </w:p>
        </w:tc>
        <w:tc>
          <w:tcPr>
            <w:tcW w:w="975" w:type="dxa"/>
          </w:tcPr>
          <w:p w14:paraId="242C56F7" w14:textId="75508975" w:rsidR="00AD54B1" w:rsidRPr="00C73E1C" w:rsidRDefault="00D261D6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3434 (24.00)</w:t>
            </w:r>
          </w:p>
        </w:tc>
        <w:tc>
          <w:tcPr>
            <w:tcW w:w="1536" w:type="dxa"/>
          </w:tcPr>
          <w:p w14:paraId="282D6136" w14:textId="5977EDAE" w:rsidR="00AD54B1" w:rsidRPr="00C73E1C" w:rsidRDefault="00D261D6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890</w:t>
            </w:r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6.92</w:t>
            </w:r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32" w:type="dxa"/>
          </w:tcPr>
          <w:p w14:paraId="6FF719C6" w14:textId="0ED83679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0F4B0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D261D6">
              <w:rPr>
                <w:rFonts w:ascii="Times New Roman" w:hAnsi="Times New Roman" w:cs="Times New Roman"/>
                <w:sz w:val="24"/>
                <w:szCs w:val="24"/>
              </w:rPr>
              <w:t>707</w:t>
            </w:r>
          </w:p>
        </w:tc>
        <w:tc>
          <w:tcPr>
            <w:tcW w:w="975" w:type="dxa"/>
          </w:tcPr>
          <w:p w14:paraId="23127BB1" w14:textId="62CB55CA" w:rsidR="00AD54B1" w:rsidRPr="00C73E1C" w:rsidRDefault="00870626" w:rsidP="008706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3292 (23.91)</w:t>
            </w:r>
          </w:p>
        </w:tc>
        <w:tc>
          <w:tcPr>
            <w:tcW w:w="1285" w:type="dxa"/>
          </w:tcPr>
          <w:p w14:paraId="75A4B3DE" w14:textId="0C3601F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870626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(4.</w:t>
            </w:r>
            <w:r w:rsidR="00870626">
              <w:rPr>
                <w:rFonts w:ascii="Times New Roman" w:hAnsi="Times New Roman" w:cs="Times New Roman"/>
                <w:sz w:val="24"/>
                <w:szCs w:val="24"/>
              </w:rPr>
              <w:t>59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4A953E10" w14:textId="0EF6272B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4A0B84">
              <w:rPr>
                <w:rFonts w:ascii="Times New Roman" w:hAnsi="Times New Roman" w:cs="Times New Roman"/>
                <w:sz w:val="24"/>
                <w:szCs w:val="24"/>
              </w:rPr>
              <w:t>207</w:t>
            </w:r>
          </w:p>
        </w:tc>
        <w:tc>
          <w:tcPr>
            <w:tcW w:w="975" w:type="dxa"/>
          </w:tcPr>
          <w:p w14:paraId="1CE1020B" w14:textId="745FD55A" w:rsidR="00AD54B1" w:rsidRPr="00C73E1C" w:rsidRDefault="006A358E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3082 (23.98)</w:t>
            </w:r>
          </w:p>
        </w:tc>
        <w:tc>
          <w:tcPr>
            <w:tcW w:w="1536" w:type="dxa"/>
          </w:tcPr>
          <w:p w14:paraId="5A7AD3BD" w14:textId="46DF4BEF" w:rsidR="00AD54B1" w:rsidRPr="00C73E1C" w:rsidRDefault="006A358E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745</w:t>
            </w:r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29.49</w:t>
            </w:r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3519D107" w14:textId="7F70F952" w:rsidR="00AD54B1" w:rsidRPr="001A7008" w:rsidRDefault="00AD54B1" w:rsidP="00AD54B1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1A700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0.</w:t>
            </w:r>
            <w:r w:rsidR="006A358E" w:rsidRPr="001A700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140</w:t>
            </w:r>
          </w:p>
        </w:tc>
      </w:tr>
      <w:tr w:rsidR="00EA5E26" w:rsidRPr="00C73E1C" w14:paraId="15BAED3A" w14:textId="77777777" w:rsidTr="006B325A">
        <w:tc>
          <w:tcPr>
            <w:tcW w:w="4626" w:type="dxa"/>
          </w:tcPr>
          <w:p w14:paraId="2DAD75FC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Less than daily/No</w:t>
            </w:r>
          </w:p>
        </w:tc>
        <w:tc>
          <w:tcPr>
            <w:tcW w:w="975" w:type="dxa"/>
          </w:tcPr>
          <w:p w14:paraId="2E0E10B7" w14:textId="3824B508" w:rsidR="00AD54B1" w:rsidRPr="00C73E1C" w:rsidRDefault="00D261D6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13481 (76.00)</w:t>
            </w:r>
          </w:p>
        </w:tc>
        <w:tc>
          <w:tcPr>
            <w:tcW w:w="1536" w:type="dxa"/>
          </w:tcPr>
          <w:p w14:paraId="72940668" w14:textId="7150F892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D261D6">
              <w:rPr>
                <w:rFonts w:ascii="Times New Roman" w:hAnsi="Times New Roman" w:cs="Times New Roman"/>
                <w:sz w:val="24"/>
                <w:szCs w:val="24"/>
              </w:rPr>
              <w:t>091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r w:rsidR="00D261D6">
              <w:rPr>
                <w:rFonts w:ascii="Times New Roman" w:hAnsi="Times New Roman" w:cs="Times New Roman"/>
                <w:sz w:val="24"/>
                <w:szCs w:val="24"/>
              </w:rPr>
              <w:t>7.55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32" w:type="dxa"/>
          </w:tcPr>
          <w:p w14:paraId="33C6B706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5" w:type="dxa"/>
          </w:tcPr>
          <w:p w14:paraId="3EF5632C" w14:textId="23628707" w:rsidR="00AD54B1" w:rsidRPr="00C73E1C" w:rsidRDefault="00870626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13007 (76.09)</w:t>
            </w:r>
          </w:p>
        </w:tc>
        <w:tc>
          <w:tcPr>
            <w:tcW w:w="1285" w:type="dxa"/>
          </w:tcPr>
          <w:p w14:paraId="696822BD" w14:textId="6B5CB6A5" w:rsidR="00AD54B1" w:rsidRPr="00C73E1C" w:rsidRDefault="00870626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893</w:t>
            </w:r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(6.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03</w:t>
            </w:r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5B09AA63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5" w:type="dxa"/>
          </w:tcPr>
          <w:p w14:paraId="5A569320" w14:textId="21E78BA3" w:rsidR="00AD54B1" w:rsidRPr="00C73E1C" w:rsidRDefault="006A358E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11789 (76.02)</w:t>
            </w:r>
          </w:p>
        </w:tc>
        <w:tc>
          <w:tcPr>
            <w:tcW w:w="1536" w:type="dxa"/>
          </w:tcPr>
          <w:p w14:paraId="1CDA903A" w14:textId="4C1F9E55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6A358E">
              <w:rPr>
                <w:rFonts w:ascii="Times New Roman" w:hAnsi="Times New Roman" w:cs="Times New Roman"/>
                <w:sz w:val="24"/>
                <w:szCs w:val="24"/>
              </w:rPr>
              <w:t>673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r w:rsidR="006A358E">
              <w:rPr>
                <w:rFonts w:ascii="Times New Roman" w:hAnsi="Times New Roman" w:cs="Times New Roman"/>
                <w:sz w:val="24"/>
                <w:szCs w:val="24"/>
              </w:rPr>
              <w:t>1.75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07DBC901" w14:textId="77777777" w:rsidR="00AD54B1" w:rsidRPr="001A7008" w:rsidRDefault="00AD54B1" w:rsidP="00AD54B1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</w:tr>
      <w:tr w:rsidR="00EA5E26" w:rsidRPr="00C73E1C" w14:paraId="7D9464EA" w14:textId="77777777" w:rsidTr="006B325A">
        <w:tc>
          <w:tcPr>
            <w:tcW w:w="4626" w:type="dxa"/>
          </w:tcPr>
          <w:p w14:paraId="3F2B96F2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Fruit eaten in a week</w:t>
            </w:r>
          </w:p>
        </w:tc>
        <w:tc>
          <w:tcPr>
            <w:tcW w:w="975" w:type="dxa"/>
          </w:tcPr>
          <w:p w14:paraId="6ACE7DEE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536" w:type="dxa"/>
          </w:tcPr>
          <w:p w14:paraId="064AA9B2" w14:textId="6CA40130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32" w:type="dxa"/>
          </w:tcPr>
          <w:p w14:paraId="795CB4BA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975" w:type="dxa"/>
          </w:tcPr>
          <w:p w14:paraId="47F28D46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285" w:type="dxa"/>
          </w:tcPr>
          <w:p w14:paraId="748E4412" w14:textId="66EA5CAF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74" w:type="dxa"/>
          </w:tcPr>
          <w:p w14:paraId="10D6542A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975" w:type="dxa"/>
          </w:tcPr>
          <w:p w14:paraId="18E150BA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536" w:type="dxa"/>
          </w:tcPr>
          <w:p w14:paraId="096778D9" w14:textId="46572989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74" w:type="dxa"/>
          </w:tcPr>
          <w:p w14:paraId="6193C90A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A5E26" w:rsidRPr="00C73E1C" w14:paraId="46567923" w14:textId="77777777" w:rsidTr="006B325A">
        <w:tc>
          <w:tcPr>
            <w:tcW w:w="4626" w:type="dxa"/>
          </w:tcPr>
          <w:p w14:paraId="40F04E82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975" w:type="dxa"/>
          </w:tcPr>
          <w:p w14:paraId="42576219" w14:textId="137D1833" w:rsidR="00AD54B1" w:rsidRPr="00C73E1C" w:rsidRDefault="005C7C17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13707 (79.37)</w:t>
            </w:r>
          </w:p>
        </w:tc>
        <w:tc>
          <w:tcPr>
            <w:tcW w:w="1536" w:type="dxa"/>
          </w:tcPr>
          <w:p w14:paraId="5E00A179" w14:textId="3FB21F30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5C7C17">
              <w:rPr>
                <w:rFonts w:ascii="Times New Roman" w:hAnsi="Times New Roman" w:cs="Times New Roman"/>
                <w:sz w:val="24"/>
                <w:szCs w:val="24"/>
              </w:rPr>
              <w:t>037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r w:rsidR="005C7C17">
              <w:rPr>
                <w:rFonts w:ascii="Times New Roman" w:hAnsi="Times New Roman" w:cs="Times New Roman"/>
                <w:sz w:val="24"/>
                <w:szCs w:val="24"/>
              </w:rPr>
              <w:t>6.94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32" w:type="dxa"/>
          </w:tcPr>
          <w:p w14:paraId="593F8D66" w14:textId="2F633EB1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5C7C17">
              <w:rPr>
                <w:rFonts w:ascii="Times New Roman" w:hAnsi="Times New Roman" w:cs="Times New Roman"/>
                <w:sz w:val="24"/>
                <w:szCs w:val="24"/>
              </w:rPr>
              <w:t>452</w:t>
            </w:r>
          </w:p>
        </w:tc>
        <w:tc>
          <w:tcPr>
            <w:tcW w:w="975" w:type="dxa"/>
          </w:tcPr>
          <w:p w14:paraId="2E445EE0" w14:textId="6D94FE8B" w:rsidR="00AD54B1" w:rsidRPr="00C73E1C" w:rsidRDefault="002D6F9F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13166 (79.17)</w:t>
            </w:r>
          </w:p>
        </w:tc>
        <w:tc>
          <w:tcPr>
            <w:tcW w:w="1285" w:type="dxa"/>
          </w:tcPr>
          <w:p w14:paraId="76207837" w14:textId="0C5A645E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="002D6F9F">
              <w:rPr>
                <w:rFonts w:ascii="Times New Roman" w:hAnsi="Times New Roman" w:cs="Times New Roman"/>
                <w:sz w:val="24"/>
                <w:szCs w:val="24"/>
              </w:rPr>
              <w:t>44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(5.</w:t>
            </w:r>
            <w:r w:rsidR="002D6F9F">
              <w:rPr>
                <w:rFonts w:ascii="Times New Roman" w:hAnsi="Times New Roman" w:cs="Times New Roman"/>
                <w:sz w:val="24"/>
                <w:szCs w:val="24"/>
              </w:rPr>
              <w:t>47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56B0C0FA" w14:textId="02C910D1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2C3B60">
              <w:rPr>
                <w:rFonts w:ascii="Times New Roman" w:hAnsi="Times New Roman" w:cs="Times New Roman"/>
                <w:sz w:val="24"/>
                <w:szCs w:val="24"/>
              </w:rPr>
              <w:t>369</w:t>
            </w:r>
          </w:p>
        </w:tc>
        <w:tc>
          <w:tcPr>
            <w:tcW w:w="975" w:type="dxa"/>
          </w:tcPr>
          <w:p w14:paraId="115C009A" w14:textId="2937FFAF" w:rsidR="00AD54B1" w:rsidRPr="00C73E1C" w:rsidRDefault="00F47ABE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12093 (79.39)</w:t>
            </w:r>
          </w:p>
        </w:tc>
        <w:tc>
          <w:tcPr>
            <w:tcW w:w="1536" w:type="dxa"/>
          </w:tcPr>
          <w:p w14:paraId="55E81F58" w14:textId="11F33433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F47ABE">
              <w:rPr>
                <w:rFonts w:ascii="Times New Roman" w:hAnsi="Times New Roman" w:cs="Times New Roman"/>
                <w:sz w:val="24"/>
                <w:szCs w:val="24"/>
              </w:rPr>
              <w:t>606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r w:rsidR="00F47ABE">
              <w:rPr>
                <w:rFonts w:ascii="Times New Roman" w:hAnsi="Times New Roman" w:cs="Times New Roman"/>
                <w:sz w:val="24"/>
                <w:szCs w:val="24"/>
              </w:rPr>
              <w:t>1.92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45075BB8" w14:textId="3A265421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0.4</w:t>
            </w:r>
            <w:r w:rsidR="00F47ABE">
              <w:rPr>
                <w:rFonts w:ascii="Times New Roman" w:hAnsi="Times New Roman" w:cs="Times New Roman"/>
                <w:sz w:val="24"/>
                <w:szCs w:val="24"/>
              </w:rPr>
              <w:t>48</w:t>
            </w:r>
          </w:p>
        </w:tc>
      </w:tr>
      <w:tr w:rsidR="00EA5E26" w:rsidRPr="00C73E1C" w14:paraId="699E1AD5" w14:textId="77777777" w:rsidTr="006B325A">
        <w:tc>
          <w:tcPr>
            <w:tcW w:w="4626" w:type="dxa"/>
          </w:tcPr>
          <w:p w14:paraId="7E71FEA4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75" w:type="dxa"/>
          </w:tcPr>
          <w:p w14:paraId="1D058D32" w14:textId="5017D269" w:rsidR="00AD54B1" w:rsidRPr="00C73E1C" w:rsidRDefault="005C7C17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2580 (20.63)</w:t>
            </w:r>
          </w:p>
        </w:tc>
        <w:tc>
          <w:tcPr>
            <w:tcW w:w="1536" w:type="dxa"/>
          </w:tcPr>
          <w:p w14:paraId="7642CBFE" w14:textId="36769774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5C7C17">
              <w:rPr>
                <w:rFonts w:ascii="Times New Roman" w:hAnsi="Times New Roman" w:cs="Times New Roman"/>
                <w:sz w:val="24"/>
                <w:szCs w:val="24"/>
              </w:rPr>
              <w:t>61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r w:rsidR="005C7C17">
              <w:rPr>
                <w:rFonts w:ascii="Times New Roman" w:hAnsi="Times New Roman" w:cs="Times New Roman"/>
                <w:sz w:val="24"/>
                <w:szCs w:val="24"/>
              </w:rPr>
              <w:t>8.92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32" w:type="dxa"/>
          </w:tcPr>
          <w:p w14:paraId="7B98B732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5" w:type="dxa"/>
          </w:tcPr>
          <w:p w14:paraId="4B0D9D80" w14:textId="61450C7A" w:rsidR="00AD54B1" w:rsidRPr="00C73E1C" w:rsidRDefault="002D6F9F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2537 (20.83)</w:t>
            </w:r>
          </w:p>
        </w:tc>
        <w:tc>
          <w:tcPr>
            <w:tcW w:w="1285" w:type="dxa"/>
          </w:tcPr>
          <w:p w14:paraId="2CB8F6F8" w14:textId="7E9D10FB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146 (7.1</w:t>
            </w:r>
            <w:r w:rsidR="002D6F9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4EE76108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5" w:type="dxa"/>
          </w:tcPr>
          <w:p w14:paraId="53F94ADF" w14:textId="54B2D8CB" w:rsidR="00AD54B1" w:rsidRPr="00C73E1C" w:rsidRDefault="00F47ABE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2256 (20.61)</w:t>
            </w:r>
          </w:p>
        </w:tc>
        <w:tc>
          <w:tcPr>
            <w:tcW w:w="1536" w:type="dxa"/>
          </w:tcPr>
          <w:p w14:paraId="1D82610D" w14:textId="4F66CFD8" w:rsidR="00AD54B1" w:rsidRPr="00C73E1C" w:rsidRDefault="00F47ABE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684</w:t>
            </w:r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29.09</w:t>
            </w:r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2DD1EDD7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5E26" w:rsidRPr="00C73E1C" w14:paraId="1A8B6812" w14:textId="77777777" w:rsidTr="006B325A">
        <w:tc>
          <w:tcPr>
            <w:tcW w:w="4626" w:type="dxa"/>
          </w:tcPr>
          <w:p w14:paraId="71785363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lastRenderedPageBreak/>
              <w:t>Vegetables eaten in a week</w:t>
            </w:r>
          </w:p>
        </w:tc>
        <w:tc>
          <w:tcPr>
            <w:tcW w:w="975" w:type="dxa"/>
          </w:tcPr>
          <w:p w14:paraId="08A5AB31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536" w:type="dxa"/>
          </w:tcPr>
          <w:p w14:paraId="30240064" w14:textId="79067AE5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32" w:type="dxa"/>
          </w:tcPr>
          <w:p w14:paraId="702FC6E1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975" w:type="dxa"/>
          </w:tcPr>
          <w:p w14:paraId="5618762C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285" w:type="dxa"/>
          </w:tcPr>
          <w:p w14:paraId="73ED9BAC" w14:textId="64601BD4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74" w:type="dxa"/>
          </w:tcPr>
          <w:p w14:paraId="7D7A1216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975" w:type="dxa"/>
          </w:tcPr>
          <w:p w14:paraId="0A2F0256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536" w:type="dxa"/>
          </w:tcPr>
          <w:p w14:paraId="4F14D8E4" w14:textId="1DBA2BCC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74" w:type="dxa"/>
          </w:tcPr>
          <w:p w14:paraId="6DD18941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A5E26" w:rsidRPr="00C73E1C" w14:paraId="4D30CBB3" w14:textId="77777777" w:rsidTr="006B325A">
        <w:tc>
          <w:tcPr>
            <w:tcW w:w="4626" w:type="dxa"/>
          </w:tcPr>
          <w:p w14:paraId="71242BEA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975" w:type="dxa"/>
          </w:tcPr>
          <w:p w14:paraId="177C4CAD" w14:textId="3DE32303" w:rsidR="00AD54B1" w:rsidRPr="00C73E1C" w:rsidRDefault="00D64A6F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16425 (99.00)</w:t>
            </w:r>
          </w:p>
        </w:tc>
        <w:tc>
          <w:tcPr>
            <w:tcW w:w="1536" w:type="dxa"/>
          </w:tcPr>
          <w:p w14:paraId="13B5A4C0" w14:textId="61FC94E0" w:rsidR="00AD54B1" w:rsidRPr="00C73E1C" w:rsidRDefault="00D64A6F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4864</w:t>
            </w:r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7.36</w:t>
            </w:r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32" w:type="dxa"/>
          </w:tcPr>
          <w:p w14:paraId="3A7E0D3A" w14:textId="31E84744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D64A6F">
              <w:rPr>
                <w:rFonts w:ascii="Times New Roman" w:hAnsi="Times New Roman" w:cs="Times New Roman"/>
                <w:sz w:val="24"/>
                <w:szCs w:val="24"/>
              </w:rPr>
              <w:t>813</w:t>
            </w:r>
          </w:p>
        </w:tc>
        <w:tc>
          <w:tcPr>
            <w:tcW w:w="975" w:type="dxa"/>
          </w:tcPr>
          <w:p w14:paraId="060A66B1" w14:textId="35FE0CEF" w:rsidR="00AD54B1" w:rsidRPr="00C73E1C" w:rsidRDefault="00295D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15825 (98.99)</w:t>
            </w:r>
          </w:p>
        </w:tc>
        <w:tc>
          <w:tcPr>
            <w:tcW w:w="1285" w:type="dxa"/>
          </w:tcPr>
          <w:p w14:paraId="10CE3BBF" w14:textId="035100F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="00295DB1">
              <w:rPr>
                <w:rFonts w:ascii="Times New Roman" w:hAnsi="Times New Roman" w:cs="Times New Roman"/>
                <w:sz w:val="24"/>
                <w:szCs w:val="24"/>
              </w:rPr>
              <w:t>81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(5.</w:t>
            </w:r>
            <w:r w:rsidR="00295DB1">
              <w:rPr>
                <w:rFonts w:ascii="Times New Roman" w:hAnsi="Times New Roman" w:cs="Times New Roman"/>
                <w:sz w:val="24"/>
                <w:szCs w:val="24"/>
              </w:rPr>
              <w:t>74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52D6C169" w14:textId="559EB0C3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0.2</w:t>
            </w:r>
            <w:r w:rsidR="00295DB1">
              <w:rPr>
                <w:rFonts w:ascii="Times New Roman" w:hAnsi="Times New Roman" w:cs="Times New Roman"/>
                <w:sz w:val="24"/>
                <w:szCs w:val="24"/>
              </w:rPr>
              <w:t>77</w:t>
            </w:r>
          </w:p>
        </w:tc>
        <w:tc>
          <w:tcPr>
            <w:tcW w:w="975" w:type="dxa"/>
          </w:tcPr>
          <w:p w14:paraId="7084FB3D" w14:textId="0B4F25F2" w:rsidR="00AD54B1" w:rsidRPr="00C73E1C" w:rsidRDefault="00F47ABE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14620 (</w:t>
            </w:r>
            <w:r w:rsidR="00966C29">
              <w:rPr>
                <w:rFonts w:ascii="Times New Roman" w:hAnsi="Times New Roman" w:cs="Times New Roman"/>
                <w:sz w:val="24"/>
                <w:szCs w:val="24"/>
              </w:rPr>
              <w:t>98.95)</w:t>
            </w:r>
          </w:p>
        </w:tc>
        <w:tc>
          <w:tcPr>
            <w:tcW w:w="1536" w:type="dxa"/>
          </w:tcPr>
          <w:p w14:paraId="13C6CDBC" w14:textId="6A980AE4" w:rsidR="00AD54B1" w:rsidRPr="00C73E1C" w:rsidRDefault="00F47ABE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4360</w:t>
            </w:r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1.20</w:t>
            </w:r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4CCF710D" w14:textId="65E6BE7E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F47ABE">
              <w:rPr>
                <w:rFonts w:ascii="Times New Roman" w:hAnsi="Times New Roman" w:cs="Times New Roman"/>
                <w:sz w:val="24"/>
                <w:szCs w:val="24"/>
              </w:rPr>
              <w:t>920</w:t>
            </w:r>
          </w:p>
        </w:tc>
      </w:tr>
      <w:tr w:rsidR="00EA5E26" w:rsidRPr="00C73E1C" w14:paraId="0C70B28B" w14:textId="77777777" w:rsidTr="006B325A">
        <w:tc>
          <w:tcPr>
            <w:tcW w:w="4626" w:type="dxa"/>
          </w:tcPr>
          <w:p w14:paraId="640372E8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75" w:type="dxa"/>
          </w:tcPr>
          <w:p w14:paraId="201025BC" w14:textId="61BE8E8B" w:rsidR="00AD54B1" w:rsidRPr="00C73E1C" w:rsidRDefault="00D64A6F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319 (1.00)</w:t>
            </w:r>
          </w:p>
        </w:tc>
        <w:tc>
          <w:tcPr>
            <w:tcW w:w="1536" w:type="dxa"/>
          </w:tcPr>
          <w:p w14:paraId="735C2929" w14:textId="6026D6AA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D64A6F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(25.76)</w:t>
            </w:r>
          </w:p>
        </w:tc>
        <w:tc>
          <w:tcPr>
            <w:tcW w:w="1132" w:type="dxa"/>
          </w:tcPr>
          <w:p w14:paraId="31A405E7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5" w:type="dxa"/>
          </w:tcPr>
          <w:p w14:paraId="4F167D73" w14:textId="0F7FD2B0" w:rsidR="00AD54B1" w:rsidRPr="00C73E1C" w:rsidRDefault="00295D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315 (1.01)</w:t>
            </w:r>
          </w:p>
        </w:tc>
        <w:tc>
          <w:tcPr>
            <w:tcW w:w="1285" w:type="dxa"/>
          </w:tcPr>
          <w:p w14:paraId="7C833A11" w14:textId="4D06315E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27 (2.</w:t>
            </w:r>
            <w:r w:rsidR="00295DB1">
              <w:rPr>
                <w:rFonts w:ascii="Times New Roman" w:hAnsi="Times New Roman" w:cs="Times New Roman"/>
                <w:sz w:val="24"/>
                <w:szCs w:val="24"/>
              </w:rPr>
              <w:t>89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5157A57F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5" w:type="dxa"/>
          </w:tcPr>
          <w:p w14:paraId="03C344BB" w14:textId="6ED704BB" w:rsidR="00AD54B1" w:rsidRPr="00C73E1C" w:rsidRDefault="00F47ABE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140 (</w:t>
            </w:r>
            <w:r w:rsidR="00966C29">
              <w:rPr>
                <w:rFonts w:ascii="Times New Roman" w:hAnsi="Times New Roman" w:cs="Times New Roman"/>
                <w:sz w:val="24"/>
                <w:szCs w:val="24"/>
              </w:rPr>
              <w:t>1.05)</w:t>
            </w:r>
          </w:p>
        </w:tc>
        <w:tc>
          <w:tcPr>
            <w:tcW w:w="1536" w:type="dxa"/>
          </w:tcPr>
          <w:p w14:paraId="2A74D4C7" w14:textId="0D5CB4A6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F47AB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r w:rsidR="00F47ABE">
              <w:rPr>
                <w:rFonts w:ascii="Times New Roman" w:hAnsi="Times New Roman" w:cs="Times New Roman"/>
                <w:sz w:val="24"/>
                <w:szCs w:val="24"/>
              </w:rPr>
              <w:t>2.23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5F138F63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5E26" w:rsidRPr="00C73E1C" w14:paraId="52145965" w14:textId="77777777" w:rsidTr="006B325A">
        <w:tc>
          <w:tcPr>
            <w:tcW w:w="4626" w:type="dxa"/>
          </w:tcPr>
          <w:p w14:paraId="5A7E2F59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Adding salt when eating</w:t>
            </w:r>
          </w:p>
        </w:tc>
        <w:tc>
          <w:tcPr>
            <w:tcW w:w="975" w:type="dxa"/>
          </w:tcPr>
          <w:p w14:paraId="410F6014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536" w:type="dxa"/>
          </w:tcPr>
          <w:p w14:paraId="35EB53A8" w14:textId="26846B26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32" w:type="dxa"/>
          </w:tcPr>
          <w:p w14:paraId="1FF52435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975" w:type="dxa"/>
          </w:tcPr>
          <w:p w14:paraId="623E03C6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285" w:type="dxa"/>
          </w:tcPr>
          <w:p w14:paraId="1A7AC65F" w14:textId="2CD77F5E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74" w:type="dxa"/>
          </w:tcPr>
          <w:p w14:paraId="7318D811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975" w:type="dxa"/>
          </w:tcPr>
          <w:p w14:paraId="5B83A21A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536" w:type="dxa"/>
          </w:tcPr>
          <w:p w14:paraId="1B25EECD" w14:textId="75305D99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74" w:type="dxa"/>
          </w:tcPr>
          <w:p w14:paraId="1946F43C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A5E26" w:rsidRPr="00C73E1C" w14:paraId="16B3ABB3" w14:textId="77777777" w:rsidTr="006B325A">
        <w:tc>
          <w:tcPr>
            <w:tcW w:w="4626" w:type="dxa"/>
          </w:tcPr>
          <w:p w14:paraId="71B648FC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Always/Often</w:t>
            </w:r>
          </w:p>
        </w:tc>
        <w:tc>
          <w:tcPr>
            <w:tcW w:w="975" w:type="dxa"/>
          </w:tcPr>
          <w:p w14:paraId="59FDC6D7" w14:textId="736625F0" w:rsidR="00AD54B1" w:rsidRPr="00C73E1C" w:rsidRDefault="00C94AE2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2187 (78.01)</w:t>
            </w:r>
          </w:p>
        </w:tc>
        <w:tc>
          <w:tcPr>
            <w:tcW w:w="1536" w:type="dxa"/>
          </w:tcPr>
          <w:p w14:paraId="791AEED1" w14:textId="05E5BFDA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575 (38.57)</w:t>
            </w:r>
          </w:p>
        </w:tc>
        <w:tc>
          <w:tcPr>
            <w:tcW w:w="1132" w:type="dxa"/>
          </w:tcPr>
          <w:p w14:paraId="1948D11F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0.386</w:t>
            </w:r>
          </w:p>
        </w:tc>
        <w:tc>
          <w:tcPr>
            <w:tcW w:w="975" w:type="dxa"/>
          </w:tcPr>
          <w:p w14:paraId="768346B6" w14:textId="442D9030" w:rsidR="00AD54B1" w:rsidRPr="00C73E1C" w:rsidRDefault="00554A3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3065 (26.64)</w:t>
            </w:r>
          </w:p>
        </w:tc>
        <w:tc>
          <w:tcPr>
            <w:tcW w:w="1285" w:type="dxa"/>
          </w:tcPr>
          <w:p w14:paraId="198B5C38" w14:textId="4561FB90" w:rsidR="00AD54B1" w:rsidRPr="00C73E1C" w:rsidRDefault="00B6306F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99</w:t>
            </w:r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2.97</w:t>
            </w:r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125D8E8A" w14:textId="77777777" w:rsidR="00AD54B1" w:rsidRPr="001A7008" w:rsidRDefault="00AD54B1" w:rsidP="00AD54B1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1A700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&lt;0.001</w:t>
            </w:r>
          </w:p>
        </w:tc>
        <w:tc>
          <w:tcPr>
            <w:tcW w:w="975" w:type="dxa"/>
          </w:tcPr>
          <w:p w14:paraId="57412BBD" w14:textId="2DBD0D23" w:rsidR="00AD54B1" w:rsidRPr="00C73E1C" w:rsidRDefault="00966C29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3147 (26.21)</w:t>
            </w:r>
          </w:p>
        </w:tc>
        <w:tc>
          <w:tcPr>
            <w:tcW w:w="1536" w:type="dxa"/>
          </w:tcPr>
          <w:p w14:paraId="2A31EE78" w14:textId="29CC3FD5" w:rsidR="00AD54B1" w:rsidRPr="00C73E1C" w:rsidRDefault="00966C29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420</w:t>
            </w:r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(17.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32</w:t>
            </w:r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58963D1F" w14:textId="1BB9896D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966C29">
              <w:rPr>
                <w:rFonts w:ascii="Times New Roman" w:hAnsi="Times New Roman" w:cs="Times New Roman"/>
                <w:sz w:val="24"/>
                <w:szCs w:val="24"/>
              </w:rPr>
              <w:t>221</w:t>
            </w:r>
          </w:p>
        </w:tc>
      </w:tr>
      <w:tr w:rsidR="00EA5E26" w:rsidRPr="00C73E1C" w14:paraId="73528312" w14:textId="77777777" w:rsidTr="006B325A">
        <w:tc>
          <w:tcPr>
            <w:tcW w:w="4626" w:type="dxa"/>
          </w:tcPr>
          <w:p w14:paraId="05CEB8EA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Sometimes/Rarely </w:t>
            </w:r>
          </w:p>
        </w:tc>
        <w:tc>
          <w:tcPr>
            <w:tcW w:w="975" w:type="dxa"/>
          </w:tcPr>
          <w:p w14:paraId="6A5C2360" w14:textId="0F809E93" w:rsidR="00AD54B1" w:rsidRPr="00C73E1C" w:rsidRDefault="00C94AE2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301 (20.76)</w:t>
            </w:r>
          </w:p>
        </w:tc>
        <w:tc>
          <w:tcPr>
            <w:tcW w:w="1536" w:type="dxa"/>
          </w:tcPr>
          <w:p w14:paraId="6698960A" w14:textId="77C20C3B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98 (43.41)</w:t>
            </w:r>
          </w:p>
        </w:tc>
        <w:tc>
          <w:tcPr>
            <w:tcW w:w="1132" w:type="dxa"/>
          </w:tcPr>
          <w:p w14:paraId="06C0DDD8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5" w:type="dxa"/>
          </w:tcPr>
          <w:p w14:paraId="233AE0CE" w14:textId="3B3B26DA" w:rsidR="00AD54B1" w:rsidRPr="00C73E1C" w:rsidRDefault="00554A3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1325 (25.29)</w:t>
            </w:r>
          </w:p>
        </w:tc>
        <w:tc>
          <w:tcPr>
            <w:tcW w:w="1285" w:type="dxa"/>
          </w:tcPr>
          <w:p w14:paraId="300B63A3" w14:textId="3A86F7C8" w:rsidR="00AD54B1" w:rsidRPr="00C73E1C" w:rsidRDefault="00B6306F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76</w:t>
            </w:r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5.60</w:t>
            </w:r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3FFA3896" w14:textId="77777777" w:rsidR="00AD54B1" w:rsidRPr="001A7008" w:rsidRDefault="00AD54B1" w:rsidP="00AD54B1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975" w:type="dxa"/>
          </w:tcPr>
          <w:p w14:paraId="48EB8628" w14:textId="74B0A066" w:rsidR="00AD54B1" w:rsidRPr="00C73E1C" w:rsidRDefault="00966C29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1357 (25.19)</w:t>
            </w:r>
          </w:p>
        </w:tc>
        <w:tc>
          <w:tcPr>
            <w:tcW w:w="1536" w:type="dxa"/>
          </w:tcPr>
          <w:p w14:paraId="7D599A32" w14:textId="345B67C3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966C29">
              <w:rPr>
                <w:rFonts w:ascii="Times New Roman" w:hAnsi="Times New Roman" w:cs="Times New Roman"/>
                <w:sz w:val="24"/>
                <w:szCs w:val="24"/>
              </w:rPr>
              <w:t>32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66C29">
              <w:rPr>
                <w:rFonts w:ascii="Times New Roman" w:hAnsi="Times New Roman" w:cs="Times New Roman"/>
                <w:sz w:val="24"/>
                <w:szCs w:val="24"/>
              </w:rPr>
              <w:t>19.06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717D69D8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5E26" w:rsidRPr="00C73E1C" w14:paraId="429FF13B" w14:textId="77777777" w:rsidTr="006B325A">
        <w:tc>
          <w:tcPr>
            <w:tcW w:w="4626" w:type="dxa"/>
          </w:tcPr>
          <w:p w14:paraId="3F7B3044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Never</w:t>
            </w:r>
          </w:p>
        </w:tc>
        <w:tc>
          <w:tcPr>
            <w:tcW w:w="975" w:type="dxa"/>
          </w:tcPr>
          <w:p w14:paraId="264B6C53" w14:textId="029D2AC8" w:rsidR="00AD54B1" w:rsidRPr="00C73E1C" w:rsidRDefault="00C94AE2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76 (1.23)</w:t>
            </w:r>
          </w:p>
        </w:tc>
        <w:tc>
          <w:tcPr>
            <w:tcW w:w="1536" w:type="dxa"/>
          </w:tcPr>
          <w:p w14:paraId="73F77BBD" w14:textId="6BC60219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25 (32.90)</w:t>
            </w:r>
          </w:p>
        </w:tc>
        <w:tc>
          <w:tcPr>
            <w:tcW w:w="1132" w:type="dxa"/>
          </w:tcPr>
          <w:p w14:paraId="7852F618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5" w:type="dxa"/>
          </w:tcPr>
          <w:p w14:paraId="3662E87F" w14:textId="77173BAE" w:rsidR="00AD54B1" w:rsidRPr="00C73E1C" w:rsidRDefault="00554A3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2373 (48.07)</w:t>
            </w:r>
          </w:p>
        </w:tc>
        <w:tc>
          <w:tcPr>
            <w:tcW w:w="1285" w:type="dxa"/>
          </w:tcPr>
          <w:p w14:paraId="21B8016A" w14:textId="2469763C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  <w:r w:rsidR="00B6306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(8.1</w:t>
            </w:r>
            <w:r w:rsidR="00B6306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2B1AFB61" w14:textId="77777777" w:rsidR="00AD54B1" w:rsidRPr="001A7008" w:rsidRDefault="00AD54B1" w:rsidP="00AD54B1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975" w:type="dxa"/>
          </w:tcPr>
          <w:p w14:paraId="58A74A26" w14:textId="38C3F112" w:rsidR="00AD54B1" w:rsidRPr="00C73E1C" w:rsidRDefault="00966C29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2470 (48.60)</w:t>
            </w:r>
          </w:p>
        </w:tc>
        <w:tc>
          <w:tcPr>
            <w:tcW w:w="1536" w:type="dxa"/>
          </w:tcPr>
          <w:p w14:paraId="452A70BC" w14:textId="2A0FE0BD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966C29">
              <w:rPr>
                <w:rFonts w:ascii="Times New Roman" w:hAnsi="Times New Roman" w:cs="Times New Roman"/>
                <w:sz w:val="24"/>
                <w:szCs w:val="24"/>
              </w:rPr>
              <w:t>85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(21.</w:t>
            </w:r>
            <w:r w:rsidR="00966C29">
              <w:rPr>
                <w:rFonts w:ascii="Times New Roman" w:hAnsi="Times New Roman" w:cs="Times New Roman"/>
                <w:sz w:val="24"/>
                <w:szCs w:val="24"/>
              </w:rPr>
              <w:t>54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0833B47E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5E26" w:rsidRPr="00C73E1C" w14:paraId="0766390D" w14:textId="77777777" w:rsidTr="006B325A">
        <w:tc>
          <w:tcPr>
            <w:tcW w:w="4626" w:type="dxa"/>
          </w:tcPr>
          <w:p w14:paraId="0CF64BC3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Oil used most often</w:t>
            </w:r>
          </w:p>
        </w:tc>
        <w:tc>
          <w:tcPr>
            <w:tcW w:w="975" w:type="dxa"/>
          </w:tcPr>
          <w:p w14:paraId="0488DCDA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536" w:type="dxa"/>
          </w:tcPr>
          <w:p w14:paraId="5FC53DD2" w14:textId="36876DB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32" w:type="dxa"/>
          </w:tcPr>
          <w:p w14:paraId="2CE19428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975" w:type="dxa"/>
          </w:tcPr>
          <w:p w14:paraId="01A752CC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285" w:type="dxa"/>
          </w:tcPr>
          <w:p w14:paraId="64FD8777" w14:textId="0B7E26E8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74" w:type="dxa"/>
          </w:tcPr>
          <w:p w14:paraId="6D42BE43" w14:textId="77777777" w:rsidR="00AD54B1" w:rsidRPr="001A7008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  <w:highlight w:val="yellow"/>
              </w:rPr>
            </w:pPr>
          </w:p>
        </w:tc>
        <w:tc>
          <w:tcPr>
            <w:tcW w:w="975" w:type="dxa"/>
          </w:tcPr>
          <w:p w14:paraId="07E33D90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536" w:type="dxa"/>
          </w:tcPr>
          <w:p w14:paraId="348A0EF8" w14:textId="24D48446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74" w:type="dxa"/>
          </w:tcPr>
          <w:p w14:paraId="2F6D1909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A5E26" w:rsidRPr="00C73E1C" w14:paraId="3DA2280A" w14:textId="77777777" w:rsidTr="006B325A">
        <w:tc>
          <w:tcPr>
            <w:tcW w:w="4626" w:type="dxa"/>
          </w:tcPr>
          <w:p w14:paraId="77A765D6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Coconut/groundnut/ Sunflower/Mustard</w:t>
            </w:r>
          </w:p>
        </w:tc>
        <w:tc>
          <w:tcPr>
            <w:tcW w:w="975" w:type="dxa"/>
          </w:tcPr>
          <w:p w14:paraId="7345C7DD" w14:textId="0D4C043F" w:rsidR="00AD54B1" w:rsidRPr="00C73E1C" w:rsidRDefault="005027DA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10570 (60.85)</w:t>
            </w:r>
          </w:p>
        </w:tc>
        <w:tc>
          <w:tcPr>
            <w:tcW w:w="1536" w:type="dxa"/>
          </w:tcPr>
          <w:p w14:paraId="6BFAB2D5" w14:textId="5D807E0C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5027DA">
              <w:rPr>
                <w:rFonts w:ascii="Times New Roman" w:hAnsi="Times New Roman" w:cs="Times New Roman"/>
                <w:sz w:val="24"/>
                <w:szCs w:val="24"/>
              </w:rPr>
              <w:t>187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5027DA">
              <w:rPr>
                <w:rFonts w:ascii="Times New Roman" w:hAnsi="Times New Roman" w:cs="Times New Roman"/>
                <w:sz w:val="24"/>
                <w:szCs w:val="24"/>
              </w:rPr>
              <w:t>28.79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32" w:type="dxa"/>
          </w:tcPr>
          <w:p w14:paraId="0BAB8B65" w14:textId="65556DCD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A700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0.0</w:t>
            </w:r>
            <w:r w:rsidR="005027DA" w:rsidRPr="001A700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49</w:t>
            </w:r>
          </w:p>
        </w:tc>
        <w:tc>
          <w:tcPr>
            <w:tcW w:w="975" w:type="dxa"/>
          </w:tcPr>
          <w:p w14:paraId="6A44852B" w14:textId="3D78AF1C" w:rsidR="00AD54B1" w:rsidRPr="00C73E1C" w:rsidRDefault="00B6306F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10067 (60.49)</w:t>
            </w:r>
          </w:p>
        </w:tc>
        <w:tc>
          <w:tcPr>
            <w:tcW w:w="1285" w:type="dxa"/>
          </w:tcPr>
          <w:p w14:paraId="4F0F5877" w14:textId="6812D77D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B6306F">
              <w:rPr>
                <w:rFonts w:ascii="Times New Roman" w:hAnsi="Times New Roman" w:cs="Times New Roman"/>
                <w:sz w:val="24"/>
                <w:szCs w:val="24"/>
              </w:rPr>
              <w:t>64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(6.</w:t>
            </w:r>
            <w:r w:rsidR="00B6306F">
              <w:rPr>
                <w:rFonts w:ascii="Times New Roman" w:hAnsi="Times New Roman" w:cs="Times New Roman"/>
                <w:sz w:val="24"/>
                <w:szCs w:val="24"/>
              </w:rPr>
              <w:t>74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1AC19E9B" w14:textId="7ACC22AC" w:rsidR="00AD54B1" w:rsidRPr="001A7008" w:rsidRDefault="00AD54B1" w:rsidP="00AD54B1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1A700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0.0</w:t>
            </w:r>
            <w:r w:rsidR="00E47B54" w:rsidRPr="001A700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04</w:t>
            </w:r>
          </w:p>
        </w:tc>
        <w:tc>
          <w:tcPr>
            <w:tcW w:w="975" w:type="dxa"/>
          </w:tcPr>
          <w:p w14:paraId="0301E510" w14:textId="429C5863" w:rsidR="00AD54B1" w:rsidRPr="00C73E1C" w:rsidRDefault="00EE5C2E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9862 (60.87)</w:t>
            </w:r>
          </w:p>
        </w:tc>
        <w:tc>
          <w:tcPr>
            <w:tcW w:w="1536" w:type="dxa"/>
          </w:tcPr>
          <w:p w14:paraId="10EE5DD4" w14:textId="5A21C1F9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E453AF">
              <w:rPr>
                <w:rFonts w:ascii="Times New Roman" w:hAnsi="Times New Roman" w:cs="Times New Roman"/>
                <w:sz w:val="24"/>
                <w:szCs w:val="24"/>
              </w:rPr>
              <w:t>659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r w:rsidR="00E453AF">
              <w:rPr>
                <w:rFonts w:ascii="Times New Roman" w:hAnsi="Times New Roman" w:cs="Times New Roman"/>
                <w:sz w:val="24"/>
                <w:szCs w:val="24"/>
              </w:rPr>
              <w:t>0.69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2392465D" w14:textId="5C1B5DA0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0.4</w:t>
            </w:r>
            <w:r w:rsidR="00E453AF">
              <w:rPr>
                <w:rFonts w:ascii="Times New Roman" w:hAnsi="Times New Roman" w:cs="Times New Roman"/>
                <w:sz w:val="24"/>
                <w:szCs w:val="24"/>
              </w:rPr>
              <w:t>63</w:t>
            </w:r>
          </w:p>
        </w:tc>
      </w:tr>
      <w:tr w:rsidR="00EA5E26" w:rsidRPr="00C73E1C" w14:paraId="7E705A4D" w14:textId="77777777" w:rsidTr="006B325A">
        <w:tc>
          <w:tcPr>
            <w:tcW w:w="4626" w:type="dxa"/>
          </w:tcPr>
          <w:p w14:paraId="10E6E1B3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Soybean/Vegetable/ Palm</w:t>
            </w:r>
          </w:p>
        </w:tc>
        <w:tc>
          <w:tcPr>
            <w:tcW w:w="975" w:type="dxa"/>
          </w:tcPr>
          <w:p w14:paraId="4E70DB8A" w14:textId="69B7FD18" w:rsidR="00AD54B1" w:rsidRPr="00C73E1C" w:rsidRDefault="005027DA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5156 (33.32)</w:t>
            </w:r>
          </w:p>
        </w:tc>
        <w:tc>
          <w:tcPr>
            <w:tcW w:w="1536" w:type="dxa"/>
          </w:tcPr>
          <w:p w14:paraId="046D503F" w14:textId="568DE6F6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  <w:r w:rsidR="005027DA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r w:rsidR="005027DA">
              <w:rPr>
                <w:rFonts w:ascii="Times New Roman" w:hAnsi="Times New Roman" w:cs="Times New Roman"/>
                <w:sz w:val="24"/>
                <w:szCs w:val="24"/>
              </w:rPr>
              <w:t>4.87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32" w:type="dxa"/>
          </w:tcPr>
          <w:p w14:paraId="70AC278C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5" w:type="dxa"/>
          </w:tcPr>
          <w:p w14:paraId="1340EE66" w14:textId="68F80246" w:rsidR="00AD54B1" w:rsidRPr="00C73E1C" w:rsidRDefault="00B6306F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5067 (33.58)</w:t>
            </w:r>
          </w:p>
        </w:tc>
        <w:tc>
          <w:tcPr>
            <w:tcW w:w="1285" w:type="dxa"/>
          </w:tcPr>
          <w:p w14:paraId="17761B93" w14:textId="61B5B72C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259 (3.69)</w:t>
            </w:r>
          </w:p>
        </w:tc>
        <w:tc>
          <w:tcPr>
            <w:tcW w:w="1174" w:type="dxa"/>
          </w:tcPr>
          <w:p w14:paraId="290C97AB" w14:textId="77777777" w:rsidR="00AD54B1" w:rsidRPr="001A7008" w:rsidRDefault="00AD54B1" w:rsidP="00AD54B1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975" w:type="dxa"/>
          </w:tcPr>
          <w:p w14:paraId="4A539081" w14:textId="292C405A" w:rsidR="00AD54B1" w:rsidRPr="00C73E1C" w:rsidRDefault="00EE5C2E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4085 (33.20)</w:t>
            </w:r>
          </w:p>
        </w:tc>
        <w:tc>
          <w:tcPr>
            <w:tcW w:w="1536" w:type="dxa"/>
          </w:tcPr>
          <w:p w14:paraId="6323369D" w14:textId="3303CBB5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E453AF">
              <w:rPr>
                <w:rFonts w:ascii="Times New Roman" w:hAnsi="Times New Roman" w:cs="Times New Roman"/>
                <w:sz w:val="24"/>
                <w:szCs w:val="24"/>
              </w:rPr>
              <w:t>377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r w:rsidR="00E453AF">
              <w:rPr>
                <w:rFonts w:ascii="Times New Roman" w:hAnsi="Times New Roman" w:cs="Times New Roman"/>
                <w:sz w:val="24"/>
                <w:szCs w:val="24"/>
              </w:rPr>
              <w:t>1.40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58F3076A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5E26" w:rsidRPr="00C73E1C" w14:paraId="3C7E18EC" w14:textId="77777777" w:rsidTr="006B325A">
        <w:tc>
          <w:tcPr>
            <w:tcW w:w="4626" w:type="dxa"/>
          </w:tcPr>
          <w:p w14:paraId="37453249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Others/ Olive/Corn /Not specific</w:t>
            </w:r>
          </w:p>
        </w:tc>
        <w:tc>
          <w:tcPr>
            <w:tcW w:w="975" w:type="dxa"/>
          </w:tcPr>
          <w:p w14:paraId="40D71C0C" w14:textId="13396EBA" w:rsidR="00AD54B1" w:rsidRPr="00C73E1C" w:rsidRDefault="005027DA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1000 (5.83)</w:t>
            </w:r>
          </w:p>
        </w:tc>
        <w:tc>
          <w:tcPr>
            <w:tcW w:w="1536" w:type="dxa"/>
          </w:tcPr>
          <w:p w14:paraId="74A6ED2A" w14:textId="350E6CB2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5027DA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r w:rsidR="005027DA">
              <w:rPr>
                <w:rFonts w:ascii="Times New Roman" w:hAnsi="Times New Roman" w:cs="Times New Roman"/>
                <w:sz w:val="24"/>
                <w:szCs w:val="24"/>
              </w:rPr>
              <w:t>7.87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32" w:type="dxa"/>
          </w:tcPr>
          <w:p w14:paraId="42E54B82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5" w:type="dxa"/>
          </w:tcPr>
          <w:p w14:paraId="3ED9F53F" w14:textId="64C358DD" w:rsidR="00AD54B1" w:rsidRPr="00C73E1C" w:rsidRDefault="00B6306F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986 (5.93)</w:t>
            </w:r>
          </w:p>
        </w:tc>
        <w:tc>
          <w:tcPr>
            <w:tcW w:w="1285" w:type="dxa"/>
          </w:tcPr>
          <w:p w14:paraId="718E9FC0" w14:textId="056CC5BB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77 (6.2</w:t>
            </w:r>
            <w:r w:rsidR="00B6306F">
              <w:rPr>
                <w:rFonts w:ascii="Times New Roman" w:hAnsi="Times New Roman" w:cs="Times New Roman"/>
                <w:sz w:val="24"/>
                <w:szCs w:val="24"/>
              </w:rPr>
              <w:t>5)</w:t>
            </w:r>
          </w:p>
        </w:tc>
        <w:tc>
          <w:tcPr>
            <w:tcW w:w="1174" w:type="dxa"/>
          </w:tcPr>
          <w:p w14:paraId="07938DAD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5" w:type="dxa"/>
          </w:tcPr>
          <w:p w14:paraId="3CA66DE3" w14:textId="154C56E8" w:rsidR="00AD54B1" w:rsidRPr="00C73E1C" w:rsidRDefault="00EE5C2E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768 (5.93)</w:t>
            </w:r>
          </w:p>
        </w:tc>
        <w:tc>
          <w:tcPr>
            <w:tcW w:w="1536" w:type="dxa"/>
          </w:tcPr>
          <w:p w14:paraId="42AEE251" w14:textId="0CE54A76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E453AF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r w:rsidR="00E453AF">
              <w:rPr>
                <w:rFonts w:ascii="Times New Roman" w:hAnsi="Times New Roman" w:cs="Times New Roman"/>
                <w:sz w:val="24"/>
                <w:szCs w:val="24"/>
              </w:rPr>
              <w:t>5.27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4A2D074E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5E26" w:rsidRPr="00C73E1C" w14:paraId="6D00CF8F" w14:textId="77777777" w:rsidTr="006B325A">
        <w:tc>
          <w:tcPr>
            <w:tcW w:w="4626" w:type="dxa"/>
          </w:tcPr>
          <w:p w14:paraId="4C8EEA8E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Meals eaten outside in a week</w:t>
            </w:r>
          </w:p>
        </w:tc>
        <w:tc>
          <w:tcPr>
            <w:tcW w:w="975" w:type="dxa"/>
          </w:tcPr>
          <w:p w14:paraId="38B59F09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536" w:type="dxa"/>
          </w:tcPr>
          <w:p w14:paraId="21C914BE" w14:textId="175BD2E0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32" w:type="dxa"/>
          </w:tcPr>
          <w:p w14:paraId="3A2D779E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975" w:type="dxa"/>
          </w:tcPr>
          <w:p w14:paraId="4EB036B5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285" w:type="dxa"/>
          </w:tcPr>
          <w:p w14:paraId="7D52C3E2" w14:textId="4AA247FB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74" w:type="dxa"/>
          </w:tcPr>
          <w:p w14:paraId="6B31ACFC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975" w:type="dxa"/>
          </w:tcPr>
          <w:p w14:paraId="3EE4A346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536" w:type="dxa"/>
          </w:tcPr>
          <w:p w14:paraId="6BC6315C" w14:textId="57D26E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74" w:type="dxa"/>
          </w:tcPr>
          <w:p w14:paraId="2D609354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A5E26" w:rsidRPr="00C73E1C" w14:paraId="255901F0" w14:textId="77777777" w:rsidTr="006B325A">
        <w:tc>
          <w:tcPr>
            <w:tcW w:w="4626" w:type="dxa"/>
          </w:tcPr>
          <w:p w14:paraId="53279D2E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975" w:type="dxa"/>
          </w:tcPr>
          <w:p w14:paraId="48E8006C" w14:textId="69DD231B" w:rsidR="00AD54B1" w:rsidRPr="00C73E1C" w:rsidRDefault="00AE2773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3358 (19.72)</w:t>
            </w:r>
          </w:p>
        </w:tc>
        <w:tc>
          <w:tcPr>
            <w:tcW w:w="1536" w:type="dxa"/>
          </w:tcPr>
          <w:p w14:paraId="31C5CDD8" w14:textId="16052DE2" w:rsidR="00AD54B1" w:rsidRPr="00C73E1C" w:rsidRDefault="00221683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824</w:t>
            </w:r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0.88</w:t>
            </w:r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32" w:type="dxa"/>
          </w:tcPr>
          <w:p w14:paraId="0C76B309" w14:textId="33DFD5B1" w:rsidR="00AD54B1" w:rsidRPr="001A7008" w:rsidRDefault="00AD54B1" w:rsidP="00AD54B1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1A700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0.0</w:t>
            </w:r>
            <w:r w:rsidR="000F4B0A" w:rsidRPr="001A700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04</w:t>
            </w:r>
          </w:p>
        </w:tc>
        <w:tc>
          <w:tcPr>
            <w:tcW w:w="975" w:type="dxa"/>
          </w:tcPr>
          <w:p w14:paraId="13E85C19" w14:textId="183AD18B" w:rsidR="00AD54B1" w:rsidRPr="00C73E1C" w:rsidRDefault="00B6306F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3225 (19.55)</w:t>
            </w:r>
          </w:p>
        </w:tc>
        <w:tc>
          <w:tcPr>
            <w:tcW w:w="1285" w:type="dxa"/>
          </w:tcPr>
          <w:p w14:paraId="40BF1266" w14:textId="6103FCAE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  <w:r w:rsidR="00B6306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(5.</w:t>
            </w:r>
            <w:r w:rsidR="00B6306F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7D319A62" w14:textId="710188DB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0.5</w:t>
            </w:r>
            <w:r w:rsidR="00B6306F">
              <w:rPr>
                <w:rFonts w:ascii="Times New Roman" w:hAnsi="Times New Roman" w:cs="Times New Roman"/>
                <w:sz w:val="24"/>
                <w:szCs w:val="24"/>
              </w:rPr>
              <w:t>98</w:t>
            </w:r>
          </w:p>
        </w:tc>
        <w:tc>
          <w:tcPr>
            <w:tcW w:w="975" w:type="dxa"/>
          </w:tcPr>
          <w:p w14:paraId="310C84A2" w14:textId="6639328B" w:rsidR="00AD54B1" w:rsidRPr="00C73E1C" w:rsidRDefault="00E453AF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2698 (19.82)</w:t>
            </w:r>
          </w:p>
        </w:tc>
        <w:tc>
          <w:tcPr>
            <w:tcW w:w="1536" w:type="dxa"/>
          </w:tcPr>
          <w:p w14:paraId="72FC9ECE" w14:textId="1C17781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="00E453AF">
              <w:rPr>
                <w:rFonts w:ascii="Times New Roman" w:hAnsi="Times New Roman" w:cs="Times New Roman"/>
                <w:sz w:val="24"/>
                <w:szCs w:val="24"/>
              </w:rPr>
              <w:t>40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r w:rsidR="00E453AF">
              <w:rPr>
                <w:rFonts w:ascii="Times New Roman" w:hAnsi="Times New Roman" w:cs="Times New Roman"/>
                <w:sz w:val="24"/>
                <w:szCs w:val="24"/>
              </w:rPr>
              <w:t>1.42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606532C1" w14:textId="4B66BB82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0.9</w:t>
            </w:r>
            <w:r w:rsidR="00E453AF">
              <w:rPr>
                <w:rFonts w:ascii="Times New Roman" w:hAnsi="Times New Roman" w:cs="Times New Roman"/>
                <w:sz w:val="24"/>
                <w:szCs w:val="24"/>
              </w:rPr>
              <w:t>57</w:t>
            </w:r>
          </w:p>
        </w:tc>
      </w:tr>
      <w:tr w:rsidR="00EA5E26" w:rsidRPr="00C73E1C" w14:paraId="20E7D024" w14:textId="77777777" w:rsidTr="006B325A">
        <w:tc>
          <w:tcPr>
            <w:tcW w:w="4626" w:type="dxa"/>
          </w:tcPr>
          <w:p w14:paraId="62AC1646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75" w:type="dxa"/>
          </w:tcPr>
          <w:p w14:paraId="48FD5C61" w14:textId="6481C55A" w:rsidR="00AD54B1" w:rsidRPr="00C73E1C" w:rsidRDefault="00AE2773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12749 (80.28)</w:t>
            </w:r>
          </w:p>
        </w:tc>
        <w:tc>
          <w:tcPr>
            <w:tcW w:w="1536" w:type="dxa"/>
          </w:tcPr>
          <w:p w14:paraId="7EDF5D35" w14:textId="540A0780" w:rsidR="00AD54B1" w:rsidRPr="00C73E1C" w:rsidRDefault="00221683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3934</w:t>
            </w:r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8.65</w:t>
            </w:r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32" w:type="dxa"/>
          </w:tcPr>
          <w:p w14:paraId="5A07BC07" w14:textId="77777777" w:rsidR="00AD54B1" w:rsidRPr="001A7008" w:rsidRDefault="00AD54B1" w:rsidP="00AD54B1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975" w:type="dxa"/>
          </w:tcPr>
          <w:p w14:paraId="33AB96E1" w14:textId="3A53C972" w:rsidR="00AD54B1" w:rsidRPr="00C73E1C" w:rsidRDefault="00B6306F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12306 (80.45)</w:t>
            </w:r>
          </w:p>
        </w:tc>
        <w:tc>
          <w:tcPr>
            <w:tcW w:w="1285" w:type="dxa"/>
          </w:tcPr>
          <w:p w14:paraId="75C54975" w14:textId="553BE82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B6306F">
              <w:rPr>
                <w:rFonts w:ascii="Times New Roman" w:hAnsi="Times New Roman" w:cs="Times New Roman"/>
                <w:sz w:val="24"/>
                <w:szCs w:val="24"/>
              </w:rPr>
              <w:t>62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(5.</w:t>
            </w:r>
            <w:r w:rsidR="00B6306F">
              <w:rPr>
                <w:rFonts w:ascii="Times New Roman" w:hAnsi="Times New Roman" w:cs="Times New Roman"/>
                <w:sz w:val="24"/>
                <w:szCs w:val="24"/>
              </w:rPr>
              <w:t>86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2CA00371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5" w:type="dxa"/>
          </w:tcPr>
          <w:p w14:paraId="33951F8A" w14:textId="3394A936" w:rsidR="00AD54B1" w:rsidRPr="00C73E1C" w:rsidRDefault="00E453AF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11542 (80.18)</w:t>
            </w:r>
          </w:p>
        </w:tc>
        <w:tc>
          <w:tcPr>
            <w:tcW w:w="1536" w:type="dxa"/>
          </w:tcPr>
          <w:p w14:paraId="11B0DC4C" w14:textId="773E5D41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E453AF">
              <w:rPr>
                <w:rFonts w:ascii="Times New Roman" w:hAnsi="Times New Roman" w:cs="Times New Roman"/>
                <w:sz w:val="24"/>
                <w:szCs w:val="24"/>
              </w:rPr>
              <w:t>493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r w:rsidR="00E453AF">
              <w:rPr>
                <w:rFonts w:ascii="Times New Roman" w:hAnsi="Times New Roman" w:cs="Times New Roman"/>
                <w:sz w:val="24"/>
                <w:szCs w:val="24"/>
              </w:rPr>
              <w:t>1.30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490005B5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5E26" w:rsidRPr="00C73E1C" w14:paraId="5CDA1DF6" w14:textId="77777777" w:rsidTr="006B325A">
        <w:tc>
          <w:tcPr>
            <w:tcW w:w="4626" w:type="dxa"/>
          </w:tcPr>
          <w:p w14:paraId="7828B151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Physical activity</w:t>
            </w:r>
          </w:p>
        </w:tc>
        <w:tc>
          <w:tcPr>
            <w:tcW w:w="975" w:type="dxa"/>
          </w:tcPr>
          <w:p w14:paraId="02633CE7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36" w:type="dxa"/>
          </w:tcPr>
          <w:p w14:paraId="4C277220" w14:textId="3ACDC09E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2" w:type="dxa"/>
          </w:tcPr>
          <w:p w14:paraId="20521FA7" w14:textId="77777777" w:rsidR="00AD54B1" w:rsidRPr="001A7008" w:rsidRDefault="00AD54B1" w:rsidP="00AD54B1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975" w:type="dxa"/>
          </w:tcPr>
          <w:p w14:paraId="0C8F0383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85" w:type="dxa"/>
          </w:tcPr>
          <w:p w14:paraId="0994FDF9" w14:textId="58C805B0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4" w:type="dxa"/>
          </w:tcPr>
          <w:p w14:paraId="33DFE4B1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5" w:type="dxa"/>
          </w:tcPr>
          <w:p w14:paraId="26ADC34C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36" w:type="dxa"/>
          </w:tcPr>
          <w:p w14:paraId="2F552CB9" w14:textId="7AE7B8E9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4" w:type="dxa"/>
          </w:tcPr>
          <w:p w14:paraId="71A1878D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5E26" w:rsidRPr="00C73E1C" w14:paraId="4C589F35" w14:textId="77777777" w:rsidTr="006B325A">
        <w:tc>
          <w:tcPr>
            <w:tcW w:w="4626" w:type="dxa"/>
          </w:tcPr>
          <w:p w14:paraId="36BC5C61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Vigorous activity at work</w:t>
            </w:r>
          </w:p>
        </w:tc>
        <w:tc>
          <w:tcPr>
            <w:tcW w:w="975" w:type="dxa"/>
          </w:tcPr>
          <w:p w14:paraId="66ED6FDB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536" w:type="dxa"/>
          </w:tcPr>
          <w:p w14:paraId="7330D24C" w14:textId="342412AE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32" w:type="dxa"/>
          </w:tcPr>
          <w:p w14:paraId="33009E61" w14:textId="77777777" w:rsidR="00AD54B1" w:rsidRPr="001A7008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  <w:highlight w:val="yellow"/>
              </w:rPr>
            </w:pPr>
          </w:p>
        </w:tc>
        <w:tc>
          <w:tcPr>
            <w:tcW w:w="975" w:type="dxa"/>
          </w:tcPr>
          <w:p w14:paraId="71E3CEB9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285" w:type="dxa"/>
          </w:tcPr>
          <w:p w14:paraId="39C8B0F3" w14:textId="65867282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74" w:type="dxa"/>
          </w:tcPr>
          <w:p w14:paraId="63393F94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975" w:type="dxa"/>
          </w:tcPr>
          <w:p w14:paraId="2FAD1978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536" w:type="dxa"/>
          </w:tcPr>
          <w:p w14:paraId="264900C9" w14:textId="732A0FCD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74" w:type="dxa"/>
          </w:tcPr>
          <w:p w14:paraId="59AFE7B3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A5E26" w:rsidRPr="00C73E1C" w14:paraId="7C09D222" w14:textId="77777777" w:rsidTr="006B325A">
        <w:tc>
          <w:tcPr>
            <w:tcW w:w="4626" w:type="dxa"/>
          </w:tcPr>
          <w:p w14:paraId="7EE0A4A5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975" w:type="dxa"/>
          </w:tcPr>
          <w:p w14:paraId="33E961E0" w14:textId="4AEDE2B7" w:rsidR="00AD54B1" w:rsidRPr="00C73E1C" w:rsidRDefault="00E6094C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3589 (23.22)</w:t>
            </w:r>
          </w:p>
        </w:tc>
        <w:tc>
          <w:tcPr>
            <w:tcW w:w="1536" w:type="dxa"/>
          </w:tcPr>
          <w:p w14:paraId="0B193978" w14:textId="60A6CB77" w:rsidR="00AD54B1" w:rsidRPr="00C73E1C" w:rsidRDefault="00FA2710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870</w:t>
            </w:r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0.42</w:t>
            </w:r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32" w:type="dxa"/>
          </w:tcPr>
          <w:p w14:paraId="61BE56E1" w14:textId="79D86E97" w:rsidR="00AD54B1" w:rsidRPr="001A7008" w:rsidRDefault="00AD54B1" w:rsidP="00AD54B1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1A700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0.00</w:t>
            </w:r>
            <w:r w:rsidR="00FA2710" w:rsidRPr="001A700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6</w:t>
            </w:r>
          </w:p>
        </w:tc>
        <w:tc>
          <w:tcPr>
            <w:tcW w:w="975" w:type="dxa"/>
          </w:tcPr>
          <w:p w14:paraId="4FE09172" w14:textId="0D6495C0" w:rsidR="00AD54B1" w:rsidRPr="00C73E1C" w:rsidRDefault="00B6306F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3385 (23.00)</w:t>
            </w:r>
          </w:p>
        </w:tc>
        <w:tc>
          <w:tcPr>
            <w:tcW w:w="1285" w:type="dxa"/>
          </w:tcPr>
          <w:p w14:paraId="5E17EEF9" w14:textId="47612851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="00B6306F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(2.</w:t>
            </w:r>
            <w:r w:rsidR="00B6306F">
              <w:rPr>
                <w:rFonts w:ascii="Times New Roman" w:hAnsi="Times New Roman" w:cs="Times New Roman"/>
                <w:sz w:val="24"/>
                <w:szCs w:val="24"/>
              </w:rPr>
              <w:t>53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57379C40" w14:textId="77777777" w:rsidR="00AD54B1" w:rsidRPr="001A7008" w:rsidRDefault="00AD54B1" w:rsidP="00AD54B1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1A700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&lt;0.001</w:t>
            </w:r>
          </w:p>
        </w:tc>
        <w:tc>
          <w:tcPr>
            <w:tcW w:w="975" w:type="dxa"/>
          </w:tcPr>
          <w:p w14:paraId="68470D46" w14:textId="67C3F631" w:rsidR="00AD54B1" w:rsidRPr="00C73E1C" w:rsidRDefault="00470A02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3341 (23.00)</w:t>
            </w:r>
          </w:p>
        </w:tc>
        <w:tc>
          <w:tcPr>
            <w:tcW w:w="1536" w:type="dxa"/>
          </w:tcPr>
          <w:p w14:paraId="0B721C45" w14:textId="463E96BD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470A02">
              <w:rPr>
                <w:rFonts w:ascii="Times New Roman" w:hAnsi="Times New Roman" w:cs="Times New Roman"/>
                <w:sz w:val="24"/>
                <w:szCs w:val="24"/>
              </w:rPr>
              <w:t>02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r w:rsidR="00470A02">
              <w:rPr>
                <w:rFonts w:ascii="Times New Roman" w:hAnsi="Times New Roman" w:cs="Times New Roman"/>
                <w:sz w:val="24"/>
                <w:szCs w:val="24"/>
              </w:rPr>
              <w:t>0.70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33B32E73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A700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&lt;0.001</w:t>
            </w:r>
          </w:p>
        </w:tc>
      </w:tr>
      <w:tr w:rsidR="00EA5E26" w:rsidRPr="00C73E1C" w14:paraId="6295FB5B" w14:textId="77777777" w:rsidTr="006B325A">
        <w:tc>
          <w:tcPr>
            <w:tcW w:w="4626" w:type="dxa"/>
          </w:tcPr>
          <w:p w14:paraId="1FCF52D2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75" w:type="dxa"/>
          </w:tcPr>
          <w:p w14:paraId="4B6C2623" w14:textId="0B0F3661" w:rsidR="00AD54B1" w:rsidRPr="00C73E1C" w:rsidRDefault="00E6094C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13314 (76.78)</w:t>
            </w:r>
          </w:p>
        </w:tc>
        <w:tc>
          <w:tcPr>
            <w:tcW w:w="1536" w:type="dxa"/>
          </w:tcPr>
          <w:p w14:paraId="6FA90E7D" w14:textId="5A3CD0A8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FA2710">
              <w:rPr>
                <w:rFonts w:ascii="Times New Roman" w:hAnsi="Times New Roman" w:cs="Times New Roman"/>
                <w:sz w:val="24"/>
                <w:szCs w:val="24"/>
              </w:rPr>
              <w:t>107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FA2710">
              <w:rPr>
                <w:rFonts w:ascii="Times New Roman" w:hAnsi="Times New Roman" w:cs="Times New Roman"/>
                <w:sz w:val="24"/>
                <w:szCs w:val="24"/>
              </w:rPr>
              <w:t>29.49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32" w:type="dxa"/>
          </w:tcPr>
          <w:p w14:paraId="439DC733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5" w:type="dxa"/>
          </w:tcPr>
          <w:p w14:paraId="17596097" w14:textId="234B31D3" w:rsidR="00AD54B1" w:rsidRPr="00C73E1C" w:rsidRDefault="00B6306F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12903 (77.00)</w:t>
            </w:r>
          </w:p>
        </w:tc>
        <w:tc>
          <w:tcPr>
            <w:tcW w:w="1285" w:type="dxa"/>
          </w:tcPr>
          <w:p w14:paraId="16EFB7B0" w14:textId="0C4E7965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="00B6306F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(6.6</w:t>
            </w:r>
            <w:r w:rsidR="00B6306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05668B58" w14:textId="77777777" w:rsidR="00AD54B1" w:rsidRPr="001A7008" w:rsidRDefault="00AD54B1" w:rsidP="00AD54B1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975" w:type="dxa"/>
          </w:tcPr>
          <w:p w14:paraId="72BB2344" w14:textId="39EF1894" w:rsidR="00AD54B1" w:rsidRPr="00C73E1C" w:rsidRDefault="00470A02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11521 (77.00)</w:t>
            </w:r>
          </w:p>
        </w:tc>
        <w:tc>
          <w:tcPr>
            <w:tcW w:w="1536" w:type="dxa"/>
          </w:tcPr>
          <w:p w14:paraId="49FC6F7B" w14:textId="756787FB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470A02">
              <w:rPr>
                <w:rFonts w:ascii="Times New Roman" w:hAnsi="Times New Roman" w:cs="Times New Roman"/>
                <w:sz w:val="24"/>
                <w:szCs w:val="24"/>
              </w:rPr>
              <w:t>813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r w:rsidR="00470A02">
              <w:rPr>
                <w:rFonts w:ascii="Times New Roman" w:hAnsi="Times New Roman" w:cs="Times New Roman"/>
                <w:sz w:val="24"/>
                <w:szCs w:val="24"/>
              </w:rPr>
              <w:t>4.35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744DAA95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5E26" w:rsidRPr="00C73E1C" w14:paraId="28400D96" w14:textId="77777777" w:rsidTr="006B325A">
        <w:tc>
          <w:tcPr>
            <w:tcW w:w="4626" w:type="dxa"/>
          </w:tcPr>
          <w:p w14:paraId="2ED8BB2F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Moderate activity at work</w:t>
            </w:r>
          </w:p>
        </w:tc>
        <w:tc>
          <w:tcPr>
            <w:tcW w:w="975" w:type="dxa"/>
          </w:tcPr>
          <w:p w14:paraId="0A5965F8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536" w:type="dxa"/>
          </w:tcPr>
          <w:p w14:paraId="4B91CDD8" w14:textId="0EFFE74E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32" w:type="dxa"/>
          </w:tcPr>
          <w:p w14:paraId="3392B428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975" w:type="dxa"/>
          </w:tcPr>
          <w:p w14:paraId="28B8186E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285" w:type="dxa"/>
          </w:tcPr>
          <w:p w14:paraId="1E163076" w14:textId="5ADB43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74" w:type="dxa"/>
          </w:tcPr>
          <w:p w14:paraId="544DCEBF" w14:textId="77777777" w:rsidR="00AD54B1" w:rsidRPr="001A7008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  <w:highlight w:val="yellow"/>
              </w:rPr>
            </w:pPr>
          </w:p>
        </w:tc>
        <w:tc>
          <w:tcPr>
            <w:tcW w:w="975" w:type="dxa"/>
          </w:tcPr>
          <w:p w14:paraId="3F6776AF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536" w:type="dxa"/>
          </w:tcPr>
          <w:p w14:paraId="480151D9" w14:textId="1044EDE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74" w:type="dxa"/>
          </w:tcPr>
          <w:p w14:paraId="75ADD136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A5E26" w:rsidRPr="00C73E1C" w14:paraId="6E1C6CBB" w14:textId="77777777" w:rsidTr="006B325A">
        <w:tc>
          <w:tcPr>
            <w:tcW w:w="4626" w:type="dxa"/>
          </w:tcPr>
          <w:p w14:paraId="3C560ED5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975" w:type="dxa"/>
          </w:tcPr>
          <w:p w14:paraId="5D50CE66" w14:textId="094712C6" w:rsidR="00AD54B1" w:rsidRPr="00C73E1C" w:rsidRDefault="00FA2710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9751 (61.80)</w:t>
            </w:r>
          </w:p>
        </w:tc>
        <w:tc>
          <w:tcPr>
            <w:tcW w:w="1536" w:type="dxa"/>
          </w:tcPr>
          <w:p w14:paraId="4C83C4F7" w14:textId="77F9556F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FA2710">
              <w:rPr>
                <w:rFonts w:ascii="Times New Roman" w:hAnsi="Times New Roman" w:cs="Times New Roman"/>
                <w:sz w:val="24"/>
                <w:szCs w:val="24"/>
              </w:rPr>
              <w:t>810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r w:rsidR="00FA2710">
              <w:rPr>
                <w:rFonts w:ascii="Times New Roman" w:hAnsi="Times New Roman" w:cs="Times New Roman"/>
                <w:sz w:val="24"/>
                <w:szCs w:val="24"/>
              </w:rPr>
              <w:t>7.26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32" w:type="dxa"/>
          </w:tcPr>
          <w:p w14:paraId="76280B6C" w14:textId="334F89D2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EB0897">
              <w:rPr>
                <w:rFonts w:ascii="Times New Roman" w:hAnsi="Times New Roman" w:cs="Times New Roman"/>
                <w:sz w:val="24"/>
                <w:szCs w:val="24"/>
              </w:rPr>
              <w:t>860</w:t>
            </w:r>
          </w:p>
        </w:tc>
        <w:tc>
          <w:tcPr>
            <w:tcW w:w="975" w:type="dxa"/>
          </w:tcPr>
          <w:p w14:paraId="159DF239" w14:textId="2B96B718" w:rsidR="00AD54B1" w:rsidRPr="00C73E1C" w:rsidRDefault="00B6306F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9337 (61.82)</w:t>
            </w:r>
          </w:p>
        </w:tc>
        <w:tc>
          <w:tcPr>
            <w:tcW w:w="1285" w:type="dxa"/>
          </w:tcPr>
          <w:p w14:paraId="794B2A50" w14:textId="47341B8E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B6306F">
              <w:rPr>
                <w:rFonts w:ascii="Times New Roman" w:hAnsi="Times New Roman" w:cs="Times New Roman"/>
                <w:sz w:val="24"/>
                <w:szCs w:val="24"/>
              </w:rPr>
              <w:t>79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(4.9</w:t>
            </w:r>
            <w:r w:rsidR="00B6306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53A33779" w14:textId="77777777" w:rsidR="00AD54B1" w:rsidRPr="001A7008" w:rsidRDefault="00AD54B1" w:rsidP="00AD54B1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1A700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0.003</w:t>
            </w:r>
          </w:p>
        </w:tc>
        <w:tc>
          <w:tcPr>
            <w:tcW w:w="975" w:type="dxa"/>
          </w:tcPr>
          <w:p w14:paraId="770A7D3E" w14:textId="092B7842" w:rsidR="00AD54B1" w:rsidRPr="00C73E1C" w:rsidRDefault="00470A02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9166 (61.53)</w:t>
            </w:r>
          </w:p>
        </w:tc>
        <w:tc>
          <w:tcPr>
            <w:tcW w:w="1536" w:type="dxa"/>
          </w:tcPr>
          <w:p w14:paraId="3793F2E7" w14:textId="0E9CFC1D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470A02">
              <w:rPr>
                <w:rFonts w:ascii="Times New Roman" w:hAnsi="Times New Roman" w:cs="Times New Roman"/>
                <w:sz w:val="24"/>
                <w:szCs w:val="24"/>
              </w:rPr>
              <w:t>591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r w:rsidR="00470A02">
              <w:rPr>
                <w:rFonts w:ascii="Times New Roman" w:hAnsi="Times New Roman" w:cs="Times New Roman"/>
                <w:sz w:val="24"/>
                <w:szCs w:val="24"/>
              </w:rPr>
              <w:t>0.90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41DA4882" w14:textId="3780A87F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0.7</w:t>
            </w:r>
            <w:r w:rsidR="00470A02">
              <w:rPr>
                <w:rFonts w:ascii="Times New Roman" w:hAnsi="Times New Roman" w:cs="Times New Roman"/>
                <w:sz w:val="24"/>
                <w:szCs w:val="24"/>
              </w:rPr>
              <w:t>02</w:t>
            </w:r>
          </w:p>
        </w:tc>
      </w:tr>
      <w:tr w:rsidR="00EA5E26" w:rsidRPr="00C73E1C" w14:paraId="02491431" w14:textId="77777777" w:rsidTr="006B325A">
        <w:tc>
          <w:tcPr>
            <w:tcW w:w="4626" w:type="dxa"/>
          </w:tcPr>
          <w:p w14:paraId="5384230A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75" w:type="dxa"/>
          </w:tcPr>
          <w:p w14:paraId="44174B88" w14:textId="5570B03C" w:rsidR="00AD54B1" w:rsidRPr="00C73E1C" w:rsidRDefault="00FA2710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7152 (38.20)</w:t>
            </w:r>
          </w:p>
        </w:tc>
        <w:tc>
          <w:tcPr>
            <w:tcW w:w="1536" w:type="dxa"/>
          </w:tcPr>
          <w:p w14:paraId="0F41200F" w14:textId="17C61E2E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FA2710">
              <w:rPr>
                <w:rFonts w:ascii="Times New Roman" w:hAnsi="Times New Roman" w:cs="Times New Roman"/>
                <w:sz w:val="24"/>
                <w:szCs w:val="24"/>
              </w:rPr>
              <w:t>167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r w:rsidR="00FA2710">
              <w:rPr>
                <w:rFonts w:ascii="Times New Roman" w:hAnsi="Times New Roman" w:cs="Times New Roman"/>
                <w:sz w:val="24"/>
                <w:szCs w:val="24"/>
              </w:rPr>
              <w:t>7.60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32" w:type="dxa"/>
          </w:tcPr>
          <w:p w14:paraId="5077A8BA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5" w:type="dxa"/>
          </w:tcPr>
          <w:p w14:paraId="3C309ECC" w14:textId="29835955" w:rsidR="00AD54B1" w:rsidRPr="00C73E1C" w:rsidRDefault="00B6306F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6951 (38.18)</w:t>
            </w:r>
          </w:p>
        </w:tc>
        <w:tc>
          <w:tcPr>
            <w:tcW w:w="1285" w:type="dxa"/>
          </w:tcPr>
          <w:p w14:paraId="1990DA23" w14:textId="2992B354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B6306F">
              <w:rPr>
                <w:rFonts w:ascii="Times New Roman" w:hAnsi="Times New Roman" w:cs="Times New Roman"/>
                <w:sz w:val="24"/>
                <w:szCs w:val="24"/>
              </w:rPr>
              <w:t>31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B6306F">
              <w:rPr>
                <w:rFonts w:ascii="Times New Roman" w:hAnsi="Times New Roman" w:cs="Times New Roman"/>
                <w:sz w:val="24"/>
                <w:szCs w:val="24"/>
              </w:rPr>
              <w:t>6.95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650D4023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5" w:type="dxa"/>
          </w:tcPr>
          <w:p w14:paraId="35BDA69E" w14:textId="6A8DAAFF" w:rsidR="00AD54B1" w:rsidRPr="00C73E1C" w:rsidRDefault="00470A02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5696 (38.47)</w:t>
            </w:r>
          </w:p>
        </w:tc>
        <w:tc>
          <w:tcPr>
            <w:tcW w:w="1536" w:type="dxa"/>
          </w:tcPr>
          <w:p w14:paraId="48626D3C" w14:textId="36487285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  <w:r w:rsidR="00470A02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r w:rsidR="00470A02">
              <w:rPr>
                <w:rFonts w:ascii="Times New Roman" w:hAnsi="Times New Roman" w:cs="Times New Roman"/>
                <w:sz w:val="24"/>
                <w:szCs w:val="24"/>
              </w:rPr>
              <w:t>1.71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03056D91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5E26" w:rsidRPr="00C73E1C" w14:paraId="355253A3" w14:textId="77777777" w:rsidTr="006B325A">
        <w:tc>
          <w:tcPr>
            <w:tcW w:w="4626" w:type="dxa"/>
          </w:tcPr>
          <w:p w14:paraId="48985E57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Active transport</w:t>
            </w:r>
          </w:p>
        </w:tc>
        <w:tc>
          <w:tcPr>
            <w:tcW w:w="975" w:type="dxa"/>
          </w:tcPr>
          <w:p w14:paraId="00B0B7ED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536" w:type="dxa"/>
          </w:tcPr>
          <w:p w14:paraId="18680579" w14:textId="4CB96DA9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32" w:type="dxa"/>
          </w:tcPr>
          <w:p w14:paraId="69A6A4EF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975" w:type="dxa"/>
          </w:tcPr>
          <w:p w14:paraId="74F025D8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285" w:type="dxa"/>
          </w:tcPr>
          <w:p w14:paraId="39124495" w14:textId="3048D3BF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74" w:type="dxa"/>
          </w:tcPr>
          <w:p w14:paraId="0CDDE737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975" w:type="dxa"/>
          </w:tcPr>
          <w:p w14:paraId="70B54F88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536" w:type="dxa"/>
          </w:tcPr>
          <w:p w14:paraId="37FBEFB7" w14:textId="47ADC6ED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74" w:type="dxa"/>
          </w:tcPr>
          <w:p w14:paraId="572804F0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A5E26" w:rsidRPr="00C73E1C" w14:paraId="48382067" w14:textId="77777777" w:rsidTr="006B325A">
        <w:tc>
          <w:tcPr>
            <w:tcW w:w="4626" w:type="dxa"/>
          </w:tcPr>
          <w:p w14:paraId="325F75FF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Yes </w:t>
            </w:r>
          </w:p>
        </w:tc>
        <w:tc>
          <w:tcPr>
            <w:tcW w:w="975" w:type="dxa"/>
          </w:tcPr>
          <w:p w14:paraId="2F357CDE" w14:textId="35CE7A2C" w:rsidR="00AD54B1" w:rsidRPr="00C73E1C" w:rsidRDefault="00EB0897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10740 (69.26)</w:t>
            </w:r>
          </w:p>
        </w:tc>
        <w:tc>
          <w:tcPr>
            <w:tcW w:w="1536" w:type="dxa"/>
          </w:tcPr>
          <w:p w14:paraId="133E930D" w14:textId="7C1041B3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EB0897">
              <w:rPr>
                <w:rFonts w:ascii="Times New Roman" w:hAnsi="Times New Roman" w:cs="Times New Roman"/>
                <w:sz w:val="24"/>
                <w:szCs w:val="24"/>
              </w:rPr>
              <w:t>057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r w:rsidR="00EB0897">
              <w:rPr>
                <w:rFonts w:ascii="Times New Roman" w:hAnsi="Times New Roman" w:cs="Times New Roman"/>
                <w:sz w:val="24"/>
                <w:szCs w:val="24"/>
              </w:rPr>
              <w:t>5.68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32" w:type="dxa"/>
          </w:tcPr>
          <w:p w14:paraId="629C2446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A700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&lt;0.001</w:t>
            </w:r>
          </w:p>
        </w:tc>
        <w:tc>
          <w:tcPr>
            <w:tcW w:w="975" w:type="dxa"/>
          </w:tcPr>
          <w:p w14:paraId="6A0FB249" w14:textId="643D7906" w:rsidR="00AD54B1" w:rsidRPr="00C73E1C" w:rsidRDefault="00822B89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10367 (69.22)</w:t>
            </w:r>
          </w:p>
        </w:tc>
        <w:tc>
          <w:tcPr>
            <w:tcW w:w="1285" w:type="dxa"/>
          </w:tcPr>
          <w:p w14:paraId="1B28875F" w14:textId="4AE14AB2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822B89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(4.7</w:t>
            </w:r>
            <w:r w:rsidR="00822B8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7CDDF73D" w14:textId="77777777" w:rsidR="00AD54B1" w:rsidRPr="001A7008" w:rsidRDefault="00AD54B1" w:rsidP="00AD54B1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1A700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&lt;0.001</w:t>
            </w:r>
          </w:p>
        </w:tc>
        <w:tc>
          <w:tcPr>
            <w:tcW w:w="975" w:type="dxa"/>
          </w:tcPr>
          <w:p w14:paraId="32813737" w14:textId="53127FB4" w:rsidR="00AD54B1" w:rsidRPr="00C73E1C" w:rsidRDefault="00470A02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9588 (69.00)</w:t>
            </w:r>
          </w:p>
        </w:tc>
        <w:tc>
          <w:tcPr>
            <w:tcW w:w="1536" w:type="dxa"/>
          </w:tcPr>
          <w:p w14:paraId="6A62D40C" w14:textId="2BB1055B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470A02">
              <w:rPr>
                <w:rFonts w:ascii="Times New Roman" w:hAnsi="Times New Roman" w:cs="Times New Roman"/>
                <w:sz w:val="24"/>
                <w:szCs w:val="24"/>
              </w:rPr>
              <w:t>035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(31.</w:t>
            </w:r>
            <w:r w:rsidR="00470A02">
              <w:rPr>
                <w:rFonts w:ascii="Times New Roman" w:hAnsi="Times New Roman" w:cs="Times New Roman"/>
                <w:sz w:val="24"/>
                <w:szCs w:val="24"/>
              </w:rPr>
              <w:t>42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6C6DB7FC" w14:textId="2D15BF91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7551C0">
              <w:rPr>
                <w:rFonts w:ascii="Times New Roman" w:hAnsi="Times New Roman" w:cs="Times New Roman"/>
                <w:sz w:val="24"/>
                <w:szCs w:val="24"/>
              </w:rPr>
              <w:t>738</w:t>
            </w:r>
          </w:p>
        </w:tc>
      </w:tr>
      <w:tr w:rsidR="00EA5E26" w:rsidRPr="00C73E1C" w14:paraId="588D52A9" w14:textId="77777777" w:rsidTr="006B325A">
        <w:tc>
          <w:tcPr>
            <w:tcW w:w="4626" w:type="dxa"/>
          </w:tcPr>
          <w:p w14:paraId="2C3FF1F3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75" w:type="dxa"/>
          </w:tcPr>
          <w:p w14:paraId="65A0D65A" w14:textId="17F7CB2F" w:rsidR="00AD54B1" w:rsidRPr="00C73E1C" w:rsidRDefault="00EB0897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6168 (30.74)</w:t>
            </w:r>
          </w:p>
        </w:tc>
        <w:tc>
          <w:tcPr>
            <w:tcW w:w="1536" w:type="dxa"/>
          </w:tcPr>
          <w:p w14:paraId="2C31CBA6" w14:textId="18384C85" w:rsidR="00AD54B1" w:rsidRPr="00C73E1C" w:rsidRDefault="00EB0897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1922</w:t>
            </w:r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1.24</w:t>
            </w:r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32" w:type="dxa"/>
          </w:tcPr>
          <w:p w14:paraId="0D5E6704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5" w:type="dxa"/>
          </w:tcPr>
          <w:p w14:paraId="28FB769E" w14:textId="7AEA6DAB" w:rsidR="00AD54B1" w:rsidRPr="00C73E1C" w:rsidRDefault="00822B89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5926 (30.78)</w:t>
            </w:r>
          </w:p>
        </w:tc>
        <w:tc>
          <w:tcPr>
            <w:tcW w:w="1285" w:type="dxa"/>
          </w:tcPr>
          <w:p w14:paraId="79A2B168" w14:textId="16E4FECA" w:rsidR="00AD54B1" w:rsidRPr="00C73E1C" w:rsidRDefault="00822B89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394</w:t>
            </w:r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7.86</w:t>
            </w:r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717CE262" w14:textId="77777777" w:rsidR="00AD54B1" w:rsidRPr="001A7008" w:rsidRDefault="00AD54B1" w:rsidP="00AD54B1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975" w:type="dxa"/>
          </w:tcPr>
          <w:p w14:paraId="269CF300" w14:textId="3609B6AF" w:rsidR="00AD54B1" w:rsidRPr="00C73E1C" w:rsidRDefault="00470A02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5274 (31.00)</w:t>
            </w:r>
          </w:p>
        </w:tc>
        <w:tc>
          <w:tcPr>
            <w:tcW w:w="1536" w:type="dxa"/>
          </w:tcPr>
          <w:p w14:paraId="5F05B054" w14:textId="00F11134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470A02">
              <w:rPr>
                <w:rFonts w:ascii="Times New Roman" w:hAnsi="Times New Roman" w:cs="Times New Roman"/>
                <w:sz w:val="24"/>
                <w:szCs w:val="24"/>
              </w:rPr>
              <w:t>380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r w:rsidR="00470A02">
              <w:rPr>
                <w:rFonts w:ascii="Times New Roman" w:hAnsi="Times New Roman" w:cs="Times New Roman"/>
                <w:sz w:val="24"/>
                <w:szCs w:val="24"/>
              </w:rPr>
              <w:t>0.74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784A618D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5E26" w:rsidRPr="00C73E1C" w14:paraId="00F0F475" w14:textId="77777777" w:rsidTr="006B325A">
        <w:tc>
          <w:tcPr>
            <w:tcW w:w="4626" w:type="dxa"/>
          </w:tcPr>
          <w:p w14:paraId="40A901B9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Vigorous leisure activity</w:t>
            </w:r>
          </w:p>
        </w:tc>
        <w:tc>
          <w:tcPr>
            <w:tcW w:w="975" w:type="dxa"/>
          </w:tcPr>
          <w:p w14:paraId="1119DDC5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536" w:type="dxa"/>
          </w:tcPr>
          <w:p w14:paraId="2EB3F85D" w14:textId="664C1DA3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32" w:type="dxa"/>
          </w:tcPr>
          <w:p w14:paraId="494BDFAD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975" w:type="dxa"/>
          </w:tcPr>
          <w:p w14:paraId="3D4F50BC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285" w:type="dxa"/>
          </w:tcPr>
          <w:p w14:paraId="7ED0CC28" w14:textId="52024CF6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74" w:type="dxa"/>
          </w:tcPr>
          <w:p w14:paraId="2B351258" w14:textId="77777777" w:rsidR="00AD54B1" w:rsidRPr="001A7008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  <w:highlight w:val="yellow"/>
              </w:rPr>
            </w:pPr>
          </w:p>
        </w:tc>
        <w:tc>
          <w:tcPr>
            <w:tcW w:w="975" w:type="dxa"/>
          </w:tcPr>
          <w:p w14:paraId="535C7909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536" w:type="dxa"/>
          </w:tcPr>
          <w:p w14:paraId="2E0D7E88" w14:textId="6E2317FF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74" w:type="dxa"/>
          </w:tcPr>
          <w:p w14:paraId="56BBE299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A5E26" w:rsidRPr="00C73E1C" w14:paraId="2791BDAF" w14:textId="77777777" w:rsidTr="006B325A">
        <w:tc>
          <w:tcPr>
            <w:tcW w:w="4626" w:type="dxa"/>
          </w:tcPr>
          <w:p w14:paraId="36DEDD0F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975" w:type="dxa"/>
          </w:tcPr>
          <w:p w14:paraId="267AEFDC" w14:textId="1865B5AB" w:rsidR="00AD54B1" w:rsidRPr="00C73E1C" w:rsidRDefault="00AD1D15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744 (3.70)</w:t>
            </w:r>
          </w:p>
        </w:tc>
        <w:tc>
          <w:tcPr>
            <w:tcW w:w="1536" w:type="dxa"/>
          </w:tcPr>
          <w:p w14:paraId="1ED356E7" w14:textId="61C94A2F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AD1D15">
              <w:rPr>
                <w:rFonts w:ascii="Times New Roman" w:hAnsi="Times New Roman" w:cs="Times New Roman"/>
                <w:sz w:val="24"/>
                <w:szCs w:val="24"/>
              </w:rPr>
              <w:t>44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r w:rsidR="00AD1D15">
              <w:rPr>
                <w:rFonts w:ascii="Times New Roman" w:hAnsi="Times New Roman" w:cs="Times New Roman"/>
                <w:sz w:val="24"/>
                <w:szCs w:val="24"/>
              </w:rPr>
              <w:t>2.09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32" w:type="dxa"/>
          </w:tcPr>
          <w:p w14:paraId="2CB9A1AD" w14:textId="022FC9FD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AD1D15">
              <w:rPr>
                <w:rFonts w:ascii="Times New Roman" w:hAnsi="Times New Roman" w:cs="Times New Roman"/>
                <w:sz w:val="24"/>
                <w:szCs w:val="24"/>
              </w:rPr>
              <w:t>246</w:t>
            </w:r>
          </w:p>
        </w:tc>
        <w:tc>
          <w:tcPr>
            <w:tcW w:w="975" w:type="dxa"/>
          </w:tcPr>
          <w:p w14:paraId="70025C18" w14:textId="560F9136" w:rsidR="00AD54B1" w:rsidRPr="00C73E1C" w:rsidRDefault="00822B89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719 (3.58)</w:t>
            </w:r>
          </w:p>
        </w:tc>
        <w:tc>
          <w:tcPr>
            <w:tcW w:w="1285" w:type="dxa"/>
          </w:tcPr>
          <w:p w14:paraId="687C47CE" w14:textId="770F721E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822B8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(1.</w:t>
            </w:r>
            <w:r w:rsidR="00822B89">
              <w:rPr>
                <w:rFonts w:ascii="Times New Roman" w:hAnsi="Times New Roman" w:cs="Times New Roman"/>
                <w:sz w:val="24"/>
                <w:szCs w:val="24"/>
              </w:rPr>
              <w:t>37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02DBA180" w14:textId="77777777" w:rsidR="00AD54B1" w:rsidRPr="001A7008" w:rsidRDefault="00AD54B1" w:rsidP="00AD54B1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1A700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&lt;0.001</w:t>
            </w:r>
          </w:p>
        </w:tc>
        <w:tc>
          <w:tcPr>
            <w:tcW w:w="975" w:type="dxa"/>
          </w:tcPr>
          <w:p w14:paraId="0E8CDFE0" w14:textId="0B2C192C" w:rsidR="00AD54B1" w:rsidRPr="00C73E1C" w:rsidRDefault="000D4F9C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446 (3.55)</w:t>
            </w:r>
          </w:p>
        </w:tc>
        <w:tc>
          <w:tcPr>
            <w:tcW w:w="1536" w:type="dxa"/>
          </w:tcPr>
          <w:p w14:paraId="3ECF620C" w14:textId="77D5B01B" w:rsidR="00AD54B1" w:rsidRPr="00C73E1C" w:rsidRDefault="000D4F9C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78</w:t>
            </w:r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17.75</w:t>
            </w:r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34F14931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A700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&lt;0.001</w:t>
            </w:r>
          </w:p>
        </w:tc>
      </w:tr>
      <w:tr w:rsidR="00EA5E26" w:rsidRPr="00C73E1C" w14:paraId="1D2B114D" w14:textId="77777777" w:rsidTr="006B325A">
        <w:tc>
          <w:tcPr>
            <w:tcW w:w="4626" w:type="dxa"/>
          </w:tcPr>
          <w:p w14:paraId="1D26B719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75" w:type="dxa"/>
          </w:tcPr>
          <w:p w14:paraId="0ED6C0A8" w14:textId="1AA1C57B" w:rsidR="00AD54B1" w:rsidRPr="00C73E1C" w:rsidRDefault="00AD1D15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16158 (96.30)</w:t>
            </w:r>
          </w:p>
        </w:tc>
        <w:tc>
          <w:tcPr>
            <w:tcW w:w="1536" w:type="dxa"/>
          </w:tcPr>
          <w:p w14:paraId="714AE95C" w14:textId="201743C6" w:rsidR="00AD54B1" w:rsidRPr="00C73E1C" w:rsidRDefault="00AD1D15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4832</w:t>
            </w:r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7.59</w:t>
            </w:r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32" w:type="dxa"/>
          </w:tcPr>
          <w:p w14:paraId="61E75FDD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5" w:type="dxa"/>
          </w:tcPr>
          <w:p w14:paraId="36F5CCDE" w14:textId="6DFD9969" w:rsidR="00AD54B1" w:rsidRPr="00C73E1C" w:rsidRDefault="00822B89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15568 (96.42)</w:t>
            </w:r>
          </w:p>
        </w:tc>
        <w:tc>
          <w:tcPr>
            <w:tcW w:w="1285" w:type="dxa"/>
          </w:tcPr>
          <w:p w14:paraId="04557B6E" w14:textId="23D071DB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="00822B89">
              <w:rPr>
                <w:rFonts w:ascii="Times New Roman" w:hAnsi="Times New Roman" w:cs="Times New Roman"/>
                <w:sz w:val="24"/>
                <w:szCs w:val="24"/>
              </w:rPr>
              <w:t>81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(5.</w:t>
            </w:r>
            <w:r w:rsidR="00822B89">
              <w:rPr>
                <w:rFonts w:ascii="Times New Roman" w:hAnsi="Times New Roman" w:cs="Times New Roman"/>
                <w:sz w:val="24"/>
                <w:szCs w:val="24"/>
              </w:rPr>
              <w:t>85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5E6CCBC7" w14:textId="77777777" w:rsidR="00AD54B1" w:rsidRPr="001A7008" w:rsidRDefault="00AD54B1" w:rsidP="00AD54B1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975" w:type="dxa"/>
          </w:tcPr>
          <w:p w14:paraId="29FE6917" w14:textId="47AA15E7" w:rsidR="00AD54B1" w:rsidRPr="00C73E1C" w:rsidRDefault="000D4F9C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14416 (96.45)</w:t>
            </w:r>
          </w:p>
        </w:tc>
        <w:tc>
          <w:tcPr>
            <w:tcW w:w="1536" w:type="dxa"/>
          </w:tcPr>
          <w:p w14:paraId="0ED28091" w14:textId="0E260C8A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0D4F9C">
              <w:rPr>
                <w:rFonts w:ascii="Times New Roman" w:hAnsi="Times New Roman" w:cs="Times New Roman"/>
                <w:sz w:val="24"/>
                <w:szCs w:val="24"/>
              </w:rPr>
              <w:t>337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r w:rsidR="000D4F9C">
              <w:rPr>
                <w:rFonts w:ascii="Times New Roman" w:hAnsi="Times New Roman" w:cs="Times New Roman"/>
                <w:sz w:val="24"/>
                <w:szCs w:val="24"/>
              </w:rPr>
              <w:t>1.70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3C9AE409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5E26" w:rsidRPr="00C73E1C" w14:paraId="657C41BD" w14:textId="77777777" w:rsidTr="006B325A">
        <w:tc>
          <w:tcPr>
            <w:tcW w:w="4626" w:type="dxa"/>
          </w:tcPr>
          <w:p w14:paraId="18437D42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Moderate leisure activity</w:t>
            </w:r>
          </w:p>
        </w:tc>
        <w:tc>
          <w:tcPr>
            <w:tcW w:w="975" w:type="dxa"/>
          </w:tcPr>
          <w:p w14:paraId="0B7F15E2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536" w:type="dxa"/>
          </w:tcPr>
          <w:p w14:paraId="70290EFC" w14:textId="5FA9ADD8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32" w:type="dxa"/>
          </w:tcPr>
          <w:p w14:paraId="7230DAB8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975" w:type="dxa"/>
          </w:tcPr>
          <w:p w14:paraId="234FDD38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285" w:type="dxa"/>
          </w:tcPr>
          <w:p w14:paraId="5743CABD" w14:textId="0EC12908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74" w:type="dxa"/>
          </w:tcPr>
          <w:p w14:paraId="5EC5A547" w14:textId="77777777" w:rsidR="00AD54B1" w:rsidRPr="001A7008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  <w:highlight w:val="yellow"/>
              </w:rPr>
            </w:pPr>
          </w:p>
        </w:tc>
        <w:tc>
          <w:tcPr>
            <w:tcW w:w="975" w:type="dxa"/>
          </w:tcPr>
          <w:p w14:paraId="7B3A831D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536" w:type="dxa"/>
          </w:tcPr>
          <w:p w14:paraId="5F626EDB" w14:textId="20125B05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74" w:type="dxa"/>
          </w:tcPr>
          <w:p w14:paraId="5E43AE22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A5E26" w:rsidRPr="00C73E1C" w14:paraId="5DE36C01" w14:textId="77777777" w:rsidTr="006B325A">
        <w:tc>
          <w:tcPr>
            <w:tcW w:w="4626" w:type="dxa"/>
          </w:tcPr>
          <w:p w14:paraId="6AF2E55F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975" w:type="dxa"/>
          </w:tcPr>
          <w:p w14:paraId="6818B23B" w14:textId="4003C2A0" w:rsidR="00AD54B1" w:rsidRPr="00C73E1C" w:rsidRDefault="00E16BDE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1705 (11.27)</w:t>
            </w:r>
          </w:p>
        </w:tc>
        <w:tc>
          <w:tcPr>
            <w:tcW w:w="1536" w:type="dxa"/>
          </w:tcPr>
          <w:p w14:paraId="03565511" w14:textId="116E7AF5" w:rsidR="00AD54B1" w:rsidRPr="00C73E1C" w:rsidRDefault="00E16BDE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470</w:t>
            </w:r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29.37</w:t>
            </w:r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32" w:type="dxa"/>
          </w:tcPr>
          <w:p w14:paraId="220A21DA" w14:textId="566FD60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0.5</w:t>
            </w:r>
            <w:r w:rsidR="00E16BDE">
              <w:rPr>
                <w:rFonts w:ascii="Times New Roman" w:hAnsi="Times New Roman" w:cs="Times New Roman"/>
                <w:sz w:val="24"/>
                <w:szCs w:val="24"/>
              </w:rPr>
              <w:t>56</w:t>
            </w:r>
          </w:p>
        </w:tc>
        <w:tc>
          <w:tcPr>
            <w:tcW w:w="975" w:type="dxa"/>
          </w:tcPr>
          <w:p w14:paraId="263708CD" w14:textId="1FBC0080" w:rsidR="00AD54B1" w:rsidRPr="00C73E1C" w:rsidRDefault="00ED774F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1648 (11.28)</w:t>
            </w:r>
          </w:p>
        </w:tc>
        <w:tc>
          <w:tcPr>
            <w:tcW w:w="1285" w:type="dxa"/>
          </w:tcPr>
          <w:p w14:paraId="79C17644" w14:textId="1B72C042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115 (7.</w:t>
            </w:r>
            <w:r w:rsidR="00ED774F">
              <w:rPr>
                <w:rFonts w:ascii="Times New Roman" w:hAnsi="Times New Roman" w:cs="Times New Roman"/>
                <w:sz w:val="24"/>
                <w:szCs w:val="24"/>
              </w:rPr>
              <w:t>23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0DE31940" w14:textId="1C46652B" w:rsidR="00AD54B1" w:rsidRPr="001A7008" w:rsidRDefault="00AD54B1" w:rsidP="00AD54B1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1A700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0.</w:t>
            </w:r>
            <w:r w:rsidR="006B57DB" w:rsidRPr="001A700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093</w:t>
            </w:r>
          </w:p>
        </w:tc>
        <w:tc>
          <w:tcPr>
            <w:tcW w:w="975" w:type="dxa"/>
          </w:tcPr>
          <w:p w14:paraId="32F1C5A2" w14:textId="75EF0C08" w:rsidR="00AD54B1" w:rsidRPr="00C73E1C" w:rsidRDefault="000D4F9C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1289 (11.37)</w:t>
            </w:r>
          </w:p>
        </w:tc>
        <w:tc>
          <w:tcPr>
            <w:tcW w:w="1536" w:type="dxa"/>
          </w:tcPr>
          <w:p w14:paraId="5C4C5A2E" w14:textId="4F818CF1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0D4F9C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r w:rsidR="000D4F9C">
              <w:rPr>
                <w:rFonts w:ascii="Times New Roman" w:hAnsi="Times New Roman" w:cs="Times New Roman"/>
                <w:sz w:val="24"/>
                <w:szCs w:val="24"/>
              </w:rPr>
              <w:t>4.40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782C7DCF" w14:textId="3808E5F9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0.3</w:t>
            </w:r>
            <w:r w:rsidR="005E1CEC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</w:tr>
      <w:tr w:rsidR="00EA5E26" w:rsidRPr="00C73E1C" w14:paraId="0A48947C" w14:textId="77777777" w:rsidTr="006B325A">
        <w:tc>
          <w:tcPr>
            <w:tcW w:w="4626" w:type="dxa"/>
          </w:tcPr>
          <w:p w14:paraId="78B33B4D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75" w:type="dxa"/>
          </w:tcPr>
          <w:p w14:paraId="70BB8AB3" w14:textId="07D85693" w:rsidR="00AD54B1" w:rsidRPr="00C73E1C" w:rsidRDefault="00E16BDE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15197 (88.73)</w:t>
            </w:r>
          </w:p>
        </w:tc>
        <w:tc>
          <w:tcPr>
            <w:tcW w:w="1536" w:type="dxa"/>
          </w:tcPr>
          <w:p w14:paraId="0EF6EA1E" w14:textId="58A5EF46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E16BDE">
              <w:rPr>
                <w:rFonts w:ascii="Times New Roman" w:hAnsi="Times New Roman" w:cs="Times New Roman"/>
                <w:sz w:val="24"/>
                <w:szCs w:val="24"/>
              </w:rPr>
              <w:t>508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r w:rsidR="00E16BDE">
              <w:rPr>
                <w:rFonts w:ascii="Times New Roman" w:hAnsi="Times New Roman" w:cs="Times New Roman"/>
                <w:sz w:val="24"/>
                <w:szCs w:val="24"/>
              </w:rPr>
              <w:t>7.14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32" w:type="dxa"/>
          </w:tcPr>
          <w:p w14:paraId="31803F2A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5" w:type="dxa"/>
          </w:tcPr>
          <w:p w14:paraId="06160188" w14:textId="6C5FE1BA" w:rsidR="00AD54B1" w:rsidRPr="00C73E1C" w:rsidRDefault="00ED774F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14639 (88.72)</w:t>
            </w:r>
          </w:p>
        </w:tc>
        <w:tc>
          <w:tcPr>
            <w:tcW w:w="1285" w:type="dxa"/>
          </w:tcPr>
          <w:p w14:paraId="200405ED" w14:textId="56E6C2D9" w:rsidR="00AD54B1" w:rsidRPr="00C73E1C" w:rsidRDefault="00ED774F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896</w:t>
            </w:r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(5.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49</w:t>
            </w:r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55641C81" w14:textId="77777777" w:rsidR="00AD54B1" w:rsidRPr="001A7008" w:rsidRDefault="00AD54B1" w:rsidP="00AD54B1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975" w:type="dxa"/>
          </w:tcPr>
          <w:p w14:paraId="739485E0" w14:textId="6FD37B5A" w:rsidR="00AD54B1" w:rsidRPr="00C73E1C" w:rsidRDefault="000D4F9C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13573 (88.63)</w:t>
            </w:r>
          </w:p>
        </w:tc>
        <w:tc>
          <w:tcPr>
            <w:tcW w:w="1536" w:type="dxa"/>
          </w:tcPr>
          <w:p w14:paraId="7CA65EAC" w14:textId="0F81F331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0D4F9C">
              <w:rPr>
                <w:rFonts w:ascii="Times New Roman" w:hAnsi="Times New Roman" w:cs="Times New Roman"/>
                <w:sz w:val="24"/>
                <w:szCs w:val="24"/>
              </w:rPr>
              <w:t>003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r w:rsidR="000D4F9C">
              <w:rPr>
                <w:rFonts w:ascii="Times New Roman" w:hAnsi="Times New Roman" w:cs="Times New Roman"/>
                <w:sz w:val="24"/>
                <w:szCs w:val="24"/>
              </w:rPr>
              <w:t>0.80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158AD636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5E26" w:rsidRPr="00C73E1C" w14:paraId="21D5ADCA" w14:textId="77777777" w:rsidTr="006B325A">
        <w:tc>
          <w:tcPr>
            <w:tcW w:w="4626" w:type="dxa"/>
          </w:tcPr>
          <w:p w14:paraId="1D751BBC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Obesity</w:t>
            </w:r>
          </w:p>
        </w:tc>
        <w:tc>
          <w:tcPr>
            <w:tcW w:w="975" w:type="dxa"/>
          </w:tcPr>
          <w:p w14:paraId="4F48B275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36" w:type="dxa"/>
          </w:tcPr>
          <w:p w14:paraId="30B5C81A" w14:textId="65C4F06F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2" w:type="dxa"/>
          </w:tcPr>
          <w:p w14:paraId="48CA47E4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5" w:type="dxa"/>
          </w:tcPr>
          <w:p w14:paraId="23122994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85" w:type="dxa"/>
          </w:tcPr>
          <w:p w14:paraId="1334C362" w14:textId="15456A78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4" w:type="dxa"/>
          </w:tcPr>
          <w:p w14:paraId="6A383A00" w14:textId="77777777" w:rsidR="00AD54B1" w:rsidRPr="001A7008" w:rsidRDefault="00AD54B1" w:rsidP="00AD54B1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975" w:type="dxa"/>
          </w:tcPr>
          <w:p w14:paraId="03E2D907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36" w:type="dxa"/>
          </w:tcPr>
          <w:p w14:paraId="0A160312" w14:textId="23E0D89E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4" w:type="dxa"/>
          </w:tcPr>
          <w:p w14:paraId="098080B1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5E26" w:rsidRPr="00C73E1C" w14:paraId="7F53E2EC" w14:textId="77777777" w:rsidTr="006B325A">
        <w:tc>
          <w:tcPr>
            <w:tcW w:w="4626" w:type="dxa"/>
          </w:tcPr>
          <w:p w14:paraId="1D78EDA9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75" w:type="dxa"/>
          </w:tcPr>
          <w:p w14:paraId="316F7AAB" w14:textId="3393FB23" w:rsidR="00AD54B1" w:rsidRPr="00C73E1C" w:rsidRDefault="00F16B05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1162 (5.84)</w:t>
            </w:r>
          </w:p>
        </w:tc>
        <w:tc>
          <w:tcPr>
            <w:tcW w:w="1536" w:type="dxa"/>
          </w:tcPr>
          <w:p w14:paraId="4342269D" w14:textId="5508C41F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F16B05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(56.</w:t>
            </w:r>
            <w:r w:rsidR="00F16B05">
              <w:rPr>
                <w:rFonts w:ascii="Times New Roman" w:hAnsi="Times New Roman" w:cs="Times New Roman"/>
                <w:sz w:val="24"/>
                <w:szCs w:val="24"/>
              </w:rPr>
              <w:t>39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32" w:type="dxa"/>
          </w:tcPr>
          <w:p w14:paraId="5BD0340B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A700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&lt;0.001</w:t>
            </w:r>
          </w:p>
        </w:tc>
        <w:tc>
          <w:tcPr>
            <w:tcW w:w="975" w:type="dxa"/>
          </w:tcPr>
          <w:p w14:paraId="304400F1" w14:textId="1A2C63AF" w:rsidR="00AD54B1" w:rsidRPr="00C73E1C" w:rsidRDefault="00B7243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1144 (5.90)</w:t>
            </w:r>
          </w:p>
        </w:tc>
        <w:tc>
          <w:tcPr>
            <w:tcW w:w="1285" w:type="dxa"/>
          </w:tcPr>
          <w:p w14:paraId="5D69701F" w14:textId="010707B1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  <w:r w:rsidR="00B72431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(11.</w:t>
            </w:r>
            <w:r w:rsidR="00B72431">
              <w:rPr>
                <w:rFonts w:ascii="Times New Roman" w:hAnsi="Times New Roman" w:cs="Times New Roman"/>
                <w:sz w:val="24"/>
                <w:szCs w:val="24"/>
              </w:rPr>
              <w:t>65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30FF4535" w14:textId="232C63F8" w:rsidR="00AD54B1" w:rsidRPr="001A7008" w:rsidRDefault="00AD54B1" w:rsidP="00AD54B1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1A700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&lt;0.001</w:t>
            </w:r>
            <w:r w:rsidR="00DE5895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 xml:space="preserve"> </w:t>
            </w:r>
          </w:p>
        </w:tc>
        <w:tc>
          <w:tcPr>
            <w:tcW w:w="975" w:type="dxa"/>
          </w:tcPr>
          <w:p w14:paraId="68BB0887" w14:textId="3DB5382B" w:rsidR="00AD54B1" w:rsidRPr="00C73E1C" w:rsidRDefault="005E1CEC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897 (5.89)</w:t>
            </w:r>
          </w:p>
        </w:tc>
        <w:tc>
          <w:tcPr>
            <w:tcW w:w="1536" w:type="dxa"/>
          </w:tcPr>
          <w:p w14:paraId="4C0EC3F7" w14:textId="0233DC1C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36</w:t>
            </w:r>
            <w:r w:rsidR="005E1CEC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(40.</w:t>
            </w:r>
            <w:r w:rsidR="005E1CEC">
              <w:rPr>
                <w:rFonts w:ascii="Times New Roman" w:hAnsi="Times New Roman" w:cs="Times New Roman"/>
                <w:sz w:val="24"/>
                <w:szCs w:val="24"/>
              </w:rPr>
              <w:t>45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6D80C008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A700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&lt;0.001</w:t>
            </w:r>
          </w:p>
        </w:tc>
      </w:tr>
      <w:tr w:rsidR="00EA5E26" w:rsidRPr="00C73E1C" w14:paraId="7774D1C7" w14:textId="77777777" w:rsidTr="006B325A">
        <w:tc>
          <w:tcPr>
            <w:tcW w:w="4626" w:type="dxa"/>
          </w:tcPr>
          <w:p w14:paraId="503566DA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75" w:type="dxa"/>
          </w:tcPr>
          <w:p w14:paraId="4EF46DFB" w14:textId="4A09B598" w:rsidR="00AD54B1" w:rsidRPr="00C73E1C" w:rsidRDefault="00F16B05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15409 (94.16)</w:t>
            </w:r>
          </w:p>
        </w:tc>
        <w:tc>
          <w:tcPr>
            <w:tcW w:w="1536" w:type="dxa"/>
          </w:tcPr>
          <w:p w14:paraId="2BB7A16C" w14:textId="18D69329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F16B05">
              <w:rPr>
                <w:rFonts w:ascii="Times New Roman" w:hAnsi="Times New Roman" w:cs="Times New Roman"/>
                <w:sz w:val="24"/>
                <w:szCs w:val="24"/>
              </w:rPr>
              <w:t>315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r w:rsidR="00F16B05">
              <w:rPr>
                <w:rFonts w:ascii="Times New Roman" w:hAnsi="Times New Roman" w:cs="Times New Roman"/>
                <w:sz w:val="24"/>
                <w:szCs w:val="24"/>
              </w:rPr>
              <w:t>5.96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32" w:type="dxa"/>
          </w:tcPr>
          <w:p w14:paraId="3EB8791C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5" w:type="dxa"/>
          </w:tcPr>
          <w:p w14:paraId="58587B7E" w14:textId="5FBE2C6A" w:rsidR="00AD54B1" w:rsidRPr="00C73E1C" w:rsidRDefault="00B7243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14927 (94.10)</w:t>
            </w:r>
          </w:p>
        </w:tc>
        <w:tc>
          <w:tcPr>
            <w:tcW w:w="1285" w:type="dxa"/>
          </w:tcPr>
          <w:p w14:paraId="460B0EF3" w14:textId="567328A9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="00B72431">
              <w:rPr>
                <w:rFonts w:ascii="Times New Roman" w:hAnsi="Times New Roman" w:cs="Times New Roman"/>
                <w:sz w:val="24"/>
                <w:szCs w:val="24"/>
              </w:rPr>
              <w:t>53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(5.</w:t>
            </w:r>
            <w:r w:rsidR="00B72431">
              <w:rPr>
                <w:rFonts w:ascii="Times New Roman" w:hAnsi="Times New Roman" w:cs="Times New Roman"/>
                <w:sz w:val="24"/>
                <w:szCs w:val="24"/>
              </w:rPr>
              <w:t>33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314949B5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5" w:type="dxa"/>
          </w:tcPr>
          <w:p w14:paraId="2B0B2C50" w14:textId="0D50D489" w:rsidR="00AD54B1" w:rsidRPr="00C73E1C" w:rsidRDefault="005E1CEC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13749 (94.11)</w:t>
            </w:r>
          </w:p>
        </w:tc>
        <w:tc>
          <w:tcPr>
            <w:tcW w:w="1536" w:type="dxa"/>
          </w:tcPr>
          <w:p w14:paraId="639D7EE4" w14:textId="628B6E53" w:rsidR="00AD54B1" w:rsidRPr="00C73E1C" w:rsidRDefault="005E1CEC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3949</w:t>
            </w:r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0.38</w:t>
            </w:r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2C19DE60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7293207" w14:textId="29BDE4F3" w:rsidR="002F7089" w:rsidRDefault="002F7089" w:rsidP="00C73E1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50515A4" w14:textId="77777777" w:rsidR="002F7089" w:rsidRDefault="002F708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F1C2CD6" w14:textId="59DF6E63" w:rsidR="002F7089" w:rsidRPr="00C73E1C" w:rsidRDefault="002F7089" w:rsidP="002F7089">
      <w:pPr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C73E1C">
        <w:rPr>
          <w:rFonts w:ascii="Times New Roman" w:hAnsi="Times New Roman" w:cs="Times New Roman"/>
          <w:b/>
          <w:bCs/>
          <w:kern w:val="0"/>
          <w:sz w:val="24"/>
          <w:szCs w:val="24"/>
        </w:rPr>
        <w:lastRenderedPageBreak/>
        <w:t xml:space="preserve">Table 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>11</w:t>
      </w:r>
      <w:r w:rsidRPr="00C73E1C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: </w:t>
      </w:r>
      <w:r w:rsidR="001C36E9" w:rsidRPr="001C36E9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Association of socio-demographic factors with </w:t>
      </w:r>
      <w:r w:rsidRPr="00C73E1C">
        <w:rPr>
          <w:rFonts w:ascii="Times New Roman" w:hAnsi="Times New Roman" w:cs="Times New Roman"/>
          <w:b/>
          <w:bCs/>
          <w:kern w:val="0"/>
          <w:sz w:val="24"/>
          <w:szCs w:val="24"/>
        </w:rPr>
        <w:t>three major NCDs among Southeast Asian adults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684"/>
        <w:gridCol w:w="1798"/>
        <w:gridCol w:w="1096"/>
        <w:gridCol w:w="1927"/>
        <w:gridCol w:w="1096"/>
        <w:gridCol w:w="2355"/>
        <w:gridCol w:w="1432"/>
      </w:tblGrid>
      <w:tr w:rsidR="00EA5E26" w:rsidRPr="004C7E25" w14:paraId="5577B551" w14:textId="201A535F" w:rsidTr="002806F0">
        <w:tc>
          <w:tcPr>
            <w:tcW w:w="1854" w:type="pct"/>
          </w:tcPr>
          <w:p w14:paraId="56F0FC1C" w14:textId="77777777" w:rsidR="0041470C" w:rsidRPr="00C73E1C" w:rsidRDefault="0041470C" w:rsidP="002B7AD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954" w:type="pct"/>
            <w:gridSpan w:val="2"/>
          </w:tcPr>
          <w:p w14:paraId="5F3F39F7" w14:textId="7C7A3102" w:rsidR="0041470C" w:rsidRPr="004C7E25" w:rsidRDefault="0041470C" w:rsidP="002B7ADE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Hypertension</w:t>
            </w:r>
            <w:r w:rsidR="004E0D6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(Model 1)</w:t>
            </w:r>
          </w:p>
        </w:tc>
        <w:tc>
          <w:tcPr>
            <w:tcW w:w="996" w:type="pct"/>
            <w:gridSpan w:val="2"/>
          </w:tcPr>
          <w:p w14:paraId="0D5911D0" w14:textId="01BDEA63" w:rsidR="0041470C" w:rsidRPr="004C7E25" w:rsidRDefault="0041470C" w:rsidP="002B7ADE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b/>
                <w:bCs/>
                <w:kern w:val="0"/>
                <w:sz w:val="24"/>
                <w:szCs w:val="24"/>
              </w:rPr>
              <w:t>Hyperglycemia</w:t>
            </w:r>
            <w:r w:rsidR="004E0D69">
              <w:rPr>
                <w:rFonts w:ascii="Times New Roman" w:hAnsi="Times New Roman" w:cs="Times New Roman"/>
                <w:b/>
                <w:bCs/>
                <w:kern w:val="0"/>
                <w:sz w:val="24"/>
                <w:szCs w:val="24"/>
              </w:rPr>
              <w:t xml:space="preserve"> (</w:t>
            </w:r>
            <w:r w:rsidR="004E0D6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(Model 2)</w:t>
            </w:r>
          </w:p>
        </w:tc>
        <w:tc>
          <w:tcPr>
            <w:tcW w:w="1196" w:type="pct"/>
            <w:gridSpan w:val="2"/>
          </w:tcPr>
          <w:p w14:paraId="2CFD253A" w14:textId="300A2DAF" w:rsidR="0041470C" w:rsidRPr="004C7E25" w:rsidRDefault="0041470C" w:rsidP="002B7ADE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Hypercholesterolemia</w:t>
            </w:r>
            <w:r w:rsidR="004E0D6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(</w:t>
            </w:r>
            <w:r w:rsidR="004E0D6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(Model 3)</w:t>
            </w:r>
          </w:p>
        </w:tc>
      </w:tr>
      <w:tr w:rsidR="004C7E25" w:rsidRPr="004C7E25" w14:paraId="0D316DC0" w14:textId="77777777" w:rsidTr="006179C3">
        <w:tc>
          <w:tcPr>
            <w:tcW w:w="1854" w:type="pct"/>
          </w:tcPr>
          <w:p w14:paraId="6C73CC33" w14:textId="77777777" w:rsidR="0041470C" w:rsidRPr="004C7E25" w:rsidRDefault="0041470C" w:rsidP="002B7AD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91" w:type="pct"/>
          </w:tcPr>
          <w:p w14:paraId="441F799E" w14:textId="2D4A1A0A" w:rsidR="0041470C" w:rsidRPr="006B325A" w:rsidRDefault="001C36E9" w:rsidP="006B325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AOR (95 % CI)</w:t>
            </w:r>
          </w:p>
        </w:tc>
        <w:tc>
          <w:tcPr>
            <w:tcW w:w="363" w:type="pct"/>
          </w:tcPr>
          <w:p w14:paraId="068968C3" w14:textId="77777777" w:rsidR="0041470C" w:rsidRPr="004C7E25" w:rsidRDefault="0041470C" w:rsidP="002B7ADE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P-value</w:t>
            </w:r>
          </w:p>
        </w:tc>
        <w:tc>
          <w:tcPr>
            <w:tcW w:w="633" w:type="pct"/>
          </w:tcPr>
          <w:p w14:paraId="2ACF920C" w14:textId="37A776A5" w:rsidR="0041470C" w:rsidRPr="004C7E25" w:rsidRDefault="001727C9" w:rsidP="002B7AD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AOR (95 % CI)</w:t>
            </w:r>
          </w:p>
        </w:tc>
        <w:tc>
          <w:tcPr>
            <w:tcW w:w="363" w:type="pct"/>
          </w:tcPr>
          <w:p w14:paraId="78229166" w14:textId="77777777" w:rsidR="0041470C" w:rsidRPr="004C7E25" w:rsidRDefault="0041470C" w:rsidP="002B7ADE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P-value</w:t>
            </w:r>
          </w:p>
        </w:tc>
        <w:tc>
          <w:tcPr>
            <w:tcW w:w="772" w:type="pct"/>
          </w:tcPr>
          <w:p w14:paraId="312F051D" w14:textId="6048755F" w:rsidR="0041470C" w:rsidRPr="004C7E25" w:rsidRDefault="001727C9" w:rsidP="002B7AD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AOR (95 % CI)</w:t>
            </w:r>
          </w:p>
        </w:tc>
        <w:tc>
          <w:tcPr>
            <w:tcW w:w="424" w:type="pct"/>
          </w:tcPr>
          <w:p w14:paraId="73E40219" w14:textId="77777777" w:rsidR="0041470C" w:rsidRPr="004C7E25" w:rsidRDefault="0041470C" w:rsidP="002B7ADE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P-value</w:t>
            </w:r>
          </w:p>
        </w:tc>
      </w:tr>
      <w:tr w:rsidR="00632711" w:rsidRPr="004C7E25" w14:paraId="791F6707" w14:textId="77777777" w:rsidTr="006179C3">
        <w:tc>
          <w:tcPr>
            <w:tcW w:w="1854" w:type="pct"/>
          </w:tcPr>
          <w:p w14:paraId="3C4C0B2F" w14:textId="77777777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Socio-economic background</w:t>
            </w:r>
          </w:p>
        </w:tc>
        <w:tc>
          <w:tcPr>
            <w:tcW w:w="591" w:type="pct"/>
          </w:tcPr>
          <w:p w14:paraId="146ECCB2" w14:textId="5C6CAFFF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3" w:type="pct"/>
          </w:tcPr>
          <w:p w14:paraId="79AF73AB" w14:textId="77777777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3" w:type="pct"/>
          </w:tcPr>
          <w:p w14:paraId="150ADB93" w14:textId="77777777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3" w:type="pct"/>
          </w:tcPr>
          <w:p w14:paraId="5C964143" w14:textId="77777777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2" w:type="pct"/>
          </w:tcPr>
          <w:p w14:paraId="769D1A1B" w14:textId="3EACDA70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4" w:type="pct"/>
          </w:tcPr>
          <w:p w14:paraId="03FF6DAE" w14:textId="53395035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32711" w:rsidRPr="004C7E25" w14:paraId="1AF8101F" w14:textId="77777777" w:rsidTr="006179C3">
        <w:tc>
          <w:tcPr>
            <w:tcW w:w="1854" w:type="pct"/>
          </w:tcPr>
          <w:p w14:paraId="44C067EF" w14:textId="77777777" w:rsidR="00632711" w:rsidRPr="004C7E25" w:rsidRDefault="00632711" w:rsidP="0063271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Age (18 years or above) </w:t>
            </w:r>
          </w:p>
        </w:tc>
        <w:tc>
          <w:tcPr>
            <w:tcW w:w="591" w:type="pct"/>
          </w:tcPr>
          <w:p w14:paraId="17D24DE9" w14:textId="77777777" w:rsidR="00632711" w:rsidRPr="004C7E25" w:rsidRDefault="00632711" w:rsidP="0063271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63" w:type="pct"/>
          </w:tcPr>
          <w:p w14:paraId="7A03AF8B" w14:textId="77777777" w:rsidR="00632711" w:rsidRPr="004C7E25" w:rsidRDefault="00632711" w:rsidP="0063271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633" w:type="pct"/>
          </w:tcPr>
          <w:p w14:paraId="1203EF93" w14:textId="77777777" w:rsidR="00632711" w:rsidRPr="004C7E25" w:rsidRDefault="00632711" w:rsidP="0063271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63" w:type="pct"/>
          </w:tcPr>
          <w:p w14:paraId="3C0A8962" w14:textId="77777777" w:rsidR="00632711" w:rsidRPr="004C7E25" w:rsidRDefault="00632711" w:rsidP="0063271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772" w:type="pct"/>
          </w:tcPr>
          <w:p w14:paraId="2C3B3E19" w14:textId="77777777" w:rsidR="00632711" w:rsidRPr="004C7E25" w:rsidRDefault="00632711" w:rsidP="0063271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24" w:type="pct"/>
          </w:tcPr>
          <w:p w14:paraId="77C9FCE7" w14:textId="77777777" w:rsidR="00632711" w:rsidRPr="004C7E25" w:rsidRDefault="00632711" w:rsidP="0063271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632711" w:rsidRPr="004C7E25" w14:paraId="680F6063" w14:textId="77777777" w:rsidTr="006179C3">
        <w:tc>
          <w:tcPr>
            <w:tcW w:w="1854" w:type="pct"/>
          </w:tcPr>
          <w:p w14:paraId="57E016F5" w14:textId="74AC2BB2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60 or above</w:t>
            </w:r>
          </w:p>
        </w:tc>
        <w:tc>
          <w:tcPr>
            <w:tcW w:w="591" w:type="pct"/>
          </w:tcPr>
          <w:p w14:paraId="4ADDAB8A" w14:textId="41B5BF0D" w:rsidR="00632711" w:rsidRPr="004C7E25" w:rsidRDefault="00CC0864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5.54</w:t>
            </w:r>
            <w:r w:rsidR="00632711" w:rsidRPr="004C7E25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632711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92</w:t>
            </w:r>
            <w:r w:rsidR="00632711" w:rsidRPr="004C7E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632711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632711" w:rsidRPr="004C7E2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  <w:r w:rsidR="00632711" w:rsidRPr="004C7E2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63" w:type="pct"/>
          </w:tcPr>
          <w:p w14:paraId="350AB49C" w14:textId="3236EEF9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633" w:type="pct"/>
          </w:tcPr>
          <w:p w14:paraId="76BF9897" w14:textId="3E13D151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4.11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 xml:space="preserve"> (0.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477E98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477E98">
              <w:rPr>
                <w:rFonts w:ascii="Times New Roman" w:hAnsi="Times New Roman" w:cs="Times New Roman"/>
                <w:sz w:val="24"/>
                <w:szCs w:val="24"/>
              </w:rPr>
              <w:t>59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63" w:type="pct"/>
          </w:tcPr>
          <w:p w14:paraId="2F4DC37B" w14:textId="4456972F" w:rsidR="00632711" w:rsidRPr="006B325A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B325A">
              <w:rPr>
                <w:rFonts w:ascii="Times New Roman" w:hAnsi="Times New Roman" w:cs="Times New Roman"/>
                <w:sz w:val="24"/>
                <w:szCs w:val="24"/>
              </w:rPr>
              <w:t>0.15</w:t>
            </w:r>
            <w:r w:rsidR="00BC035D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772" w:type="pct"/>
          </w:tcPr>
          <w:p w14:paraId="55510B71" w14:textId="16CEEA2F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</w:t>
            </w:r>
            <w:r w:rsidR="00BE53EE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  <w:r w:rsidR="00BE53EE">
              <w:rPr>
                <w:rFonts w:ascii="Times New Roman" w:hAnsi="Times New Roman" w:cs="Times New Roman"/>
                <w:sz w:val="24"/>
                <w:szCs w:val="24"/>
              </w:rPr>
              <w:t>28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5.</w:t>
            </w:r>
            <w:r w:rsidR="00BE53EE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24" w:type="pct"/>
          </w:tcPr>
          <w:p w14:paraId="2130CC03" w14:textId="75FA72CB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r w:rsidRPr="006B325A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001</w:t>
            </w:r>
          </w:p>
        </w:tc>
      </w:tr>
      <w:tr w:rsidR="00632711" w:rsidRPr="004C7E25" w14:paraId="53A43D27" w14:textId="77777777" w:rsidTr="006179C3">
        <w:tc>
          <w:tcPr>
            <w:tcW w:w="1854" w:type="pct"/>
          </w:tcPr>
          <w:p w14:paraId="30F192E1" w14:textId="03BBF986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45-59</w:t>
            </w:r>
          </w:p>
        </w:tc>
        <w:tc>
          <w:tcPr>
            <w:tcW w:w="591" w:type="pct"/>
          </w:tcPr>
          <w:p w14:paraId="3E9C7E35" w14:textId="5367504A" w:rsidR="00632711" w:rsidRPr="004C7E25" w:rsidRDefault="00DE1047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4.49</w:t>
            </w:r>
            <w:r w:rsidR="00632711" w:rsidRPr="004C7E25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3.11</w:t>
            </w:r>
            <w:r w:rsidR="00632711" w:rsidRPr="004C7E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6.48</w:t>
            </w:r>
            <w:r w:rsidR="00632711" w:rsidRPr="004C7E2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63" w:type="pct"/>
          </w:tcPr>
          <w:p w14:paraId="14A28123" w14:textId="4E739F7E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B325A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633" w:type="pct"/>
          </w:tcPr>
          <w:p w14:paraId="3940D2F0" w14:textId="35D9F354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.01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477E98">
              <w:rPr>
                <w:rFonts w:ascii="Times New Roman" w:hAnsi="Times New Roman" w:cs="Times New Roman"/>
                <w:sz w:val="24"/>
                <w:szCs w:val="24"/>
              </w:rPr>
              <w:t>1.00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477E98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477E98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63" w:type="pct"/>
          </w:tcPr>
          <w:p w14:paraId="06E91603" w14:textId="49F3E99D" w:rsidR="00632711" w:rsidRPr="006B325A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B325A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0522D2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ins w:id="9" w:author="Mohammad Nayeem Hasan" w:date="2024-07-02T00:35:00Z" w16du:dateUtc="2024-07-01T18:35:00Z">
              <w:r w:rsidR="001F5275">
                <w:rPr>
                  <w:rFonts w:ascii="Times New Roman" w:hAnsi="Times New Roman" w:cs="Times New Roman"/>
                  <w:sz w:val="24"/>
                  <w:szCs w:val="24"/>
                </w:rPr>
                <w:t>1</w:t>
              </w:r>
            </w:ins>
            <w:del w:id="10" w:author="Mohammad Nayeem Hasan" w:date="2024-07-02T00:35:00Z" w16du:dateUtc="2024-07-01T18:35:00Z">
              <w:r w:rsidR="00477E98" w:rsidDel="001F5275">
                <w:rPr>
                  <w:rFonts w:ascii="Times New Roman" w:hAnsi="Times New Roman" w:cs="Times New Roman"/>
                  <w:sz w:val="24"/>
                  <w:szCs w:val="24"/>
                </w:rPr>
                <w:delText>0</w:delText>
              </w:r>
            </w:del>
          </w:p>
        </w:tc>
        <w:tc>
          <w:tcPr>
            <w:tcW w:w="772" w:type="pct"/>
          </w:tcPr>
          <w:p w14:paraId="36FE15E1" w14:textId="755D32EB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BE53EE">
              <w:rPr>
                <w:rFonts w:ascii="Times New Roman" w:hAnsi="Times New Roman" w:cs="Times New Roman"/>
                <w:sz w:val="24"/>
                <w:szCs w:val="24"/>
              </w:rPr>
              <w:t>79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BE53EE">
              <w:rPr>
                <w:rFonts w:ascii="Times New Roman" w:hAnsi="Times New Roman" w:cs="Times New Roman"/>
                <w:sz w:val="24"/>
                <w:szCs w:val="24"/>
              </w:rPr>
              <w:t>2.99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-4.8</w:t>
            </w:r>
            <w:r w:rsidR="00BE53E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24" w:type="pct"/>
          </w:tcPr>
          <w:p w14:paraId="4C9A39B2" w14:textId="24892CE9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B325A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</w:tr>
      <w:tr w:rsidR="00632711" w:rsidRPr="004C7E25" w14:paraId="015DC81C" w14:textId="77777777" w:rsidTr="006179C3">
        <w:tc>
          <w:tcPr>
            <w:tcW w:w="1854" w:type="pct"/>
          </w:tcPr>
          <w:p w14:paraId="5ECAD2B0" w14:textId="461F14BC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30-44</w:t>
            </w:r>
          </w:p>
        </w:tc>
        <w:tc>
          <w:tcPr>
            <w:tcW w:w="591" w:type="pct"/>
          </w:tcPr>
          <w:p w14:paraId="26019BC1" w14:textId="5C3651C3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 w:rsidR="007A1215">
              <w:rPr>
                <w:rFonts w:ascii="Times New Roman" w:hAnsi="Times New Roman" w:cs="Times New Roman"/>
                <w:sz w:val="24"/>
                <w:szCs w:val="24"/>
              </w:rPr>
              <w:t>41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7A1215">
              <w:rPr>
                <w:rFonts w:ascii="Times New Roman" w:hAnsi="Times New Roman" w:cs="Times New Roman"/>
                <w:sz w:val="24"/>
                <w:szCs w:val="24"/>
              </w:rPr>
              <w:t>77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  <w:r w:rsidR="007A1215">
              <w:rPr>
                <w:rFonts w:ascii="Times New Roman" w:hAnsi="Times New Roman" w:cs="Times New Roman"/>
                <w:sz w:val="24"/>
                <w:szCs w:val="24"/>
              </w:rPr>
              <w:t>27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63" w:type="pct"/>
          </w:tcPr>
          <w:p w14:paraId="26C11195" w14:textId="6415AEB2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633" w:type="pct"/>
          </w:tcPr>
          <w:p w14:paraId="57CC4C22" w14:textId="083BE0E0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.2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 xml:space="preserve"> (0.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53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DE5895">
              <w:rPr>
                <w:rFonts w:ascii="Times New Roman" w:hAnsi="Times New Roman" w:cs="Times New Roman"/>
                <w:sz w:val="24"/>
                <w:szCs w:val="24"/>
              </w:rPr>
              <w:t>75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63" w:type="pct"/>
          </w:tcPr>
          <w:p w14:paraId="5391875F" w14:textId="66661AF4" w:rsidR="00632711" w:rsidRPr="006B325A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B325A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26</w:t>
            </w:r>
            <w:r w:rsidR="00477E98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72" w:type="pct"/>
          </w:tcPr>
          <w:p w14:paraId="11032B3F" w14:textId="5139A92D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.1</w:t>
            </w:r>
            <w:r w:rsidR="00BE53E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="00BE53EE">
              <w:rPr>
                <w:rFonts w:ascii="Times New Roman" w:hAnsi="Times New Roman" w:cs="Times New Roman"/>
                <w:sz w:val="24"/>
                <w:szCs w:val="24"/>
              </w:rPr>
              <w:t>67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 w:rsidR="00BE53EE">
              <w:rPr>
                <w:rFonts w:ascii="Times New Roman" w:hAnsi="Times New Roman" w:cs="Times New Roman"/>
                <w:sz w:val="24"/>
                <w:szCs w:val="24"/>
              </w:rPr>
              <w:t>67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24" w:type="pct"/>
          </w:tcPr>
          <w:p w14:paraId="419EBA4C" w14:textId="213E6887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</w:tr>
      <w:tr w:rsidR="00632711" w:rsidRPr="004C7E25" w14:paraId="305B48D3" w14:textId="77777777" w:rsidTr="006179C3">
        <w:tc>
          <w:tcPr>
            <w:tcW w:w="1854" w:type="pct"/>
          </w:tcPr>
          <w:p w14:paraId="05D28D21" w14:textId="6D452D52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18-29</w:t>
            </w:r>
          </w:p>
        </w:tc>
        <w:tc>
          <w:tcPr>
            <w:tcW w:w="591" w:type="pct"/>
          </w:tcPr>
          <w:p w14:paraId="797CCBE1" w14:textId="410E1208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Reference</w:t>
            </w:r>
          </w:p>
        </w:tc>
        <w:tc>
          <w:tcPr>
            <w:tcW w:w="363" w:type="pct"/>
          </w:tcPr>
          <w:p w14:paraId="43A67879" w14:textId="77777777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3" w:type="pct"/>
          </w:tcPr>
          <w:p w14:paraId="64688C9A" w14:textId="53D691A6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Reference</w:t>
            </w:r>
          </w:p>
        </w:tc>
        <w:tc>
          <w:tcPr>
            <w:tcW w:w="363" w:type="pct"/>
          </w:tcPr>
          <w:p w14:paraId="19E6D733" w14:textId="77777777" w:rsidR="00632711" w:rsidRPr="006B325A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2" w:type="pct"/>
          </w:tcPr>
          <w:p w14:paraId="47DA7E8B" w14:textId="699E77DA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Reference</w:t>
            </w:r>
          </w:p>
        </w:tc>
        <w:tc>
          <w:tcPr>
            <w:tcW w:w="424" w:type="pct"/>
          </w:tcPr>
          <w:p w14:paraId="24356B1F" w14:textId="77777777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32711" w:rsidRPr="004C7E25" w14:paraId="3A7EDEA3" w14:textId="77777777" w:rsidTr="006179C3">
        <w:tc>
          <w:tcPr>
            <w:tcW w:w="1854" w:type="pct"/>
          </w:tcPr>
          <w:p w14:paraId="59D64C24" w14:textId="77777777" w:rsidR="00632711" w:rsidRPr="004C7E25" w:rsidRDefault="00632711" w:rsidP="0063271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Sex</w:t>
            </w:r>
          </w:p>
        </w:tc>
        <w:tc>
          <w:tcPr>
            <w:tcW w:w="591" w:type="pct"/>
          </w:tcPr>
          <w:p w14:paraId="185F86AF" w14:textId="77777777" w:rsidR="00632711" w:rsidRPr="004C7E25" w:rsidRDefault="00632711" w:rsidP="0063271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63" w:type="pct"/>
          </w:tcPr>
          <w:p w14:paraId="23BEB43A" w14:textId="77777777" w:rsidR="00632711" w:rsidRPr="004C7E25" w:rsidRDefault="00632711" w:rsidP="0063271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633" w:type="pct"/>
          </w:tcPr>
          <w:p w14:paraId="4B12DE58" w14:textId="77777777" w:rsidR="00632711" w:rsidRPr="004C7E25" w:rsidRDefault="00632711" w:rsidP="0063271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63" w:type="pct"/>
          </w:tcPr>
          <w:p w14:paraId="2DE8AEFC" w14:textId="77777777" w:rsidR="00632711" w:rsidRPr="004C7E25" w:rsidRDefault="00632711" w:rsidP="0063271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772" w:type="pct"/>
          </w:tcPr>
          <w:p w14:paraId="24BCDC9B" w14:textId="77777777" w:rsidR="00632711" w:rsidRPr="004C7E25" w:rsidRDefault="00632711" w:rsidP="0063271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24" w:type="pct"/>
          </w:tcPr>
          <w:p w14:paraId="7C67F069" w14:textId="77777777" w:rsidR="00632711" w:rsidRPr="004C7E25" w:rsidRDefault="00632711" w:rsidP="0063271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632711" w:rsidRPr="004C7E25" w14:paraId="5A172627" w14:textId="77777777" w:rsidTr="006179C3">
        <w:tc>
          <w:tcPr>
            <w:tcW w:w="1854" w:type="pct"/>
          </w:tcPr>
          <w:p w14:paraId="302FDBAC" w14:textId="58BADBFC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 xml:space="preserve">Female </w:t>
            </w:r>
          </w:p>
        </w:tc>
        <w:tc>
          <w:tcPr>
            <w:tcW w:w="591" w:type="pct"/>
          </w:tcPr>
          <w:p w14:paraId="411B0C3C" w14:textId="0EF07AB5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3" w:type="pct"/>
          </w:tcPr>
          <w:p w14:paraId="45B11DD5" w14:textId="6DC1B2F0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3" w:type="pct"/>
          </w:tcPr>
          <w:p w14:paraId="3CA810AC" w14:textId="0D961670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1.13 (0.4</w:t>
            </w:r>
            <w:r w:rsidR="009C61F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-2.8</w:t>
            </w:r>
            <w:r w:rsidR="009C61F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63" w:type="pct"/>
          </w:tcPr>
          <w:p w14:paraId="16946AC8" w14:textId="51E78D0B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9C61FD">
              <w:rPr>
                <w:rFonts w:ascii="Times New Roman" w:hAnsi="Times New Roman" w:cs="Times New Roman"/>
                <w:sz w:val="24"/>
                <w:szCs w:val="24"/>
              </w:rPr>
              <w:t>801</w:t>
            </w:r>
          </w:p>
        </w:tc>
        <w:tc>
          <w:tcPr>
            <w:tcW w:w="772" w:type="pct"/>
          </w:tcPr>
          <w:p w14:paraId="33E06922" w14:textId="2EE06185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1.3</w:t>
            </w:r>
            <w:r w:rsidR="008F7DFD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 xml:space="preserve"> (1.1</w:t>
            </w:r>
            <w:r w:rsidR="008F7DFD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-1.6</w:t>
            </w:r>
            <w:r w:rsidR="008F7DF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24" w:type="pct"/>
          </w:tcPr>
          <w:p w14:paraId="432E1637" w14:textId="77777777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</w:tr>
      <w:tr w:rsidR="00632711" w:rsidRPr="004C7E25" w14:paraId="36C42FF1" w14:textId="77777777" w:rsidTr="006179C3">
        <w:tc>
          <w:tcPr>
            <w:tcW w:w="1854" w:type="pct"/>
          </w:tcPr>
          <w:p w14:paraId="451F8EC5" w14:textId="0282C37B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Male</w:t>
            </w:r>
          </w:p>
        </w:tc>
        <w:tc>
          <w:tcPr>
            <w:tcW w:w="591" w:type="pct"/>
          </w:tcPr>
          <w:p w14:paraId="44BF04E8" w14:textId="569FD299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3" w:type="pct"/>
          </w:tcPr>
          <w:p w14:paraId="6F2C0395" w14:textId="77777777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3" w:type="pct"/>
          </w:tcPr>
          <w:p w14:paraId="37946B6D" w14:textId="344E29FC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Reference</w:t>
            </w:r>
          </w:p>
        </w:tc>
        <w:tc>
          <w:tcPr>
            <w:tcW w:w="363" w:type="pct"/>
          </w:tcPr>
          <w:p w14:paraId="53EA06DE" w14:textId="77777777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2" w:type="pct"/>
          </w:tcPr>
          <w:p w14:paraId="790ACBDA" w14:textId="754952F0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Reference</w:t>
            </w:r>
          </w:p>
        </w:tc>
        <w:tc>
          <w:tcPr>
            <w:tcW w:w="424" w:type="pct"/>
          </w:tcPr>
          <w:p w14:paraId="2E3B5F4F" w14:textId="77777777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32711" w:rsidRPr="004C7E25" w14:paraId="1EDF64D0" w14:textId="77777777" w:rsidTr="006179C3">
        <w:tc>
          <w:tcPr>
            <w:tcW w:w="1854" w:type="pct"/>
          </w:tcPr>
          <w:p w14:paraId="1F700D04" w14:textId="77777777" w:rsidR="00632711" w:rsidRPr="004C7E25" w:rsidRDefault="00632711" w:rsidP="0063271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Highest level of education</w:t>
            </w:r>
          </w:p>
        </w:tc>
        <w:tc>
          <w:tcPr>
            <w:tcW w:w="591" w:type="pct"/>
          </w:tcPr>
          <w:p w14:paraId="04B50391" w14:textId="77777777" w:rsidR="00632711" w:rsidRPr="004C7E25" w:rsidRDefault="00632711" w:rsidP="0063271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63" w:type="pct"/>
          </w:tcPr>
          <w:p w14:paraId="2F5686A7" w14:textId="77777777" w:rsidR="00632711" w:rsidRPr="004C7E25" w:rsidRDefault="00632711" w:rsidP="0063271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633" w:type="pct"/>
          </w:tcPr>
          <w:p w14:paraId="19AA2950" w14:textId="77777777" w:rsidR="00632711" w:rsidRPr="004C7E25" w:rsidRDefault="00632711" w:rsidP="0063271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63" w:type="pct"/>
          </w:tcPr>
          <w:p w14:paraId="2FFF916B" w14:textId="77777777" w:rsidR="00632711" w:rsidRPr="004C7E25" w:rsidRDefault="00632711" w:rsidP="0063271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772" w:type="pct"/>
          </w:tcPr>
          <w:p w14:paraId="49BD183D" w14:textId="77777777" w:rsidR="00632711" w:rsidRPr="004C7E25" w:rsidRDefault="00632711" w:rsidP="0063271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24" w:type="pct"/>
          </w:tcPr>
          <w:p w14:paraId="7657BC4A" w14:textId="77777777" w:rsidR="00632711" w:rsidRPr="004C7E25" w:rsidRDefault="00632711" w:rsidP="0063271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632711" w:rsidRPr="004C7E25" w14:paraId="1441F370" w14:textId="77777777" w:rsidTr="006179C3">
        <w:tc>
          <w:tcPr>
            <w:tcW w:w="1854" w:type="pct"/>
          </w:tcPr>
          <w:p w14:paraId="7B2B31D6" w14:textId="77777777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No formal schooling to basic literacy</w:t>
            </w:r>
          </w:p>
        </w:tc>
        <w:tc>
          <w:tcPr>
            <w:tcW w:w="591" w:type="pct"/>
          </w:tcPr>
          <w:p w14:paraId="517D63A0" w14:textId="56EF3D6B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="00A5458C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 xml:space="preserve"> (0.</w:t>
            </w:r>
            <w:r w:rsidR="00A5458C">
              <w:rPr>
                <w:rFonts w:ascii="Times New Roman" w:hAnsi="Times New Roman" w:cs="Times New Roman"/>
                <w:sz w:val="24"/>
                <w:szCs w:val="24"/>
              </w:rPr>
              <w:t>83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-3.</w:t>
            </w:r>
            <w:r w:rsidR="00A5458C">
              <w:rPr>
                <w:rFonts w:ascii="Times New Roman" w:hAnsi="Times New Roman" w:cs="Times New Roman"/>
                <w:sz w:val="24"/>
                <w:szCs w:val="24"/>
              </w:rPr>
              <w:t>09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63" w:type="pct"/>
          </w:tcPr>
          <w:p w14:paraId="5263C74B" w14:textId="33142137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A5458C">
              <w:rPr>
                <w:rFonts w:ascii="Times New Roman" w:hAnsi="Times New Roman" w:cs="Times New Roman"/>
                <w:sz w:val="24"/>
                <w:szCs w:val="24"/>
              </w:rPr>
              <w:t>157</w:t>
            </w:r>
          </w:p>
        </w:tc>
        <w:tc>
          <w:tcPr>
            <w:tcW w:w="633" w:type="pct"/>
          </w:tcPr>
          <w:p w14:paraId="58D5FF2A" w14:textId="60479059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4479BD">
              <w:rPr>
                <w:rFonts w:ascii="Times New Roman" w:hAnsi="Times New Roman" w:cs="Times New Roman"/>
                <w:sz w:val="24"/>
                <w:szCs w:val="24"/>
              </w:rPr>
              <w:t>40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 xml:space="preserve"> (0.0</w:t>
            </w:r>
            <w:r w:rsidR="004479B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-4.</w:t>
            </w:r>
            <w:r w:rsidR="004479BD">
              <w:rPr>
                <w:rFonts w:ascii="Times New Roman" w:hAnsi="Times New Roman" w:cs="Times New Roman"/>
                <w:sz w:val="24"/>
                <w:szCs w:val="24"/>
              </w:rPr>
              <w:t>31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63" w:type="pct"/>
          </w:tcPr>
          <w:p w14:paraId="24AAD07E" w14:textId="34798B30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Pr="006B325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EB6F14">
              <w:rPr>
                <w:rFonts w:ascii="Times New Roman" w:hAnsi="Times New Roman" w:cs="Times New Roman"/>
                <w:sz w:val="24"/>
                <w:szCs w:val="24"/>
              </w:rPr>
              <w:t>47</w:t>
            </w:r>
          </w:p>
        </w:tc>
        <w:tc>
          <w:tcPr>
            <w:tcW w:w="772" w:type="pct"/>
          </w:tcPr>
          <w:p w14:paraId="3C1B7142" w14:textId="61C52A44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0.7</w:t>
            </w:r>
            <w:r w:rsidR="008F7DFD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 xml:space="preserve"> (0.5</w:t>
            </w:r>
            <w:r w:rsidR="008F7DFD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8F7DFD">
              <w:rPr>
                <w:rFonts w:ascii="Times New Roman" w:hAnsi="Times New Roman" w:cs="Times New Roman"/>
                <w:sz w:val="24"/>
                <w:szCs w:val="24"/>
              </w:rPr>
              <w:t>0.97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24" w:type="pct"/>
          </w:tcPr>
          <w:p w14:paraId="03D4C2CD" w14:textId="63F351DC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B325A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r w:rsidR="008F7DFD"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</w:tr>
      <w:tr w:rsidR="00632711" w:rsidRPr="004C7E25" w14:paraId="2E87D5BC" w14:textId="77777777" w:rsidTr="006179C3">
        <w:tc>
          <w:tcPr>
            <w:tcW w:w="1854" w:type="pct"/>
          </w:tcPr>
          <w:p w14:paraId="4124D5AC" w14:textId="77777777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Less than primary to Primary school completed</w:t>
            </w:r>
          </w:p>
        </w:tc>
        <w:tc>
          <w:tcPr>
            <w:tcW w:w="591" w:type="pct"/>
          </w:tcPr>
          <w:p w14:paraId="740DF5D7" w14:textId="627590B6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="00A5458C">
              <w:rPr>
                <w:rFonts w:ascii="Times New Roman" w:hAnsi="Times New Roman" w:cs="Times New Roman"/>
                <w:sz w:val="24"/>
                <w:szCs w:val="24"/>
              </w:rPr>
              <w:t>34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 xml:space="preserve"> (0.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A5458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-2.</w:t>
            </w:r>
            <w:r w:rsidR="00A5458C">
              <w:rPr>
                <w:rFonts w:ascii="Times New Roman" w:hAnsi="Times New Roman" w:cs="Times New Roman"/>
                <w:sz w:val="24"/>
                <w:szCs w:val="24"/>
              </w:rPr>
              <w:t>42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63" w:type="pct"/>
          </w:tcPr>
          <w:p w14:paraId="569D3D81" w14:textId="533D7460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A5458C">
              <w:rPr>
                <w:rFonts w:ascii="Times New Roman" w:hAnsi="Times New Roman" w:cs="Times New Roman"/>
                <w:sz w:val="24"/>
                <w:szCs w:val="24"/>
              </w:rPr>
              <w:t>329</w:t>
            </w:r>
          </w:p>
        </w:tc>
        <w:tc>
          <w:tcPr>
            <w:tcW w:w="633" w:type="pct"/>
          </w:tcPr>
          <w:p w14:paraId="56F0E8A6" w14:textId="7B5D4F58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0E2D98">
              <w:rPr>
                <w:rFonts w:ascii="Times New Roman" w:hAnsi="Times New Roman" w:cs="Times New Roman"/>
                <w:sz w:val="24"/>
                <w:szCs w:val="24"/>
              </w:rPr>
              <w:t>79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 xml:space="preserve"> (0.</w:t>
            </w:r>
            <w:r w:rsidR="000E2D98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0E2D98">
              <w:rPr>
                <w:rFonts w:ascii="Times New Roman" w:hAnsi="Times New Roman" w:cs="Times New Roman"/>
                <w:sz w:val="24"/>
                <w:szCs w:val="24"/>
              </w:rPr>
              <w:t>6.55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63" w:type="pct"/>
          </w:tcPr>
          <w:p w14:paraId="731A0763" w14:textId="45B9EB7D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B325A">
              <w:rPr>
                <w:rFonts w:ascii="Times New Roman" w:hAnsi="Times New Roman" w:cs="Times New Roman"/>
                <w:sz w:val="24"/>
                <w:szCs w:val="24"/>
              </w:rPr>
              <w:t>0.8</w:t>
            </w:r>
            <w:r w:rsidR="000E2D98">
              <w:rPr>
                <w:rFonts w:ascii="Times New Roman" w:hAnsi="Times New Roman" w:cs="Times New Roman"/>
                <w:sz w:val="24"/>
                <w:szCs w:val="24"/>
              </w:rPr>
              <w:t>29</w:t>
            </w:r>
          </w:p>
        </w:tc>
        <w:tc>
          <w:tcPr>
            <w:tcW w:w="772" w:type="pct"/>
          </w:tcPr>
          <w:p w14:paraId="62B18145" w14:textId="0430A5C0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="00927EAF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927EAF">
              <w:rPr>
                <w:rFonts w:ascii="Times New Roman" w:hAnsi="Times New Roman" w:cs="Times New Roman"/>
                <w:sz w:val="24"/>
                <w:szCs w:val="24"/>
              </w:rPr>
              <w:t>0.95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-1.5</w:t>
            </w:r>
            <w:r w:rsidR="00927EAF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24" w:type="pct"/>
          </w:tcPr>
          <w:p w14:paraId="4EB91C84" w14:textId="59537C0F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B325A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927EAF">
              <w:rPr>
                <w:rFonts w:ascii="Times New Roman" w:hAnsi="Times New Roman" w:cs="Times New Roman"/>
                <w:sz w:val="24"/>
                <w:szCs w:val="24"/>
              </w:rPr>
              <w:t>135</w:t>
            </w:r>
          </w:p>
        </w:tc>
      </w:tr>
      <w:tr w:rsidR="00632711" w:rsidRPr="004C7E25" w14:paraId="3D691E52" w14:textId="77777777" w:rsidTr="006179C3">
        <w:tc>
          <w:tcPr>
            <w:tcW w:w="1854" w:type="pct"/>
          </w:tcPr>
          <w:p w14:paraId="2C1F68B6" w14:textId="77777777" w:rsidR="00632711" w:rsidRPr="004C7E25" w:rsidRDefault="00632711" w:rsidP="0063271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 xml:space="preserve">Secondary school completed to High school completed </w:t>
            </w:r>
          </w:p>
        </w:tc>
        <w:tc>
          <w:tcPr>
            <w:tcW w:w="591" w:type="pct"/>
          </w:tcPr>
          <w:p w14:paraId="57850E0F" w14:textId="168C2F12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="00A5458C">
              <w:rPr>
                <w:rFonts w:ascii="Times New Roman" w:hAnsi="Times New Roman" w:cs="Times New Roman"/>
                <w:sz w:val="24"/>
                <w:szCs w:val="24"/>
              </w:rPr>
              <w:t>37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 xml:space="preserve"> (0.6</w:t>
            </w:r>
            <w:r w:rsidR="00A5458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-3.</w:t>
            </w:r>
            <w:r w:rsidR="00A5458C">
              <w:rPr>
                <w:rFonts w:ascii="Times New Roman" w:hAnsi="Times New Roman" w:cs="Times New Roman"/>
                <w:sz w:val="24"/>
                <w:szCs w:val="24"/>
              </w:rPr>
              <w:t>09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63" w:type="pct"/>
          </w:tcPr>
          <w:p w14:paraId="26792B8B" w14:textId="1AF677D2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0.4</w:t>
            </w:r>
            <w:r w:rsidR="00A5458C">
              <w:rPr>
                <w:rFonts w:ascii="Times New Roman" w:hAnsi="Times New Roman" w:cs="Times New Roman"/>
                <w:sz w:val="24"/>
                <w:szCs w:val="24"/>
              </w:rPr>
              <w:t>48</w:t>
            </w:r>
          </w:p>
        </w:tc>
        <w:tc>
          <w:tcPr>
            <w:tcW w:w="633" w:type="pct"/>
          </w:tcPr>
          <w:p w14:paraId="3359A171" w14:textId="250FB583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0.8</w:t>
            </w:r>
            <w:r w:rsidR="00CC113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 xml:space="preserve"> (0.07-</w:t>
            </w:r>
            <w:r w:rsidR="00CC113B">
              <w:rPr>
                <w:rFonts w:ascii="Times New Roman" w:hAnsi="Times New Roman" w:cs="Times New Roman"/>
                <w:sz w:val="24"/>
                <w:szCs w:val="24"/>
              </w:rPr>
              <w:t>9.56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63" w:type="pct"/>
          </w:tcPr>
          <w:p w14:paraId="10934DE9" w14:textId="66B32101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B325A">
              <w:rPr>
                <w:rFonts w:ascii="Times New Roman" w:hAnsi="Times New Roman" w:cs="Times New Roman"/>
                <w:sz w:val="24"/>
                <w:szCs w:val="24"/>
              </w:rPr>
              <w:t>0.8</w:t>
            </w:r>
            <w:r w:rsidR="00781E47"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772" w:type="pct"/>
          </w:tcPr>
          <w:p w14:paraId="449A0331" w14:textId="1E72AF8A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="00927EAF">
              <w:rPr>
                <w:rFonts w:ascii="Times New Roman" w:hAnsi="Times New Roman" w:cs="Times New Roman"/>
                <w:sz w:val="24"/>
                <w:szCs w:val="24"/>
              </w:rPr>
              <w:t>38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 xml:space="preserve"> (1.</w:t>
            </w:r>
            <w:r w:rsidR="00927EAF">
              <w:rPr>
                <w:rFonts w:ascii="Times New Roman" w:hAnsi="Times New Roman" w:cs="Times New Roman"/>
                <w:sz w:val="24"/>
                <w:szCs w:val="24"/>
              </w:rPr>
              <w:t>06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-1.</w:t>
            </w:r>
            <w:r w:rsidR="00927EAF">
              <w:rPr>
                <w:rFonts w:ascii="Times New Roman" w:hAnsi="Times New Roman" w:cs="Times New Roman"/>
                <w:sz w:val="24"/>
                <w:szCs w:val="24"/>
              </w:rPr>
              <w:t>79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24" w:type="pct"/>
          </w:tcPr>
          <w:p w14:paraId="63793EBF" w14:textId="30C508EA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r w:rsidR="00927EAF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</w:tr>
      <w:tr w:rsidR="00632711" w:rsidRPr="004C7E25" w14:paraId="2E5457A8" w14:textId="77777777" w:rsidTr="006179C3">
        <w:tc>
          <w:tcPr>
            <w:tcW w:w="1854" w:type="pct"/>
          </w:tcPr>
          <w:p w14:paraId="04BD1013" w14:textId="77777777" w:rsidR="00632711" w:rsidRPr="004C7E25" w:rsidRDefault="00632711" w:rsidP="0063271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 xml:space="preserve">College or higher </w:t>
            </w:r>
          </w:p>
        </w:tc>
        <w:tc>
          <w:tcPr>
            <w:tcW w:w="591" w:type="pct"/>
          </w:tcPr>
          <w:p w14:paraId="7E238BE1" w14:textId="7769396F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Reference</w:t>
            </w:r>
          </w:p>
        </w:tc>
        <w:tc>
          <w:tcPr>
            <w:tcW w:w="363" w:type="pct"/>
          </w:tcPr>
          <w:p w14:paraId="34BA252F" w14:textId="77777777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3" w:type="pct"/>
          </w:tcPr>
          <w:p w14:paraId="523E54C0" w14:textId="157CDB9D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Reference</w:t>
            </w:r>
          </w:p>
        </w:tc>
        <w:tc>
          <w:tcPr>
            <w:tcW w:w="363" w:type="pct"/>
          </w:tcPr>
          <w:p w14:paraId="3C462A09" w14:textId="77777777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2" w:type="pct"/>
          </w:tcPr>
          <w:p w14:paraId="7D7D8C07" w14:textId="7D43EF22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Reference</w:t>
            </w:r>
          </w:p>
        </w:tc>
        <w:tc>
          <w:tcPr>
            <w:tcW w:w="424" w:type="pct"/>
          </w:tcPr>
          <w:p w14:paraId="5471D710" w14:textId="77777777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32711" w:rsidRPr="004C7E25" w14:paraId="569AF377" w14:textId="77777777" w:rsidTr="006179C3">
        <w:tc>
          <w:tcPr>
            <w:tcW w:w="1854" w:type="pct"/>
          </w:tcPr>
          <w:p w14:paraId="74B38F83" w14:textId="77777777" w:rsidR="00632711" w:rsidRPr="004C7E25" w:rsidRDefault="00632711" w:rsidP="0063271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Marital status</w:t>
            </w:r>
          </w:p>
        </w:tc>
        <w:tc>
          <w:tcPr>
            <w:tcW w:w="591" w:type="pct"/>
          </w:tcPr>
          <w:p w14:paraId="2C5DF0D4" w14:textId="77777777" w:rsidR="00632711" w:rsidRPr="004C7E25" w:rsidRDefault="00632711" w:rsidP="0063271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63" w:type="pct"/>
          </w:tcPr>
          <w:p w14:paraId="2AECBB26" w14:textId="77777777" w:rsidR="00632711" w:rsidRPr="004C7E25" w:rsidRDefault="00632711" w:rsidP="0063271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633" w:type="pct"/>
          </w:tcPr>
          <w:p w14:paraId="3088DC94" w14:textId="77777777" w:rsidR="00632711" w:rsidRPr="004C7E25" w:rsidRDefault="00632711" w:rsidP="0063271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63" w:type="pct"/>
          </w:tcPr>
          <w:p w14:paraId="0D82F88E" w14:textId="77777777" w:rsidR="00632711" w:rsidRPr="004C7E25" w:rsidRDefault="00632711" w:rsidP="0063271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772" w:type="pct"/>
          </w:tcPr>
          <w:p w14:paraId="554B8D5B" w14:textId="77777777" w:rsidR="00632711" w:rsidRPr="004C7E25" w:rsidRDefault="00632711" w:rsidP="0063271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24" w:type="pct"/>
          </w:tcPr>
          <w:p w14:paraId="4E7AC316" w14:textId="77777777" w:rsidR="00632711" w:rsidRPr="004C7E25" w:rsidRDefault="00632711" w:rsidP="0063271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632711" w:rsidRPr="004C7E25" w14:paraId="75C902C0" w14:textId="77777777" w:rsidTr="006179C3">
        <w:tc>
          <w:tcPr>
            <w:tcW w:w="1854" w:type="pct"/>
          </w:tcPr>
          <w:p w14:paraId="117AF938" w14:textId="77777777" w:rsidR="00632711" w:rsidRPr="004C7E25" w:rsidRDefault="00632711" w:rsidP="0063271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Currently Married</w:t>
            </w:r>
          </w:p>
        </w:tc>
        <w:tc>
          <w:tcPr>
            <w:tcW w:w="591" w:type="pct"/>
          </w:tcPr>
          <w:p w14:paraId="60066A6A" w14:textId="137CC99A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="005E3641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5E3641">
              <w:rPr>
                <w:rFonts w:ascii="Times New Roman" w:hAnsi="Times New Roman" w:cs="Times New Roman"/>
                <w:sz w:val="24"/>
                <w:szCs w:val="24"/>
              </w:rPr>
              <w:t>1.01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-1.</w:t>
            </w:r>
            <w:r w:rsidR="005E3641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63" w:type="pct"/>
          </w:tcPr>
          <w:p w14:paraId="712D4277" w14:textId="354EC30E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5E3641">
              <w:rPr>
                <w:rFonts w:ascii="Times New Roman" w:hAnsi="Times New Roman" w:cs="Times New Roman"/>
                <w:sz w:val="24"/>
                <w:szCs w:val="24"/>
              </w:rPr>
              <w:t>039</w:t>
            </w:r>
          </w:p>
        </w:tc>
        <w:tc>
          <w:tcPr>
            <w:tcW w:w="633" w:type="pct"/>
          </w:tcPr>
          <w:p w14:paraId="0BE9F5D1" w14:textId="25D11557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1.20 (0.3</w:t>
            </w:r>
            <w:r w:rsidR="00991DF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-4.</w:t>
            </w:r>
            <w:r w:rsidR="00991DFF">
              <w:rPr>
                <w:rFonts w:ascii="Times New Roman" w:hAnsi="Times New Roman" w:cs="Times New Roman"/>
                <w:sz w:val="24"/>
                <w:szCs w:val="24"/>
              </w:rPr>
              <w:t>41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63" w:type="pct"/>
          </w:tcPr>
          <w:p w14:paraId="29881670" w14:textId="612C705D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Pr="006B325A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991DFF">
              <w:rPr>
                <w:rFonts w:ascii="Times New Roman" w:hAnsi="Times New Roman" w:cs="Times New Roman"/>
                <w:sz w:val="24"/>
                <w:szCs w:val="24"/>
              </w:rPr>
              <w:t>81</w:t>
            </w:r>
          </w:p>
        </w:tc>
        <w:tc>
          <w:tcPr>
            <w:tcW w:w="772" w:type="pct"/>
          </w:tcPr>
          <w:p w14:paraId="57112359" w14:textId="54FDB370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4" w:type="pct"/>
          </w:tcPr>
          <w:p w14:paraId="4785DF01" w14:textId="29DBBBE5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32711" w:rsidRPr="004C7E25" w14:paraId="25887DF7" w14:textId="77777777" w:rsidTr="006179C3">
        <w:tc>
          <w:tcPr>
            <w:tcW w:w="1854" w:type="pct"/>
          </w:tcPr>
          <w:p w14:paraId="3B7B7457" w14:textId="77777777" w:rsidR="00632711" w:rsidRPr="004C7E25" w:rsidRDefault="00632711" w:rsidP="0063271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Not Married</w:t>
            </w:r>
          </w:p>
        </w:tc>
        <w:tc>
          <w:tcPr>
            <w:tcW w:w="591" w:type="pct"/>
          </w:tcPr>
          <w:p w14:paraId="2DAD0A67" w14:textId="0E25435D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Reference</w:t>
            </w:r>
          </w:p>
        </w:tc>
        <w:tc>
          <w:tcPr>
            <w:tcW w:w="363" w:type="pct"/>
          </w:tcPr>
          <w:p w14:paraId="6274CBEF" w14:textId="77777777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3" w:type="pct"/>
          </w:tcPr>
          <w:p w14:paraId="36961766" w14:textId="37033D12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Reference</w:t>
            </w:r>
          </w:p>
        </w:tc>
        <w:tc>
          <w:tcPr>
            <w:tcW w:w="363" w:type="pct"/>
          </w:tcPr>
          <w:p w14:paraId="370C6F22" w14:textId="77777777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2" w:type="pct"/>
          </w:tcPr>
          <w:p w14:paraId="5240FA37" w14:textId="17365B92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4" w:type="pct"/>
          </w:tcPr>
          <w:p w14:paraId="21CBE121" w14:textId="77777777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32711" w:rsidRPr="004C7E25" w14:paraId="537B7839" w14:textId="77777777" w:rsidTr="006179C3">
        <w:tc>
          <w:tcPr>
            <w:tcW w:w="1854" w:type="pct"/>
          </w:tcPr>
          <w:p w14:paraId="00553172" w14:textId="77777777" w:rsidR="00632711" w:rsidRPr="004C7E25" w:rsidRDefault="00632711" w:rsidP="0063271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Work status</w:t>
            </w:r>
          </w:p>
        </w:tc>
        <w:tc>
          <w:tcPr>
            <w:tcW w:w="591" w:type="pct"/>
          </w:tcPr>
          <w:p w14:paraId="15401A58" w14:textId="77777777" w:rsidR="00632711" w:rsidRPr="004C7E25" w:rsidRDefault="00632711" w:rsidP="0063271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63" w:type="pct"/>
          </w:tcPr>
          <w:p w14:paraId="573F61A8" w14:textId="77777777" w:rsidR="00632711" w:rsidRPr="004C7E25" w:rsidRDefault="00632711" w:rsidP="0063271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633" w:type="pct"/>
          </w:tcPr>
          <w:p w14:paraId="4987398F" w14:textId="77777777" w:rsidR="00632711" w:rsidRPr="004C7E25" w:rsidRDefault="00632711" w:rsidP="0063271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63" w:type="pct"/>
          </w:tcPr>
          <w:p w14:paraId="63B807E0" w14:textId="77777777" w:rsidR="00632711" w:rsidRPr="004C7E25" w:rsidRDefault="00632711" w:rsidP="0063271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772" w:type="pct"/>
          </w:tcPr>
          <w:p w14:paraId="4456614B" w14:textId="77777777" w:rsidR="00632711" w:rsidRPr="004C7E25" w:rsidRDefault="00632711" w:rsidP="0063271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24" w:type="pct"/>
          </w:tcPr>
          <w:p w14:paraId="40DF598E" w14:textId="77777777" w:rsidR="00632711" w:rsidRPr="004C7E25" w:rsidRDefault="00632711" w:rsidP="0063271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B65997" w:rsidRPr="004C7E25" w14:paraId="785A97DF" w14:textId="77777777" w:rsidTr="006179C3">
        <w:tc>
          <w:tcPr>
            <w:tcW w:w="1854" w:type="pct"/>
          </w:tcPr>
          <w:p w14:paraId="42C0022A" w14:textId="77777777" w:rsidR="00B65997" w:rsidRPr="004C7E25" w:rsidRDefault="00B65997" w:rsidP="00B6599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Employee/Business/Agriculture/</w:t>
            </w:r>
            <w:proofErr w:type="spellStart"/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Labour</w:t>
            </w:r>
            <w:proofErr w:type="spellEnd"/>
          </w:p>
        </w:tc>
        <w:tc>
          <w:tcPr>
            <w:tcW w:w="591" w:type="pct"/>
          </w:tcPr>
          <w:p w14:paraId="731A3898" w14:textId="1196EB7D" w:rsidR="00B65997" w:rsidRPr="004C7E25" w:rsidRDefault="00B65997" w:rsidP="00B6599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0.9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 xml:space="preserve"> (0.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81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-1.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21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63" w:type="pct"/>
          </w:tcPr>
          <w:p w14:paraId="4FFA098B" w14:textId="65D4E260" w:rsidR="00B65997" w:rsidRPr="004C7E25" w:rsidRDefault="00B65997" w:rsidP="00B6599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921</w:t>
            </w:r>
          </w:p>
        </w:tc>
        <w:tc>
          <w:tcPr>
            <w:tcW w:w="633" w:type="pct"/>
          </w:tcPr>
          <w:p w14:paraId="0FB00C79" w14:textId="432AF1E5" w:rsidR="00B65997" w:rsidRPr="004C7E25" w:rsidRDefault="00B65997" w:rsidP="00B659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3" w:type="pct"/>
          </w:tcPr>
          <w:p w14:paraId="6FDB2764" w14:textId="5410EBF3" w:rsidR="00B65997" w:rsidRPr="004C7E25" w:rsidRDefault="00B65997" w:rsidP="00B659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2" w:type="pct"/>
          </w:tcPr>
          <w:p w14:paraId="5062E2AD" w14:textId="14F29960" w:rsidR="00B65997" w:rsidRPr="004C7E25" w:rsidRDefault="00B65997" w:rsidP="00B6599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0.9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 xml:space="preserve"> (0.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79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-1.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17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24" w:type="pct"/>
          </w:tcPr>
          <w:p w14:paraId="7C9EEF98" w14:textId="20DF1A99" w:rsidR="00B65997" w:rsidRPr="004C7E25" w:rsidRDefault="00B65997" w:rsidP="00B6599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697</w:t>
            </w:r>
          </w:p>
        </w:tc>
      </w:tr>
      <w:tr w:rsidR="00B65997" w:rsidRPr="004C7E25" w14:paraId="3F62AB8C" w14:textId="77777777" w:rsidTr="006179C3">
        <w:tc>
          <w:tcPr>
            <w:tcW w:w="1854" w:type="pct"/>
          </w:tcPr>
          <w:p w14:paraId="46813761" w14:textId="257DFB6E" w:rsidR="00B65997" w:rsidRPr="004C7E25" w:rsidRDefault="00B65997" w:rsidP="00B6599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Homemaker/Other voluntary work</w:t>
            </w:r>
          </w:p>
        </w:tc>
        <w:tc>
          <w:tcPr>
            <w:tcW w:w="591" w:type="pct"/>
          </w:tcPr>
          <w:p w14:paraId="4DC14294" w14:textId="4181EC2A" w:rsidR="00B65997" w:rsidRPr="004C7E25" w:rsidRDefault="00B65997" w:rsidP="00B6599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 xml:space="preserve"> (0.90-1.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29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63" w:type="pct"/>
          </w:tcPr>
          <w:p w14:paraId="0A23F46C" w14:textId="304DD88E" w:rsidR="00B65997" w:rsidRPr="004C7E25" w:rsidRDefault="00B65997" w:rsidP="00B6599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414</w:t>
            </w:r>
          </w:p>
        </w:tc>
        <w:tc>
          <w:tcPr>
            <w:tcW w:w="633" w:type="pct"/>
          </w:tcPr>
          <w:p w14:paraId="4A8571D1" w14:textId="7C323A64" w:rsidR="00B65997" w:rsidRPr="004C7E25" w:rsidRDefault="00B65997" w:rsidP="00B659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3" w:type="pct"/>
          </w:tcPr>
          <w:p w14:paraId="7C6C37F0" w14:textId="77777777" w:rsidR="00B65997" w:rsidRPr="004C7E25" w:rsidRDefault="00B65997" w:rsidP="00B659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2" w:type="pct"/>
          </w:tcPr>
          <w:p w14:paraId="5DEB460A" w14:textId="4C8FA7C1" w:rsidR="00B65997" w:rsidRPr="004C7E25" w:rsidRDefault="001E7BC0" w:rsidP="00B6599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0.80</w:t>
            </w:r>
            <w:r w:rsidR="00B65997" w:rsidRPr="004C7E25">
              <w:rPr>
                <w:rFonts w:ascii="Times New Roman" w:hAnsi="Times New Roman" w:cs="Times New Roman"/>
                <w:sz w:val="24"/>
                <w:szCs w:val="24"/>
              </w:rPr>
              <w:t xml:space="preserve"> (0.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59</w:t>
            </w:r>
            <w:r w:rsidR="00B65997" w:rsidRPr="004C7E25">
              <w:rPr>
                <w:rFonts w:ascii="Times New Roman" w:hAnsi="Times New Roman" w:cs="Times New Roman"/>
                <w:sz w:val="24"/>
                <w:szCs w:val="24"/>
              </w:rPr>
              <w:t>-1.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08</w:t>
            </w:r>
            <w:r w:rsidR="00B65997" w:rsidRPr="004C7E2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24" w:type="pct"/>
          </w:tcPr>
          <w:p w14:paraId="25EAE512" w14:textId="4408D32C" w:rsidR="00B65997" w:rsidRPr="004C7E25" w:rsidRDefault="00B65997" w:rsidP="00B6599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1E7BC0">
              <w:rPr>
                <w:rFonts w:ascii="Times New Roman" w:hAnsi="Times New Roman" w:cs="Times New Roman"/>
                <w:sz w:val="24"/>
                <w:szCs w:val="24"/>
              </w:rPr>
              <w:t>147</w:t>
            </w:r>
          </w:p>
        </w:tc>
      </w:tr>
      <w:tr w:rsidR="00B65997" w:rsidRPr="004C7E25" w14:paraId="3CB3A5C0" w14:textId="77777777" w:rsidTr="006179C3">
        <w:tc>
          <w:tcPr>
            <w:tcW w:w="1854" w:type="pct"/>
          </w:tcPr>
          <w:p w14:paraId="475BE2B1" w14:textId="77777777" w:rsidR="00B65997" w:rsidRPr="004C7E25" w:rsidRDefault="00B65997" w:rsidP="00B65997">
            <w:pPr>
              <w:tabs>
                <w:tab w:val="left" w:pos="1950"/>
              </w:tabs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Unemployed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591" w:type="pct"/>
          </w:tcPr>
          <w:p w14:paraId="490F263C" w14:textId="4F006E9F" w:rsidR="00B65997" w:rsidRPr="004C7E25" w:rsidRDefault="00B65997" w:rsidP="00B6599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Reference</w:t>
            </w:r>
          </w:p>
        </w:tc>
        <w:tc>
          <w:tcPr>
            <w:tcW w:w="363" w:type="pct"/>
          </w:tcPr>
          <w:p w14:paraId="653AB811" w14:textId="77777777" w:rsidR="00B65997" w:rsidRPr="004C7E25" w:rsidRDefault="00B65997" w:rsidP="00B659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3" w:type="pct"/>
          </w:tcPr>
          <w:p w14:paraId="5870B1F5" w14:textId="0C2E129E" w:rsidR="00B65997" w:rsidRPr="004C7E25" w:rsidRDefault="00B65997" w:rsidP="00B659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3" w:type="pct"/>
          </w:tcPr>
          <w:p w14:paraId="7667E1A9" w14:textId="77777777" w:rsidR="00B65997" w:rsidRPr="004C7E25" w:rsidRDefault="00B65997" w:rsidP="00B659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2" w:type="pct"/>
          </w:tcPr>
          <w:p w14:paraId="30594BF8" w14:textId="2B047679" w:rsidR="00B65997" w:rsidRPr="004C7E25" w:rsidRDefault="00B65997" w:rsidP="00B6599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Reference</w:t>
            </w:r>
          </w:p>
        </w:tc>
        <w:tc>
          <w:tcPr>
            <w:tcW w:w="424" w:type="pct"/>
          </w:tcPr>
          <w:p w14:paraId="6CC42B07" w14:textId="77777777" w:rsidR="00B65997" w:rsidRPr="004C7E25" w:rsidRDefault="00B65997" w:rsidP="00B659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5997" w:rsidRPr="004C7E25" w14:paraId="0739D296" w14:textId="77777777" w:rsidTr="006179C3">
        <w:tc>
          <w:tcPr>
            <w:tcW w:w="1854" w:type="pct"/>
          </w:tcPr>
          <w:p w14:paraId="52EA9A7B" w14:textId="77777777" w:rsidR="00B65997" w:rsidRPr="004C7E25" w:rsidRDefault="00B65997" w:rsidP="00B6599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Food intake</w:t>
            </w:r>
          </w:p>
        </w:tc>
        <w:tc>
          <w:tcPr>
            <w:tcW w:w="591" w:type="pct"/>
          </w:tcPr>
          <w:p w14:paraId="4CB72800" w14:textId="77777777" w:rsidR="00B65997" w:rsidRPr="004C7E25" w:rsidRDefault="00B65997" w:rsidP="00B659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3" w:type="pct"/>
          </w:tcPr>
          <w:p w14:paraId="29866151" w14:textId="77777777" w:rsidR="00B65997" w:rsidRPr="004C7E25" w:rsidRDefault="00B65997" w:rsidP="00B659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3" w:type="pct"/>
          </w:tcPr>
          <w:p w14:paraId="550F3472" w14:textId="77777777" w:rsidR="00B65997" w:rsidRPr="004C7E25" w:rsidRDefault="00B65997" w:rsidP="00B659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3" w:type="pct"/>
          </w:tcPr>
          <w:p w14:paraId="435BEB61" w14:textId="77777777" w:rsidR="00B65997" w:rsidRPr="004C7E25" w:rsidRDefault="00B65997" w:rsidP="00B659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2" w:type="pct"/>
          </w:tcPr>
          <w:p w14:paraId="1AF498B5" w14:textId="77777777" w:rsidR="00B65997" w:rsidRPr="004C7E25" w:rsidRDefault="00B65997" w:rsidP="00B659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4" w:type="pct"/>
          </w:tcPr>
          <w:p w14:paraId="34930529" w14:textId="77777777" w:rsidR="00B65997" w:rsidRPr="004C7E25" w:rsidRDefault="00B65997" w:rsidP="00B659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4567" w:rsidRPr="004C7E25" w14:paraId="2FEFF4A1" w14:textId="77777777" w:rsidTr="006179C3">
        <w:tc>
          <w:tcPr>
            <w:tcW w:w="1854" w:type="pct"/>
          </w:tcPr>
          <w:p w14:paraId="6CB56C92" w14:textId="43058FA7" w:rsidR="00F14567" w:rsidRPr="004C7E25" w:rsidRDefault="00F14567" w:rsidP="00F14567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Current smoking</w:t>
            </w:r>
          </w:p>
        </w:tc>
        <w:tc>
          <w:tcPr>
            <w:tcW w:w="591" w:type="pct"/>
          </w:tcPr>
          <w:p w14:paraId="071315AD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63" w:type="pct"/>
          </w:tcPr>
          <w:p w14:paraId="02335269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633" w:type="pct"/>
          </w:tcPr>
          <w:p w14:paraId="05ED4157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63" w:type="pct"/>
          </w:tcPr>
          <w:p w14:paraId="79F06D1D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772" w:type="pct"/>
          </w:tcPr>
          <w:p w14:paraId="1796DF73" w14:textId="4FFF1066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09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0.93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1.28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24" w:type="pct"/>
          </w:tcPr>
          <w:p w14:paraId="1206F4F4" w14:textId="5124D518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6B325A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273</w:t>
            </w:r>
          </w:p>
        </w:tc>
      </w:tr>
      <w:tr w:rsidR="00F14567" w:rsidRPr="004C7E25" w14:paraId="2713616C" w14:textId="77777777" w:rsidTr="006179C3">
        <w:tc>
          <w:tcPr>
            <w:tcW w:w="1854" w:type="pct"/>
          </w:tcPr>
          <w:p w14:paraId="2388A2FA" w14:textId="4764E318" w:rsidR="00F14567" w:rsidRPr="004C7E25" w:rsidRDefault="00F14567" w:rsidP="00F14567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Daily/Yes </w:t>
            </w:r>
          </w:p>
        </w:tc>
        <w:tc>
          <w:tcPr>
            <w:tcW w:w="591" w:type="pct"/>
          </w:tcPr>
          <w:p w14:paraId="4BE1062B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63" w:type="pct"/>
          </w:tcPr>
          <w:p w14:paraId="12B6860D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633" w:type="pct"/>
          </w:tcPr>
          <w:p w14:paraId="7F415FCF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63" w:type="pct"/>
          </w:tcPr>
          <w:p w14:paraId="0A058628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772" w:type="pct"/>
          </w:tcPr>
          <w:p w14:paraId="10F86D0C" w14:textId="4A41451D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Reference</w:t>
            </w:r>
          </w:p>
        </w:tc>
        <w:tc>
          <w:tcPr>
            <w:tcW w:w="424" w:type="pct"/>
          </w:tcPr>
          <w:p w14:paraId="257C27E6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F14567" w:rsidRPr="004C7E25" w14:paraId="2D0760EE" w14:textId="77777777" w:rsidTr="006179C3">
        <w:tc>
          <w:tcPr>
            <w:tcW w:w="1854" w:type="pct"/>
          </w:tcPr>
          <w:p w14:paraId="2D8D2EEC" w14:textId="0468D901" w:rsidR="00F14567" w:rsidRPr="004C7E25" w:rsidRDefault="00F14567" w:rsidP="00F14567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Less than daily/No</w:t>
            </w:r>
          </w:p>
        </w:tc>
        <w:tc>
          <w:tcPr>
            <w:tcW w:w="591" w:type="pct"/>
          </w:tcPr>
          <w:p w14:paraId="1C4DE08A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63" w:type="pct"/>
          </w:tcPr>
          <w:p w14:paraId="72ABC893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633" w:type="pct"/>
          </w:tcPr>
          <w:p w14:paraId="433AA351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63" w:type="pct"/>
          </w:tcPr>
          <w:p w14:paraId="3B983444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772" w:type="pct"/>
          </w:tcPr>
          <w:p w14:paraId="5919E660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24" w:type="pct"/>
          </w:tcPr>
          <w:p w14:paraId="51A7CA44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F14567" w:rsidRPr="004C7E25" w14:paraId="6D349627" w14:textId="77777777" w:rsidTr="006179C3">
        <w:tc>
          <w:tcPr>
            <w:tcW w:w="1854" w:type="pct"/>
          </w:tcPr>
          <w:p w14:paraId="4E5A3158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Adding salt when eating</w:t>
            </w:r>
          </w:p>
        </w:tc>
        <w:tc>
          <w:tcPr>
            <w:tcW w:w="591" w:type="pct"/>
          </w:tcPr>
          <w:p w14:paraId="7C67642F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63" w:type="pct"/>
          </w:tcPr>
          <w:p w14:paraId="257B6460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633" w:type="pct"/>
          </w:tcPr>
          <w:p w14:paraId="1CB9C70F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63" w:type="pct"/>
          </w:tcPr>
          <w:p w14:paraId="1E1647AB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772" w:type="pct"/>
          </w:tcPr>
          <w:p w14:paraId="3597EABE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24" w:type="pct"/>
          </w:tcPr>
          <w:p w14:paraId="20155397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F14567" w:rsidRPr="004C7E25" w14:paraId="6275DD37" w14:textId="77777777" w:rsidTr="006179C3">
        <w:tc>
          <w:tcPr>
            <w:tcW w:w="1854" w:type="pct"/>
          </w:tcPr>
          <w:p w14:paraId="15714F41" w14:textId="77777777" w:rsidR="00F14567" w:rsidRPr="004C7E25" w:rsidRDefault="00F14567" w:rsidP="00F1456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Always/Often</w:t>
            </w:r>
          </w:p>
        </w:tc>
        <w:tc>
          <w:tcPr>
            <w:tcW w:w="591" w:type="pct"/>
          </w:tcPr>
          <w:p w14:paraId="385534DA" w14:textId="06B69188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3" w:type="pct"/>
          </w:tcPr>
          <w:p w14:paraId="37D96032" w14:textId="1CC0E7F4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3" w:type="pct"/>
          </w:tcPr>
          <w:p w14:paraId="6855DAD7" w14:textId="5B2D71F9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38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 xml:space="preserve"> (0.18-1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71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63" w:type="pct"/>
          </w:tcPr>
          <w:p w14:paraId="40B958DA" w14:textId="797A3B0A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B325A">
              <w:rPr>
                <w:rFonts w:ascii="Times New Roman" w:hAnsi="Times New Roman" w:cs="Times New Roman"/>
                <w:sz w:val="24"/>
                <w:szCs w:val="24"/>
              </w:rPr>
              <w:t>0.7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56</w:t>
            </w:r>
          </w:p>
        </w:tc>
        <w:tc>
          <w:tcPr>
            <w:tcW w:w="772" w:type="pct"/>
          </w:tcPr>
          <w:p w14:paraId="08BFF761" w14:textId="0D71270F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4" w:type="pct"/>
          </w:tcPr>
          <w:p w14:paraId="478207E6" w14:textId="63686598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4567" w:rsidRPr="004C7E25" w14:paraId="5E3E5E58" w14:textId="77777777" w:rsidTr="006179C3">
        <w:tc>
          <w:tcPr>
            <w:tcW w:w="1854" w:type="pct"/>
          </w:tcPr>
          <w:p w14:paraId="5EB47EF0" w14:textId="77777777" w:rsidR="00F14567" w:rsidRPr="004C7E25" w:rsidRDefault="00F14567" w:rsidP="00F1456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 xml:space="preserve">Sometimes/Rarely </w:t>
            </w:r>
          </w:p>
        </w:tc>
        <w:tc>
          <w:tcPr>
            <w:tcW w:w="591" w:type="pct"/>
          </w:tcPr>
          <w:p w14:paraId="5E2FE3CD" w14:textId="4158BFF2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3" w:type="pct"/>
          </w:tcPr>
          <w:p w14:paraId="6E432136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3" w:type="pct"/>
          </w:tcPr>
          <w:p w14:paraId="52C4DFE2" w14:textId="74451831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1.02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-4.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76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63" w:type="pct"/>
          </w:tcPr>
          <w:p w14:paraId="65CDBAB7" w14:textId="19BE07C3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B325A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391</w:t>
            </w:r>
          </w:p>
        </w:tc>
        <w:tc>
          <w:tcPr>
            <w:tcW w:w="772" w:type="pct"/>
          </w:tcPr>
          <w:p w14:paraId="0B5C036E" w14:textId="4D2A40D1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4" w:type="pct"/>
          </w:tcPr>
          <w:p w14:paraId="63FC39B2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4567" w:rsidRPr="004C7E25" w14:paraId="18629187" w14:textId="77777777" w:rsidTr="006179C3">
        <w:tc>
          <w:tcPr>
            <w:tcW w:w="1854" w:type="pct"/>
          </w:tcPr>
          <w:p w14:paraId="19B63967" w14:textId="77777777" w:rsidR="00F14567" w:rsidRPr="004C7E25" w:rsidRDefault="00F14567" w:rsidP="00F1456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Never</w:t>
            </w:r>
          </w:p>
        </w:tc>
        <w:tc>
          <w:tcPr>
            <w:tcW w:w="591" w:type="pct"/>
          </w:tcPr>
          <w:p w14:paraId="60D1DB68" w14:textId="43B9EFDE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3" w:type="pct"/>
          </w:tcPr>
          <w:p w14:paraId="6DDAFCAB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3" w:type="pct"/>
          </w:tcPr>
          <w:p w14:paraId="253C198F" w14:textId="5CA02AD4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Reference</w:t>
            </w:r>
          </w:p>
        </w:tc>
        <w:tc>
          <w:tcPr>
            <w:tcW w:w="363" w:type="pct"/>
          </w:tcPr>
          <w:p w14:paraId="0DAD4770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2" w:type="pct"/>
          </w:tcPr>
          <w:p w14:paraId="78C5A6A2" w14:textId="1B28DCED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4" w:type="pct"/>
          </w:tcPr>
          <w:p w14:paraId="519691C2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4567" w:rsidRPr="004C7E25" w14:paraId="64A26BDF" w14:textId="77777777" w:rsidTr="006179C3">
        <w:tc>
          <w:tcPr>
            <w:tcW w:w="1854" w:type="pct"/>
          </w:tcPr>
          <w:p w14:paraId="1875978D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Oil used most often</w:t>
            </w:r>
          </w:p>
        </w:tc>
        <w:tc>
          <w:tcPr>
            <w:tcW w:w="591" w:type="pct"/>
          </w:tcPr>
          <w:p w14:paraId="2AA3ED19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63" w:type="pct"/>
          </w:tcPr>
          <w:p w14:paraId="6DCB9273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633" w:type="pct"/>
          </w:tcPr>
          <w:p w14:paraId="5CACC13E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63" w:type="pct"/>
          </w:tcPr>
          <w:p w14:paraId="6A7E3FC9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772" w:type="pct"/>
          </w:tcPr>
          <w:p w14:paraId="32D3D831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24" w:type="pct"/>
          </w:tcPr>
          <w:p w14:paraId="0419962A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F14567" w:rsidRPr="004C7E25" w14:paraId="3B967980" w14:textId="77777777" w:rsidTr="006179C3">
        <w:tc>
          <w:tcPr>
            <w:tcW w:w="1854" w:type="pct"/>
          </w:tcPr>
          <w:p w14:paraId="46114711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Coconut/groundnut/ Sunflower/Mustard</w:t>
            </w:r>
          </w:p>
        </w:tc>
        <w:tc>
          <w:tcPr>
            <w:tcW w:w="591" w:type="pct"/>
          </w:tcPr>
          <w:p w14:paraId="77AE0DA6" w14:textId="13B34736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 xml:space="preserve"> (0.7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-1.3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63" w:type="pct"/>
          </w:tcPr>
          <w:p w14:paraId="6B4E7E28" w14:textId="5FBF8C33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974</w:t>
            </w:r>
          </w:p>
        </w:tc>
        <w:tc>
          <w:tcPr>
            <w:tcW w:w="633" w:type="pct"/>
          </w:tcPr>
          <w:p w14:paraId="757ED3AA" w14:textId="598D7E22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 xml:space="preserve"> (0.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27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3.90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63" w:type="pct"/>
          </w:tcPr>
          <w:p w14:paraId="1D8B24C9" w14:textId="23ED7D76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971</w:t>
            </w:r>
          </w:p>
        </w:tc>
        <w:tc>
          <w:tcPr>
            <w:tcW w:w="772" w:type="pct"/>
          </w:tcPr>
          <w:p w14:paraId="1CFDE431" w14:textId="69B3C93B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4" w:type="pct"/>
          </w:tcPr>
          <w:p w14:paraId="5327DEAD" w14:textId="47095C4A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4567" w:rsidRPr="004C7E25" w14:paraId="19DEAA0B" w14:textId="77777777" w:rsidTr="006179C3">
        <w:tc>
          <w:tcPr>
            <w:tcW w:w="1854" w:type="pct"/>
          </w:tcPr>
          <w:p w14:paraId="16BFF77F" w14:textId="77777777" w:rsidR="00F14567" w:rsidRPr="004C7E25" w:rsidRDefault="00F14567" w:rsidP="00F1456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Soybean/Vegetable/ Palm</w:t>
            </w:r>
          </w:p>
        </w:tc>
        <w:tc>
          <w:tcPr>
            <w:tcW w:w="591" w:type="pct"/>
          </w:tcPr>
          <w:p w14:paraId="0E106DB7" w14:textId="049C8F4F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0.8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 xml:space="preserve"> (0.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58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-1.1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63" w:type="pct"/>
          </w:tcPr>
          <w:p w14:paraId="274DB67C" w14:textId="0532739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0.2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46</w:t>
            </w:r>
          </w:p>
        </w:tc>
        <w:tc>
          <w:tcPr>
            <w:tcW w:w="633" w:type="pct"/>
          </w:tcPr>
          <w:p w14:paraId="241EFFD9" w14:textId="7472DE1E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97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 xml:space="preserve"> (0.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26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3.72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63" w:type="pct"/>
          </w:tcPr>
          <w:p w14:paraId="5449E9B1" w14:textId="102FF900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955</w:t>
            </w:r>
          </w:p>
        </w:tc>
        <w:tc>
          <w:tcPr>
            <w:tcW w:w="772" w:type="pct"/>
          </w:tcPr>
          <w:p w14:paraId="6A7B7BE8" w14:textId="523E38E0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4" w:type="pct"/>
          </w:tcPr>
          <w:p w14:paraId="1E4D6314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4567" w:rsidRPr="004C7E25" w14:paraId="063E9AE7" w14:textId="77777777" w:rsidTr="006179C3">
        <w:tc>
          <w:tcPr>
            <w:tcW w:w="1854" w:type="pct"/>
          </w:tcPr>
          <w:p w14:paraId="0E2E2F2E" w14:textId="77777777" w:rsidR="00F14567" w:rsidRPr="004C7E25" w:rsidRDefault="00F14567" w:rsidP="00F1456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Others/ Olive/Corn /Not specific</w:t>
            </w:r>
          </w:p>
        </w:tc>
        <w:tc>
          <w:tcPr>
            <w:tcW w:w="591" w:type="pct"/>
          </w:tcPr>
          <w:p w14:paraId="28EE3D20" w14:textId="6D107A6E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Reference</w:t>
            </w:r>
          </w:p>
        </w:tc>
        <w:tc>
          <w:tcPr>
            <w:tcW w:w="363" w:type="pct"/>
          </w:tcPr>
          <w:p w14:paraId="56ABB24A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3" w:type="pct"/>
          </w:tcPr>
          <w:p w14:paraId="2084FC6C" w14:textId="1DBB55A0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Reference</w:t>
            </w:r>
          </w:p>
        </w:tc>
        <w:tc>
          <w:tcPr>
            <w:tcW w:w="363" w:type="pct"/>
          </w:tcPr>
          <w:p w14:paraId="28D46FB0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2" w:type="pct"/>
          </w:tcPr>
          <w:p w14:paraId="7BB93859" w14:textId="3D9FE0CA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4" w:type="pct"/>
          </w:tcPr>
          <w:p w14:paraId="0BB3A7F2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4567" w:rsidRPr="004C7E25" w14:paraId="3589E1A2" w14:textId="77777777" w:rsidTr="006179C3">
        <w:tc>
          <w:tcPr>
            <w:tcW w:w="1854" w:type="pct"/>
          </w:tcPr>
          <w:p w14:paraId="526E64F6" w14:textId="7ED58D69" w:rsidR="00F14567" w:rsidRPr="004C7E25" w:rsidRDefault="00F14567" w:rsidP="00F1456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lastRenderedPageBreak/>
              <w:t>Meals eaten outside in a week</w:t>
            </w:r>
          </w:p>
        </w:tc>
        <w:tc>
          <w:tcPr>
            <w:tcW w:w="591" w:type="pct"/>
          </w:tcPr>
          <w:p w14:paraId="70240C67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3" w:type="pct"/>
          </w:tcPr>
          <w:p w14:paraId="31FCBFDC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3" w:type="pct"/>
          </w:tcPr>
          <w:p w14:paraId="485918E3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3" w:type="pct"/>
          </w:tcPr>
          <w:p w14:paraId="1D1C9EA0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2" w:type="pct"/>
          </w:tcPr>
          <w:p w14:paraId="6DFE11A6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4" w:type="pct"/>
          </w:tcPr>
          <w:p w14:paraId="46F80FFB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4567" w:rsidRPr="004C7E25" w14:paraId="64AD78D7" w14:textId="77777777" w:rsidTr="006179C3">
        <w:tc>
          <w:tcPr>
            <w:tcW w:w="1854" w:type="pct"/>
          </w:tcPr>
          <w:p w14:paraId="05A1C857" w14:textId="619EF6EB" w:rsidR="00F14567" w:rsidRPr="004C7E25" w:rsidRDefault="00F14567" w:rsidP="00F1456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591" w:type="pct"/>
          </w:tcPr>
          <w:p w14:paraId="2A8F65D5" w14:textId="237989AF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1.40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1.00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-1.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97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63" w:type="pct"/>
          </w:tcPr>
          <w:p w14:paraId="5A426702" w14:textId="118BAC41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051</w:t>
            </w:r>
          </w:p>
        </w:tc>
        <w:tc>
          <w:tcPr>
            <w:tcW w:w="633" w:type="pct"/>
          </w:tcPr>
          <w:p w14:paraId="40768E45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3" w:type="pct"/>
          </w:tcPr>
          <w:p w14:paraId="1F3CBF0A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2" w:type="pct"/>
          </w:tcPr>
          <w:p w14:paraId="7879B187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4" w:type="pct"/>
          </w:tcPr>
          <w:p w14:paraId="6F9C9282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4567" w:rsidRPr="004C7E25" w14:paraId="3D9E8F64" w14:textId="77777777" w:rsidTr="006179C3">
        <w:tc>
          <w:tcPr>
            <w:tcW w:w="1854" w:type="pct"/>
          </w:tcPr>
          <w:p w14:paraId="6E01B46F" w14:textId="2A73864A" w:rsidR="00F14567" w:rsidRPr="004C7E25" w:rsidRDefault="00F14567" w:rsidP="00F1456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591" w:type="pct"/>
          </w:tcPr>
          <w:p w14:paraId="5273E87B" w14:textId="4C0EA563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Reference</w:t>
            </w:r>
          </w:p>
        </w:tc>
        <w:tc>
          <w:tcPr>
            <w:tcW w:w="363" w:type="pct"/>
          </w:tcPr>
          <w:p w14:paraId="43AA8EB9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3" w:type="pct"/>
          </w:tcPr>
          <w:p w14:paraId="01323976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3" w:type="pct"/>
          </w:tcPr>
          <w:p w14:paraId="7ED306B5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2" w:type="pct"/>
          </w:tcPr>
          <w:p w14:paraId="00B5395B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4" w:type="pct"/>
          </w:tcPr>
          <w:p w14:paraId="436610C8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4567" w:rsidRPr="004C7E25" w14:paraId="56772CD1" w14:textId="77777777" w:rsidTr="006179C3">
        <w:tc>
          <w:tcPr>
            <w:tcW w:w="1854" w:type="pct"/>
          </w:tcPr>
          <w:p w14:paraId="2738762C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Physical activity</w:t>
            </w:r>
          </w:p>
        </w:tc>
        <w:tc>
          <w:tcPr>
            <w:tcW w:w="591" w:type="pct"/>
          </w:tcPr>
          <w:p w14:paraId="56CE9656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3" w:type="pct"/>
          </w:tcPr>
          <w:p w14:paraId="4E6A329D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3" w:type="pct"/>
          </w:tcPr>
          <w:p w14:paraId="2571B3B8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3" w:type="pct"/>
          </w:tcPr>
          <w:p w14:paraId="1608641A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2" w:type="pct"/>
          </w:tcPr>
          <w:p w14:paraId="013A8B06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4" w:type="pct"/>
          </w:tcPr>
          <w:p w14:paraId="3DF40BD8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4567" w:rsidRPr="004C7E25" w14:paraId="7490071D" w14:textId="77777777" w:rsidTr="006179C3">
        <w:tc>
          <w:tcPr>
            <w:tcW w:w="1854" w:type="pct"/>
          </w:tcPr>
          <w:p w14:paraId="34FF40F1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Vigorous activity at work</w:t>
            </w:r>
          </w:p>
        </w:tc>
        <w:tc>
          <w:tcPr>
            <w:tcW w:w="591" w:type="pct"/>
          </w:tcPr>
          <w:p w14:paraId="0E2D7508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63" w:type="pct"/>
          </w:tcPr>
          <w:p w14:paraId="00EF6690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633" w:type="pct"/>
          </w:tcPr>
          <w:p w14:paraId="20378606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63" w:type="pct"/>
          </w:tcPr>
          <w:p w14:paraId="0D1D69D3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772" w:type="pct"/>
          </w:tcPr>
          <w:p w14:paraId="6B7D75EC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24" w:type="pct"/>
          </w:tcPr>
          <w:p w14:paraId="4721BE58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F14567" w:rsidRPr="004C7E25" w14:paraId="2202B34F" w14:textId="77777777" w:rsidTr="006179C3">
        <w:tc>
          <w:tcPr>
            <w:tcW w:w="1854" w:type="pct"/>
          </w:tcPr>
          <w:p w14:paraId="546DD8DF" w14:textId="449FC652" w:rsidR="00F14567" w:rsidRPr="004C7E25" w:rsidRDefault="00F14567" w:rsidP="00F1456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No </w:t>
            </w:r>
          </w:p>
        </w:tc>
        <w:tc>
          <w:tcPr>
            <w:tcW w:w="591" w:type="pct"/>
          </w:tcPr>
          <w:p w14:paraId="6665AADD" w14:textId="03E3BB9B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59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 xml:space="preserve"> (0.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99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-2.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63" w:type="pct"/>
          </w:tcPr>
          <w:p w14:paraId="6558BCAB" w14:textId="52A0CC13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058</w:t>
            </w:r>
          </w:p>
        </w:tc>
        <w:tc>
          <w:tcPr>
            <w:tcW w:w="633" w:type="pct"/>
          </w:tcPr>
          <w:p w14:paraId="0D226049" w14:textId="21C85CEE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1.24 (0.46-3.34)</w:t>
            </w:r>
          </w:p>
        </w:tc>
        <w:tc>
          <w:tcPr>
            <w:tcW w:w="363" w:type="pct"/>
          </w:tcPr>
          <w:p w14:paraId="7AD4851E" w14:textId="7DC1D98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B325A">
              <w:rPr>
                <w:rFonts w:ascii="Times New Roman" w:hAnsi="Times New Roman" w:cs="Times New Roman"/>
                <w:sz w:val="24"/>
                <w:szCs w:val="24"/>
              </w:rPr>
              <w:t>0.66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72" w:type="pct"/>
          </w:tcPr>
          <w:p w14:paraId="1884A787" w14:textId="25FFB676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1.6</w:t>
            </w:r>
            <w:r w:rsidR="00EF5E3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 xml:space="preserve"> (1.26-2.</w:t>
            </w:r>
            <w:r w:rsidR="00EF5E30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24" w:type="pct"/>
          </w:tcPr>
          <w:p w14:paraId="341B9A7E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</w:tr>
      <w:tr w:rsidR="00F14567" w:rsidRPr="004C7E25" w14:paraId="48D7E627" w14:textId="77777777" w:rsidTr="006179C3">
        <w:tc>
          <w:tcPr>
            <w:tcW w:w="1854" w:type="pct"/>
          </w:tcPr>
          <w:p w14:paraId="5CA5A7E0" w14:textId="3EF736A0" w:rsidR="00F14567" w:rsidRPr="004C7E25" w:rsidRDefault="00F14567" w:rsidP="00F1456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Yes</w:t>
            </w:r>
          </w:p>
        </w:tc>
        <w:tc>
          <w:tcPr>
            <w:tcW w:w="591" w:type="pct"/>
          </w:tcPr>
          <w:p w14:paraId="06EC1715" w14:textId="4BADB3A0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Reference</w:t>
            </w:r>
          </w:p>
        </w:tc>
        <w:tc>
          <w:tcPr>
            <w:tcW w:w="363" w:type="pct"/>
          </w:tcPr>
          <w:p w14:paraId="2A3E26EB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3" w:type="pct"/>
          </w:tcPr>
          <w:p w14:paraId="03DF9852" w14:textId="76ACB204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Reference</w:t>
            </w:r>
          </w:p>
        </w:tc>
        <w:tc>
          <w:tcPr>
            <w:tcW w:w="363" w:type="pct"/>
          </w:tcPr>
          <w:p w14:paraId="33E33471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2" w:type="pct"/>
          </w:tcPr>
          <w:p w14:paraId="26420678" w14:textId="003262E0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Reference</w:t>
            </w:r>
          </w:p>
        </w:tc>
        <w:tc>
          <w:tcPr>
            <w:tcW w:w="424" w:type="pct"/>
          </w:tcPr>
          <w:p w14:paraId="4DFEF3B3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4567" w:rsidRPr="004C7E25" w14:paraId="78EC0E48" w14:textId="77777777" w:rsidTr="006179C3">
        <w:tc>
          <w:tcPr>
            <w:tcW w:w="1854" w:type="pct"/>
          </w:tcPr>
          <w:p w14:paraId="1DA554FD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Moderate activity at work</w:t>
            </w:r>
          </w:p>
        </w:tc>
        <w:tc>
          <w:tcPr>
            <w:tcW w:w="591" w:type="pct"/>
          </w:tcPr>
          <w:p w14:paraId="055719D5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63" w:type="pct"/>
          </w:tcPr>
          <w:p w14:paraId="7986C469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633" w:type="pct"/>
          </w:tcPr>
          <w:p w14:paraId="5D8EDCBC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63" w:type="pct"/>
          </w:tcPr>
          <w:p w14:paraId="4CB6F38F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772" w:type="pct"/>
          </w:tcPr>
          <w:p w14:paraId="28935D47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24" w:type="pct"/>
          </w:tcPr>
          <w:p w14:paraId="386E4223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F14567" w:rsidRPr="004C7E25" w14:paraId="2F139D44" w14:textId="77777777" w:rsidTr="006179C3">
        <w:tc>
          <w:tcPr>
            <w:tcW w:w="1854" w:type="pct"/>
          </w:tcPr>
          <w:p w14:paraId="12ECCAA2" w14:textId="62107DE1" w:rsidR="00F14567" w:rsidRPr="004C7E25" w:rsidRDefault="00F14567" w:rsidP="00F1456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591" w:type="pct"/>
          </w:tcPr>
          <w:p w14:paraId="58578CAF" w14:textId="5449DE88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3" w:type="pct"/>
          </w:tcPr>
          <w:p w14:paraId="31BD0C7D" w14:textId="4C5E1AA1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3" w:type="pct"/>
          </w:tcPr>
          <w:p w14:paraId="34BC46AE" w14:textId="055E5DC9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4.9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 xml:space="preserve"> (1.5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99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63" w:type="pct"/>
          </w:tcPr>
          <w:p w14:paraId="35F04758" w14:textId="6ACAEE75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0.00</w:t>
            </w:r>
            <w:r w:rsidRPr="006B325A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772" w:type="pct"/>
          </w:tcPr>
          <w:p w14:paraId="0820D9D7" w14:textId="3656A15A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4" w:type="pct"/>
          </w:tcPr>
          <w:p w14:paraId="6F51C586" w14:textId="25D01BD4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4567" w:rsidRPr="004C7E25" w14:paraId="7A03989A" w14:textId="77777777" w:rsidTr="006179C3">
        <w:tc>
          <w:tcPr>
            <w:tcW w:w="1854" w:type="pct"/>
          </w:tcPr>
          <w:p w14:paraId="1E850FA6" w14:textId="18864959" w:rsidR="00F14567" w:rsidRPr="004C7E25" w:rsidRDefault="00F14567" w:rsidP="00F1456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Yes</w:t>
            </w:r>
          </w:p>
        </w:tc>
        <w:tc>
          <w:tcPr>
            <w:tcW w:w="591" w:type="pct"/>
          </w:tcPr>
          <w:p w14:paraId="712601B2" w14:textId="5BC4E939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3" w:type="pct"/>
          </w:tcPr>
          <w:p w14:paraId="5A1BEAD8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3" w:type="pct"/>
          </w:tcPr>
          <w:p w14:paraId="25E6D351" w14:textId="5AF833EC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Reference</w:t>
            </w:r>
          </w:p>
        </w:tc>
        <w:tc>
          <w:tcPr>
            <w:tcW w:w="363" w:type="pct"/>
          </w:tcPr>
          <w:p w14:paraId="234592E2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2" w:type="pct"/>
          </w:tcPr>
          <w:p w14:paraId="64B4C3A1" w14:textId="585B1415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4" w:type="pct"/>
          </w:tcPr>
          <w:p w14:paraId="05C1E1E4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4567" w:rsidRPr="004C7E25" w14:paraId="566081EE" w14:textId="77777777" w:rsidTr="006179C3">
        <w:tc>
          <w:tcPr>
            <w:tcW w:w="1854" w:type="pct"/>
          </w:tcPr>
          <w:p w14:paraId="770255A9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Active transport</w:t>
            </w:r>
          </w:p>
        </w:tc>
        <w:tc>
          <w:tcPr>
            <w:tcW w:w="591" w:type="pct"/>
          </w:tcPr>
          <w:p w14:paraId="3C28ACA4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63" w:type="pct"/>
          </w:tcPr>
          <w:p w14:paraId="7F73E5BE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633" w:type="pct"/>
          </w:tcPr>
          <w:p w14:paraId="1D858C52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63" w:type="pct"/>
          </w:tcPr>
          <w:p w14:paraId="2764E8A0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772" w:type="pct"/>
          </w:tcPr>
          <w:p w14:paraId="748922D9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24" w:type="pct"/>
          </w:tcPr>
          <w:p w14:paraId="4C0AD37F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F14567" w:rsidRPr="004C7E25" w14:paraId="5D8231A9" w14:textId="77777777" w:rsidTr="006179C3">
        <w:tc>
          <w:tcPr>
            <w:tcW w:w="1854" w:type="pct"/>
          </w:tcPr>
          <w:p w14:paraId="4F657CA6" w14:textId="47DA3300" w:rsidR="00F14567" w:rsidRPr="004C7E25" w:rsidRDefault="00F14567" w:rsidP="00F1456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591" w:type="pct"/>
          </w:tcPr>
          <w:p w14:paraId="591BC56C" w14:textId="28ED75C2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 xml:space="preserve"> (1.0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-1.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63" w:type="pct"/>
          </w:tcPr>
          <w:p w14:paraId="1971A41E" w14:textId="38CB4D3F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633" w:type="pct"/>
          </w:tcPr>
          <w:p w14:paraId="3ACEFA24" w14:textId="63F82544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1.67 (0.7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-3.8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63" w:type="pct"/>
          </w:tcPr>
          <w:p w14:paraId="315F1125" w14:textId="41BA8F66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B325A">
              <w:rPr>
                <w:rFonts w:ascii="Times New Roman" w:hAnsi="Times New Roman" w:cs="Times New Roman"/>
                <w:sz w:val="24"/>
                <w:szCs w:val="24"/>
              </w:rPr>
              <w:t>0.2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27</w:t>
            </w:r>
          </w:p>
        </w:tc>
        <w:tc>
          <w:tcPr>
            <w:tcW w:w="772" w:type="pct"/>
          </w:tcPr>
          <w:p w14:paraId="4A1E920F" w14:textId="0A83DB6D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4" w:type="pct"/>
          </w:tcPr>
          <w:p w14:paraId="11D618CD" w14:textId="391E5E4B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4567" w:rsidRPr="004C7E25" w14:paraId="3D0EBF88" w14:textId="77777777" w:rsidTr="006179C3">
        <w:tc>
          <w:tcPr>
            <w:tcW w:w="1854" w:type="pct"/>
          </w:tcPr>
          <w:p w14:paraId="66B7FB48" w14:textId="67D2D515" w:rsidR="00F14567" w:rsidRPr="004C7E25" w:rsidRDefault="00F14567" w:rsidP="00F1456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Yes</w:t>
            </w:r>
          </w:p>
        </w:tc>
        <w:tc>
          <w:tcPr>
            <w:tcW w:w="591" w:type="pct"/>
          </w:tcPr>
          <w:p w14:paraId="36A41C74" w14:textId="06D76A4F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Reference</w:t>
            </w:r>
          </w:p>
        </w:tc>
        <w:tc>
          <w:tcPr>
            <w:tcW w:w="363" w:type="pct"/>
          </w:tcPr>
          <w:p w14:paraId="50E4619C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3" w:type="pct"/>
          </w:tcPr>
          <w:p w14:paraId="57D2573E" w14:textId="5892F108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Reference</w:t>
            </w:r>
          </w:p>
        </w:tc>
        <w:tc>
          <w:tcPr>
            <w:tcW w:w="363" w:type="pct"/>
          </w:tcPr>
          <w:p w14:paraId="3B69BA45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2" w:type="pct"/>
          </w:tcPr>
          <w:p w14:paraId="5AD25554" w14:textId="59FC845C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4" w:type="pct"/>
          </w:tcPr>
          <w:p w14:paraId="522052A1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4567" w:rsidRPr="004C7E25" w14:paraId="5A4AC0FC" w14:textId="77777777" w:rsidTr="006179C3">
        <w:tc>
          <w:tcPr>
            <w:tcW w:w="1854" w:type="pct"/>
          </w:tcPr>
          <w:p w14:paraId="79D6A476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Vigorous leisure activity</w:t>
            </w:r>
          </w:p>
        </w:tc>
        <w:tc>
          <w:tcPr>
            <w:tcW w:w="591" w:type="pct"/>
          </w:tcPr>
          <w:p w14:paraId="7F00A456" w14:textId="37028A05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63" w:type="pct"/>
          </w:tcPr>
          <w:p w14:paraId="56AD6B88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633" w:type="pct"/>
          </w:tcPr>
          <w:p w14:paraId="4F88BAC4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63" w:type="pct"/>
          </w:tcPr>
          <w:p w14:paraId="4B71D096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772" w:type="pct"/>
          </w:tcPr>
          <w:p w14:paraId="29A3B36C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24" w:type="pct"/>
          </w:tcPr>
          <w:p w14:paraId="0826F9D3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F14567" w:rsidRPr="004C7E25" w14:paraId="28431B8B" w14:textId="77777777" w:rsidTr="006179C3">
        <w:tc>
          <w:tcPr>
            <w:tcW w:w="1854" w:type="pct"/>
          </w:tcPr>
          <w:p w14:paraId="00DA5945" w14:textId="77777777" w:rsidR="00F14567" w:rsidRPr="004C7E25" w:rsidRDefault="00F14567" w:rsidP="00F1456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591" w:type="pct"/>
          </w:tcPr>
          <w:p w14:paraId="22F6369F" w14:textId="342E0259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3" w:type="pct"/>
          </w:tcPr>
          <w:p w14:paraId="5A9A36D8" w14:textId="7B92E35B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3" w:type="pct"/>
          </w:tcPr>
          <w:p w14:paraId="7A800712" w14:textId="290DC90A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1.79 (0.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42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.71)</w:t>
            </w:r>
          </w:p>
        </w:tc>
        <w:tc>
          <w:tcPr>
            <w:tcW w:w="363" w:type="pct"/>
          </w:tcPr>
          <w:p w14:paraId="1C9C3D72" w14:textId="10E6430D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B325A">
              <w:rPr>
                <w:rFonts w:ascii="Times New Roman" w:hAnsi="Times New Roman" w:cs="Times New Roman"/>
                <w:sz w:val="24"/>
                <w:szCs w:val="24"/>
              </w:rPr>
              <w:t>0.4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772" w:type="pct"/>
          </w:tcPr>
          <w:p w14:paraId="33C1855D" w14:textId="5F0FAAE5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1.1</w:t>
            </w:r>
            <w:r w:rsidR="00EF5E3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 xml:space="preserve"> (0.79-1.</w:t>
            </w:r>
            <w:r w:rsidR="00EF5E30">
              <w:rPr>
                <w:rFonts w:ascii="Times New Roman" w:hAnsi="Times New Roman" w:cs="Times New Roman"/>
                <w:sz w:val="24"/>
                <w:szCs w:val="24"/>
              </w:rPr>
              <w:t>68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24" w:type="pct"/>
          </w:tcPr>
          <w:p w14:paraId="22260965" w14:textId="771BF1D3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0.4</w:t>
            </w:r>
            <w:r w:rsidR="00EF5E30"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</w:tr>
      <w:tr w:rsidR="00F14567" w:rsidRPr="004C7E25" w14:paraId="70BBF805" w14:textId="77777777" w:rsidTr="006179C3">
        <w:tc>
          <w:tcPr>
            <w:tcW w:w="1854" w:type="pct"/>
          </w:tcPr>
          <w:p w14:paraId="318471A6" w14:textId="77777777" w:rsidR="00F14567" w:rsidRPr="004C7E25" w:rsidRDefault="00F14567" w:rsidP="00F1456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591" w:type="pct"/>
          </w:tcPr>
          <w:p w14:paraId="05A4EC75" w14:textId="696F05F1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3" w:type="pct"/>
          </w:tcPr>
          <w:p w14:paraId="230FFEA6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3" w:type="pct"/>
          </w:tcPr>
          <w:p w14:paraId="69326037" w14:textId="3AED5826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Reference</w:t>
            </w:r>
          </w:p>
        </w:tc>
        <w:tc>
          <w:tcPr>
            <w:tcW w:w="363" w:type="pct"/>
          </w:tcPr>
          <w:p w14:paraId="4CA20D8C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2" w:type="pct"/>
          </w:tcPr>
          <w:p w14:paraId="00681F0E" w14:textId="246BF284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Reference</w:t>
            </w:r>
          </w:p>
        </w:tc>
        <w:tc>
          <w:tcPr>
            <w:tcW w:w="424" w:type="pct"/>
          </w:tcPr>
          <w:p w14:paraId="357BFD94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4567" w:rsidRPr="004C7E25" w14:paraId="7CF158D5" w14:textId="77777777" w:rsidTr="006179C3">
        <w:tc>
          <w:tcPr>
            <w:tcW w:w="1854" w:type="pct"/>
          </w:tcPr>
          <w:p w14:paraId="151C82B4" w14:textId="32E5A11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Moderate leisure activity</w:t>
            </w:r>
          </w:p>
        </w:tc>
        <w:tc>
          <w:tcPr>
            <w:tcW w:w="591" w:type="pct"/>
          </w:tcPr>
          <w:p w14:paraId="01CEF987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3" w:type="pct"/>
          </w:tcPr>
          <w:p w14:paraId="7C47641D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3" w:type="pct"/>
          </w:tcPr>
          <w:p w14:paraId="59D8B5F4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3" w:type="pct"/>
          </w:tcPr>
          <w:p w14:paraId="69C94780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2" w:type="pct"/>
          </w:tcPr>
          <w:p w14:paraId="69C8EEFC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4" w:type="pct"/>
          </w:tcPr>
          <w:p w14:paraId="5C85328E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4567" w:rsidRPr="004C7E25" w14:paraId="095D99F2" w14:textId="77777777" w:rsidTr="006179C3">
        <w:tc>
          <w:tcPr>
            <w:tcW w:w="1854" w:type="pct"/>
          </w:tcPr>
          <w:p w14:paraId="51E9EF1F" w14:textId="2E61AFB8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591" w:type="pct"/>
          </w:tcPr>
          <w:p w14:paraId="168748F6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3" w:type="pct"/>
          </w:tcPr>
          <w:p w14:paraId="5F06D0E5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3" w:type="pct"/>
          </w:tcPr>
          <w:p w14:paraId="2388BEA1" w14:textId="60364E4D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02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 xml:space="preserve"> (0.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31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32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63" w:type="pct"/>
          </w:tcPr>
          <w:p w14:paraId="5005ED5F" w14:textId="71047914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B325A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977</w:t>
            </w:r>
          </w:p>
        </w:tc>
        <w:tc>
          <w:tcPr>
            <w:tcW w:w="772" w:type="pct"/>
          </w:tcPr>
          <w:p w14:paraId="0E7028E9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4" w:type="pct"/>
          </w:tcPr>
          <w:p w14:paraId="7FDE2C7C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4567" w:rsidRPr="004C7E25" w14:paraId="58D8EB25" w14:textId="77777777" w:rsidTr="006179C3">
        <w:tc>
          <w:tcPr>
            <w:tcW w:w="1854" w:type="pct"/>
          </w:tcPr>
          <w:p w14:paraId="66E786FE" w14:textId="749F00CE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591" w:type="pct"/>
          </w:tcPr>
          <w:p w14:paraId="5B32B34F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3" w:type="pct"/>
          </w:tcPr>
          <w:p w14:paraId="4315D343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3" w:type="pct"/>
          </w:tcPr>
          <w:p w14:paraId="37568AF4" w14:textId="0827B453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Reference</w:t>
            </w:r>
          </w:p>
        </w:tc>
        <w:tc>
          <w:tcPr>
            <w:tcW w:w="363" w:type="pct"/>
          </w:tcPr>
          <w:p w14:paraId="0E1D95C6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2" w:type="pct"/>
          </w:tcPr>
          <w:p w14:paraId="20078C52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4" w:type="pct"/>
          </w:tcPr>
          <w:p w14:paraId="5C9EF2E4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4567" w:rsidRPr="004C7E25" w14:paraId="491A5889" w14:textId="77777777" w:rsidTr="006179C3">
        <w:tc>
          <w:tcPr>
            <w:tcW w:w="1854" w:type="pct"/>
          </w:tcPr>
          <w:p w14:paraId="33C7683F" w14:textId="77777777" w:rsidR="00F14567" w:rsidRPr="004C7E25" w:rsidRDefault="00F14567" w:rsidP="00F14567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Obesity</w:t>
            </w:r>
          </w:p>
        </w:tc>
        <w:tc>
          <w:tcPr>
            <w:tcW w:w="591" w:type="pct"/>
          </w:tcPr>
          <w:p w14:paraId="37852787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3" w:type="pct"/>
          </w:tcPr>
          <w:p w14:paraId="0A4A474E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3" w:type="pct"/>
          </w:tcPr>
          <w:p w14:paraId="7423827E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3" w:type="pct"/>
          </w:tcPr>
          <w:p w14:paraId="11520F17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2" w:type="pct"/>
          </w:tcPr>
          <w:p w14:paraId="382DD0D7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4" w:type="pct"/>
          </w:tcPr>
          <w:p w14:paraId="50B19E7F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4567" w:rsidRPr="004C7E25" w14:paraId="03E7A8C0" w14:textId="77777777" w:rsidTr="006179C3">
        <w:tc>
          <w:tcPr>
            <w:tcW w:w="1854" w:type="pct"/>
          </w:tcPr>
          <w:p w14:paraId="12C356EA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591" w:type="pct"/>
          </w:tcPr>
          <w:p w14:paraId="2FDB304C" w14:textId="0B98E97A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3.0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 xml:space="preserve"> (2.0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-4.4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63" w:type="pct"/>
          </w:tcPr>
          <w:p w14:paraId="06D8946D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633" w:type="pct"/>
          </w:tcPr>
          <w:p w14:paraId="75F17BAF" w14:textId="5E17D7F4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96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 xml:space="preserve"> (1.1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39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63" w:type="pct"/>
          </w:tcPr>
          <w:p w14:paraId="4C22D31F" w14:textId="53C489D3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0.02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772" w:type="pct"/>
          </w:tcPr>
          <w:p w14:paraId="75197175" w14:textId="08F71AC4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1.1</w:t>
            </w:r>
            <w:r w:rsidR="00B65858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 xml:space="preserve"> (0.9</w:t>
            </w:r>
            <w:r w:rsidR="00B65858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-1.4</w:t>
            </w:r>
            <w:r w:rsidR="00B65858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24" w:type="pct"/>
          </w:tcPr>
          <w:p w14:paraId="6C2288D1" w14:textId="4293779D" w:rsidR="00F14567" w:rsidRPr="004C7E25" w:rsidRDefault="009158CA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11" w:author="Mohammad Nayeem Hasan" w:date="2024-07-03T01:07:00Z" w16du:dateUtc="2024-07-02T19:07:00Z">
              <w:r>
                <w:rPr>
                  <w:rFonts w:ascii="Times New Roman" w:hAnsi="Times New Roman" w:cs="Times New Roman"/>
                  <w:sz w:val="24"/>
                  <w:szCs w:val="24"/>
                </w:rPr>
                <w:t>0.102</w:t>
              </w:r>
            </w:ins>
            <w:del w:id="12" w:author="Mohammad Nayeem Hasan" w:date="2024-07-03T01:07:00Z" w16du:dateUtc="2024-07-02T19:07:00Z">
              <w:r w:rsidR="00B65858" w:rsidDel="009158CA">
                <w:rPr>
                  <w:rFonts w:ascii="Times New Roman" w:hAnsi="Times New Roman" w:cs="Times New Roman"/>
                  <w:sz w:val="24"/>
                  <w:szCs w:val="24"/>
                </w:rPr>
                <w:delText>&lt;</w:delText>
              </w:r>
              <w:r w:rsidR="00F14567" w:rsidRPr="004C7E25" w:rsidDel="009158CA">
                <w:rPr>
                  <w:rFonts w:ascii="Times New Roman" w:hAnsi="Times New Roman" w:cs="Times New Roman"/>
                  <w:sz w:val="24"/>
                  <w:szCs w:val="24"/>
                </w:rPr>
                <w:delText>0.</w:delText>
              </w:r>
              <w:r w:rsidR="00B65858" w:rsidDel="009158CA">
                <w:rPr>
                  <w:rFonts w:ascii="Times New Roman" w:hAnsi="Times New Roman" w:cs="Times New Roman"/>
                  <w:sz w:val="24"/>
                  <w:szCs w:val="24"/>
                </w:rPr>
                <w:delText>001</w:delText>
              </w:r>
            </w:del>
          </w:p>
        </w:tc>
      </w:tr>
      <w:tr w:rsidR="00F14567" w:rsidRPr="00C73E1C" w14:paraId="0214B295" w14:textId="77777777" w:rsidTr="006179C3">
        <w:tc>
          <w:tcPr>
            <w:tcW w:w="1854" w:type="pct"/>
          </w:tcPr>
          <w:p w14:paraId="694173BD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591" w:type="pct"/>
          </w:tcPr>
          <w:p w14:paraId="596E6118" w14:textId="0AC6253F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Reference</w:t>
            </w:r>
          </w:p>
        </w:tc>
        <w:tc>
          <w:tcPr>
            <w:tcW w:w="363" w:type="pct"/>
          </w:tcPr>
          <w:p w14:paraId="7A8FAD3B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3" w:type="pct"/>
          </w:tcPr>
          <w:p w14:paraId="116C249E" w14:textId="77CC2820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Reference</w:t>
            </w:r>
          </w:p>
        </w:tc>
        <w:tc>
          <w:tcPr>
            <w:tcW w:w="363" w:type="pct"/>
          </w:tcPr>
          <w:p w14:paraId="7CC58B0D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2" w:type="pct"/>
          </w:tcPr>
          <w:p w14:paraId="28B12089" w14:textId="0BC4EFAE" w:rsidR="00F14567" w:rsidRPr="00C73E1C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Reference</w:t>
            </w:r>
          </w:p>
        </w:tc>
        <w:tc>
          <w:tcPr>
            <w:tcW w:w="424" w:type="pct"/>
          </w:tcPr>
          <w:p w14:paraId="2E39FFBD" w14:textId="77777777" w:rsidR="00F14567" w:rsidRPr="00C73E1C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F13A517" w14:textId="77777777" w:rsidR="002F7089" w:rsidRPr="00C73E1C" w:rsidRDefault="002F7089" w:rsidP="002F7089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E1654BF" w14:textId="77777777" w:rsidR="00E47E9F" w:rsidRDefault="00E47E9F" w:rsidP="00C73E1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1A7E050" w14:textId="44195A33" w:rsidR="007C54A8" w:rsidRPr="006B325A" w:rsidRDefault="007C54A8" w:rsidP="006B325A">
      <w:pPr>
        <w:spacing w:line="240" w:lineRule="auto"/>
        <w:contextualSpacing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7C54A8">
        <w:rPr>
          <w:rFonts w:ascii="Times New Roman" w:eastAsia="Arial" w:hAnsi="Times New Roman" w:cs="Times New Roman"/>
          <w:b/>
          <w:bCs/>
          <w:color w:val="000000"/>
          <w:sz w:val="24"/>
          <w:szCs w:val="24"/>
        </w:rPr>
        <w:t xml:space="preserve">Table 12 </w:t>
      </w:r>
      <w:r w:rsidRPr="006B325A">
        <w:rPr>
          <w:rFonts w:ascii="Times New Roman" w:eastAsia="Arial" w:hAnsi="Times New Roman" w:cs="Times New Roman"/>
          <w:b/>
          <w:color w:val="000000"/>
          <w:sz w:val="24"/>
          <w:szCs w:val="24"/>
        </w:rPr>
        <w:t xml:space="preserve">Goodness of fit </w:t>
      </w:r>
      <w:r w:rsidRPr="006B325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of multivariable logistic regression model</w:t>
      </w:r>
      <w:r w:rsidRPr="007C54A8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for </w:t>
      </w:r>
      <w:r w:rsidRPr="007C54A8">
        <w:rPr>
          <w:rFonts w:ascii="Times New Roman" w:hAnsi="Times New Roman" w:cs="Times New Roman"/>
          <w:b/>
          <w:bCs/>
          <w:kern w:val="0"/>
          <w:sz w:val="24"/>
          <w:szCs w:val="24"/>
        </w:rPr>
        <w:t>three major NCDs among Southeast Asian adults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836"/>
        <w:gridCol w:w="3851"/>
        <w:gridCol w:w="3851"/>
        <w:gridCol w:w="3850"/>
      </w:tblGrid>
      <w:tr w:rsidR="007C54A8" w14:paraId="55A834E8" w14:textId="08F2FEF2" w:rsidTr="006B325A">
        <w:tc>
          <w:tcPr>
            <w:tcW w:w="1246" w:type="pct"/>
          </w:tcPr>
          <w:p w14:paraId="5055448A" w14:textId="77777777" w:rsidR="007C54A8" w:rsidRDefault="007C54A8" w:rsidP="007C54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1" w:type="pct"/>
            <w:hideMark/>
          </w:tcPr>
          <w:p w14:paraId="72333620" w14:textId="2BEB9A62" w:rsidR="007C54A8" w:rsidRDefault="004E0D69" w:rsidP="007C54A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Model 1</w:t>
            </w:r>
          </w:p>
        </w:tc>
        <w:tc>
          <w:tcPr>
            <w:tcW w:w="1251" w:type="pct"/>
            <w:hideMark/>
          </w:tcPr>
          <w:p w14:paraId="31B05B38" w14:textId="4F921A39" w:rsidR="007C54A8" w:rsidRDefault="004E0D69" w:rsidP="007C54A8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Model 2</w:t>
            </w:r>
          </w:p>
        </w:tc>
        <w:tc>
          <w:tcPr>
            <w:tcW w:w="1251" w:type="pct"/>
          </w:tcPr>
          <w:p w14:paraId="6D2B494D" w14:textId="0E63815B" w:rsidR="007C54A8" w:rsidRDefault="004E0D69" w:rsidP="007C54A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Model 3</w:t>
            </w:r>
          </w:p>
        </w:tc>
      </w:tr>
      <w:tr w:rsidR="007C54A8" w14:paraId="68EEFD74" w14:textId="484118E9" w:rsidTr="006B325A">
        <w:tc>
          <w:tcPr>
            <w:tcW w:w="1246" w:type="pct"/>
            <w:hideMark/>
          </w:tcPr>
          <w:p w14:paraId="383622AB" w14:textId="77777777" w:rsidR="007C54A8" w:rsidRDefault="007C54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AIC</w:t>
            </w:r>
          </w:p>
        </w:tc>
        <w:tc>
          <w:tcPr>
            <w:tcW w:w="1251" w:type="pct"/>
            <w:vAlign w:val="bottom"/>
          </w:tcPr>
          <w:p w14:paraId="0FDCCA13" w14:textId="18170474" w:rsidR="007C54A8" w:rsidRDefault="00BB03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B0328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8618D0">
              <w:rPr>
                <w:rFonts w:ascii="Times New Roman" w:hAnsi="Times New Roman" w:cs="Times New Roman"/>
                <w:sz w:val="24"/>
                <w:szCs w:val="24"/>
              </w:rPr>
              <w:t>2439.37</w:t>
            </w:r>
          </w:p>
        </w:tc>
        <w:tc>
          <w:tcPr>
            <w:tcW w:w="1251" w:type="pct"/>
            <w:vAlign w:val="bottom"/>
          </w:tcPr>
          <w:p w14:paraId="2440E71D" w14:textId="504D4309" w:rsidR="007C54A8" w:rsidRDefault="009D322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3224">
              <w:rPr>
                <w:rFonts w:ascii="Times New Roman" w:hAnsi="Times New Roman" w:cs="Times New Roman"/>
                <w:sz w:val="24"/>
                <w:szCs w:val="24"/>
              </w:rPr>
              <w:t>54</w:t>
            </w:r>
            <w:r w:rsidR="00E05BF5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9D322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E05BF5"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1251" w:type="pct"/>
          </w:tcPr>
          <w:p w14:paraId="04657718" w14:textId="1FA9DD4F" w:rsidR="007C54A8" w:rsidRDefault="004C7E2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167</w:t>
            </w:r>
            <w:r w:rsidR="00F943A3">
              <w:rPr>
                <w:rFonts w:ascii="Times New Roman" w:hAnsi="Times New Roman" w:cs="Times New Roman"/>
                <w:sz w:val="24"/>
                <w:szCs w:val="24"/>
              </w:rPr>
              <w:t>02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F943A3">
              <w:rPr>
                <w:rFonts w:ascii="Times New Roman" w:hAnsi="Times New Roman" w:cs="Times New Roman"/>
                <w:sz w:val="24"/>
                <w:szCs w:val="24"/>
              </w:rPr>
              <w:t>52</w:t>
            </w:r>
          </w:p>
        </w:tc>
      </w:tr>
      <w:tr w:rsidR="007C54A8" w14:paraId="54B686E1" w14:textId="43967C08" w:rsidTr="006B325A">
        <w:tc>
          <w:tcPr>
            <w:tcW w:w="1246" w:type="pct"/>
            <w:hideMark/>
          </w:tcPr>
          <w:p w14:paraId="337E34A4" w14:textId="77777777" w:rsidR="007C54A8" w:rsidRDefault="007C54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BIC</w:t>
            </w:r>
          </w:p>
        </w:tc>
        <w:tc>
          <w:tcPr>
            <w:tcW w:w="1251" w:type="pct"/>
            <w:vAlign w:val="bottom"/>
          </w:tcPr>
          <w:p w14:paraId="0BB647D4" w14:textId="442B7B88" w:rsidR="007C54A8" w:rsidRDefault="00BB03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B0328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8618D0">
              <w:rPr>
                <w:rFonts w:ascii="Times New Roman" w:hAnsi="Times New Roman" w:cs="Times New Roman"/>
                <w:sz w:val="24"/>
                <w:szCs w:val="24"/>
              </w:rPr>
              <w:t>2512</w:t>
            </w:r>
            <w:r w:rsidR="00371BE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8618D0">
              <w:rPr>
                <w:rFonts w:ascii="Times New Roman" w:hAnsi="Times New Roman" w:cs="Times New Roman"/>
                <w:sz w:val="24"/>
                <w:szCs w:val="24"/>
              </w:rPr>
              <w:t>36</w:t>
            </w:r>
          </w:p>
        </w:tc>
        <w:tc>
          <w:tcPr>
            <w:tcW w:w="1251" w:type="pct"/>
            <w:vAlign w:val="bottom"/>
          </w:tcPr>
          <w:p w14:paraId="6AEE5818" w14:textId="60A5CF2C" w:rsidR="007C54A8" w:rsidRDefault="009D322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3224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E05BF5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  <w:r w:rsidRPr="009D322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E05BF5">
              <w:rPr>
                <w:rFonts w:ascii="Times New Roman" w:hAnsi="Times New Roman" w:cs="Times New Roman"/>
                <w:sz w:val="24"/>
                <w:szCs w:val="24"/>
              </w:rPr>
              <w:t>34</w:t>
            </w:r>
          </w:p>
        </w:tc>
        <w:tc>
          <w:tcPr>
            <w:tcW w:w="1251" w:type="pct"/>
          </w:tcPr>
          <w:p w14:paraId="7F210E1A" w14:textId="14497EB1" w:rsidR="007C54A8" w:rsidRDefault="004C7E2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  <w:r w:rsidR="00F943A3">
              <w:rPr>
                <w:rFonts w:ascii="Times New Roman" w:hAnsi="Times New Roman" w:cs="Times New Roman"/>
                <w:sz w:val="24"/>
                <w:szCs w:val="24"/>
              </w:rPr>
              <w:t>770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F943A3">
              <w:rPr>
                <w:rFonts w:ascii="Times New Roman" w:hAnsi="Times New Roman" w:cs="Times New Roman"/>
                <w:sz w:val="24"/>
                <w:szCs w:val="24"/>
              </w:rPr>
              <w:t>73</w:t>
            </w:r>
          </w:p>
        </w:tc>
      </w:tr>
      <w:tr w:rsidR="007C54A8" w14:paraId="7C4B2820" w14:textId="3226FB6D" w:rsidTr="006B325A">
        <w:trPr>
          <w:trHeight w:val="68"/>
        </w:trPr>
        <w:tc>
          <w:tcPr>
            <w:tcW w:w="1246" w:type="pct"/>
            <w:hideMark/>
          </w:tcPr>
          <w:p w14:paraId="796150CF" w14:textId="1ED0960C" w:rsidR="007C54A8" w:rsidRDefault="000E619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AUROC (95% CI)</w:t>
            </w:r>
          </w:p>
        </w:tc>
        <w:tc>
          <w:tcPr>
            <w:tcW w:w="1251" w:type="pct"/>
            <w:vAlign w:val="bottom"/>
          </w:tcPr>
          <w:p w14:paraId="256604B2" w14:textId="72399456" w:rsidR="007C54A8" w:rsidRDefault="000E619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8618D0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="000939F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8618D0">
              <w:rPr>
                <w:rFonts w:ascii="Times New Roman" w:hAnsi="Times New Roman" w:cs="Times New Roman"/>
                <w:sz w:val="24"/>
                <w:szCs w:val="24"/>
              </w:rPr>
              <w:t>01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% (66.</w:t>
            </w:r>
            <w:r w:rsidR="000939F3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8618D0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%-6</w:t>
            </w:r>
            <w:r w:rsidR="000939F3">
              <w:rPr>
                <w:rFonts w:ascii="Times New Roman" w:hAnsi="Times New Roman" w:cs="Times New Roman"/>
                <w:sz w:val="24"/>
                <w:szCs w:val="24"/>
              </w:rPr>
              <w:t>8.76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%)</w:t>
            </w:r>
          </w:p>
        </w:tc>
        <w:tc>
          <w:tcPr>
            <w:tcW w:w="1251" w:type="pct"/>
            <w:vAlign w:val="bottom"/>
          </w:tcPr>
          <w:p w14:paraId="55CEDEEE" w14:textId="41A6EC4B" w:rsidR="007C54A8" w:rsidRDefault="009D322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71.</w:t>
            </w:r>
            <w:r w:rsidR="00E05BF5">
              <w:rPr>
                <w:rFonts w:ascii="Times New Roman" w:hAnsi="Times New Roman" w:cs="Times New Roman"/>
                <w:sz w:val="24"/>
                <w:szCs w:val="24"/>
              </w:rPr>
              <w:t>70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% (65.</w:t>
            </w:r>
            <w:r w:rsidR="00E05BF5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%-78.</w:t>
            </w:r>
            <w:r w:rsidR="00E05BF5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%)</w:t>
            </w:r>
          </w:p>
        </w:tc>
        <w:tc>
          <w:tcPr>
            <w:tcW w:w="1251" w:type="pct"/>
          </w:tcPr>
          <w:p w14:paraId="1C88415E" w14:textId="3BC3C958" w:rsidR="007C54A8" w:rsidRDefault="004C7E2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65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45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% (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64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49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%-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66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F943A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%)</w:t>
            </w:r>
          </w:p>
        </w:tc>
      </w:tr>
      <w:tr w:rsidR="007C54A8" w14:paraId="2DE4D6C1" w14:textId="3240728A" w:rsidTr="006B325A">
        <w:trPr>
          <w:trHeight w:val="68"/>
        </w:trPr>
        <w:tc>
          <w:tcPr>
            <w:tcW w:w="1246" w:type="pct"/>
            <w:hideMark/>
          </w:tcPr>
          <w:p w14:paraId="6A4F4165" w14:textId="4543AAA9" w:rsidR="007C54A8" w:rsidRDefault="00A237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P-value of AUROC</w:t>
            </w:r>
          </w:p>
        </w:tc>
        <w:tc>
          <w:tcPr>
            <w:tcW w:w="1251" w:type="pct"/>
            <w:vAlign w:val="bottom"/>
          </w:tcPr>
          <w:p w14:paraId="7D8C9D93" w14:textId="0F989621" w:rsidR="007C54A8" w:rsidRDefault="00A237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1251" w:type="pct"/>
            <w:vAlign w:val="bottom"/>
          </w:tcPr>
          <w:p w14:paraId="16860119" w14:textId="764038B2" w:rsidR="007C54A8" w:rsidRDefault="009D322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1251" w:type="pct"/>
          </w:tcPr>
          <w:p w14:paraId="6D76E53B" w14:textId="70596C92" w:rsidR="007C54A8" w:rsidRDefault="007527B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</w:tr>
    </w:tbl>
    <w:p w14:paraId="3F0F6635" w14:textId="77777777" w:rsidR="007C54A8" w:rsidRDefault="007C54A8" w:rsidP="007C54A8">
      <w:pPr>
        <w:spacing w:after="0" w:line="240" w:lineRule="auto"/>
        <w:jc w:val="center"/>
        <w:rPr>
          <w:rFonts w:ascii="Times New Roman" w:eastAsia="Arial" w:hAnsi="Times New Roman" w:cs="Times New Roman"/>
          <w:color w:val="000000"/>
          <w:sz w:val="24"/>
          <w:szCs w:val="24"/>
          <w:lang w:val="en-GB"/>
        </w:rPr>
      </w:pPr>
    </w:p>
    <w:p w14:paraId="69322036" w14:textId="77777777" w:rsidR="009A2664" w:rsidRDefault="009A2664" w:rsidP="00C73E1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9F92A78" w14:textId="20A1AB37" w:rsidR="007C5F8A" w:rsidRDefault="007C5F8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6F5B717" w14:textId="77777777" w:rsidR="004E0437" w:rsidRDefault="0092790B" w:rsidP="00C73E1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F5390">
        <w:rPr>
          <w:rFonts w:ascii="Times New Roman" w:hAnsi="Times New Roman" w:cs="Times New Roman"/>
          <w:b/>
          <w:bCs/>
          <w:sz w:val="24"/>
          <w:szCs w:val="24"/>
        </w:rPr>
        <w:lastRenderedPageBreak/>
        <w:t>Figure</w:t>
      </w:r>
      <w:r w:rsidR="004E0437">
        <w:rPr>
          <w:rFonts w:ascii="Times New Roman" w:hAnsi="Times New Roman" w:cs="Times New Roman"/>
          <w:b/>
          <w:bCs/>
          <w:sz w:val="24"/>
          <w:szCs w:val="24"/>
        </w:rPr>
        <w:t>s</w:t>
      </w:r>
    </w:p>
    <w:p w14:paraId="60C6965E" w14:textId="77777777" w:rsidR="004E0437" w:rsidRPr="00D80C4E" w:rsidRDefault="004E0437" w:rsidP="004E0437">
      <w:pPr>
        <w:ind w:firstLine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D80C4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86CFEC" wp14:editId="2CE39595">
            <wp:extent cx="4657725" cy="5076825"/>
            <wp:effectExtent l="0" t="0" r="9525" b="9525"/>
            <wp:docPr id="10722452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59" t="14365" r="9775" b="19632"/>
                    <a:stretch/>
                  </pic:blipFill>
                  <pic:spPr bwMode="auto">
                    <a:xfrm>
                      <a:off x="0" y="0"/>
                      <a:ext cx="465772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8370AF" w14:textId="77777777" w:rsidR="004E0437" w:rsidRPr="004E0437" w:rsidRDefault="004E0437" w:rsidP="004E0437">
      <w:pPr>
        <w:ind w:firstLine="720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4E0437">
        <w:rPr>
          <w:rFonts w:ascii="Times New Roman" w:hAnsi="Times New Roman" w:cs="Times New Roman"/>
          <w:b/>
          <w:bCs/>
          <w:color w:val="000000"/>
          <w:sz w:val="24"/>
          <w:szCs w:val="24"/>
        </w:rPr>
        <w:t>Figure 1: Outcome extracting criteria</w:t>
      </w:r>
    </w:p>
    <w:p w14:paraId="1EA30E68" w14:textId="77777777" w:rsidR="004E0437" w:rsidRDefault="004E0437" w:rsidP="00C73E1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9AEABB8" w14:textId="77777777" w:rsidR="004E0437" w:rsidRDefault="004E0437" w:rsidP="00C73E1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2B32E33" w14:textId="77777777" w:rsidR="004E0437" w:rsidRDefault="004E0437" w:rsidP="004E043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7EA406" w14:textId="77777777" w:rsidR="00E92585" w:rsidRPr="00D80C4E" w:rsidRDefault="00E92585" w:rsidP="004E0437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007"/>
        <w:gridCol w:w="7381"/>
        <w:tblGridChange w:id="13">
          <w:tblGrid>
            <w:gridCol w:w="8006"/>
            <w:gridCol w:w="1"/>
            <w:gridCol w:w="7381"/>
          </w:tblGrid>
        </w:tblGridChange>
      </w:tblGrid>
      <w:tr w:rsidR="004E0437" w:rsidRPr="00D80C4E" w14:paraId="07BFC9C1" w14:textId="77777777" w:rsidTr="006B325A">
        <w:tc>
          <w:tcPr>
            <w:tcW w:w="8008" w:type="dxa"/>
          </w:tcPr>
          <w:p w14:paraId="4F00248E" w14:textId="1A14581F" w:rsidR="004E0437" w:rsidRPr="00D80C4E" w:rsidRDefault="008063F2" w:rsidP="0057021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pPrChange w:id="14" w:author="Mohammad Nayeem Hasan" w:date="2024-09-02T16:01:00Z" w16du:dateUtc="2024-09-02T10:01:00Z">
                <w:pPr/>
              </w:pPrChange>
            </w:pPr>
            <w:r>
              <w:rPr>
                <w:noProof/>
              </w:rPr>
              <w:lastRenderedPageBreak/>
              <w:drawing>
                <wp:inline distT="0" distB="0" distL="0" distR="0" wp14:anchorId="71B6C540" wp14:editId="34920430">
                  <wp:extent cx="4429125" cy="2667000"/>
                  <wp:effectExtent l="0" t="0" r="9525" b="0"/>
                  <wp:docPr id="1334466700" name="Chart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126D407-B1CD-0B05-6993-B9EADE226A3C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8"/>
                    </a:graphicData>
                  </a:graphic>
                </wp:inline>
              </w:drawing>
            </w:r>
          </w:p>
        </w:tc>
        <w:tc>
          <w:tcPr>
            <w:tcW w:w="7380" w:type="dxa"/>
          </w:tcPr>
          <w:p w14:paraId="5387471B" w14:textId="1438AE46" w:rsidR="004E0437" w:rsidRPr="00D80C4E" w:rsidRDefault="008063F2" w:rsidP="0057021E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  <w:pPrChange w:id="15" w:author="Mohammad Nayeem Hasan" w:date="2024-09-02T16:01:00Z" w16du:dateUtc="2024-09-02T10:01:00Z">
                <w:pPr/>
              </w:pPrChange>
            </w:pPr>
            <w:r>
              <w:rPr>
                <w:noProof/>
              </w:rPr>
              <w:drawing>
                <wp:inline distT="0" distB="0" distL="0" distR="0" wp14:anchorId="59A0F76E" wp14:editId="5BF80E9C">
                  <wp:extent cx="3962400" cy="2667000"/>
                  <wp:effectExtent l="0" t="0" r="0" b="0"/>
                  <wp:docPr id="1733637266" name="Chart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583943D-AD9A-DADB-395B-98D55636875F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9"/>
                    </a:graphicData>
                  </a:graphic>
                </wp:inline>
              </w:drawing>
            </w:r>
          </w:p>
        </w:tc>
      </w:tr>
      <w:tr w:rsidR="004E0437" w:rsidRPr="00D80C4E" w14:paraId="709C52C4" w14:textId="77777777" w:rsidTr="0057021E">
        <w:tblPrEx>
          <w:tblW w:w="5000" w:type="pct"/>
          <w:tblPrExChange w:id="16" w:author="Mohammad Nayeem Hasan" w:date="2024-09-02T16:01:00Z" w16du:dateUtc="2024-09-02T10:01:00Z">
            <w:tblPrEx>
              <w:tblW w:w="5000" w:type="pct"/>
            </w:tblPrEx>
          </w:tblPrExChange>
        </w:tblPrEx>
        <w:trPr>
          <w:trHeight w:val="70"/>
        </w:trPr>
        <w:tc>
          <w:tcPr>
            <w:tcW w:w="8008" w:type="dxa"/>
            <w:tcPrChange w:id="17" w:author="Mohammad Nayeem Hasan" w:date="2024-09-02T16:01:00Z" w16du:dateUtc="2024-09-02T10:01:00Z">
              <w:tcPr>
                <w:tcW w:w="8008" w:type="dxa"/>
              </w:tcPr>
            </w:tcPrChange>
          </w:tcPr>
          <w:p w14:paraId="63AB96A7" w14:textId="77777777" w:rsidR="004E0437" w:rsidRPr="00D80C4E" w:rsidRDefault="004E0437" w:rsidP="009C25A6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80C4E">
              <w:rPr>
                <w:rFonts w:ascii="Times New Roman" w:hAnsi="Times New Roman" w:cs="Times New Roman"/>
                <w:noProof/>
                <w:sz w:val="24"/>
                <w:szCs w:val="24"/>
              </w:rPr>
              <w:t>(a)</w:t>
            </w:r>
          </w:p>
        </w:tc>
        <w:tc>
          <w:tcPr>
            <w:tcW w:w="7380" w:type="dxa"/>
            <w:tcPrChange w:id="18" w:author="Mohammad Nayeem Hasan" w:date="2024-09-02T16:01:00Z" w16du:dateUtc="2024-09-02T10:01:00Z">
              <w:tcPr>
                <w:tcW w:w="7380" w:type="dxa"/>
                <w:gridSpan w:val="2"/>
              </w:tcPr>
            </w:tcPrChange>
          </w:tcPr>
          <w:p w14:paraId="3E4523C3" w14:textId="77777777" w:rsidR="004E0437" w:rsidDel="0057021E" w:rsidRDefault="004E0437" w:rsidP="009C25A6">
            <w:pPr>
              <w:jc w:val="center"/>
              <w:rPr>
                <w:del w:id="19" w:author="Mohammad Nayeem Hasan" w:date="2024-09-02T16:01:00Z" w16du:dateUtc="2024-09-02T10:01:00Z"/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80C4E">
              <w:rPr>
                <w:rFonts w:ascii="Times New Roman" w:hAnsi="Times New Roman" w:cs="Times New Roman"/>
                <w:noProof/>
                <w:sz w:val="24"/>
                <w:szCs w:val="24"/>
              </w:rPr>
              <w:t>(b)</w:t>
            </w:r>
          </w:p>
          <w:p w14:paraId="48BF5E95" w14:textId="77777777" w:rsidR="004C019A" w:rsidRPr="00D80C4E" w:rsidRDefault="004C019A" w:rsidP="0057021E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933E23" w:rsidRPr="00D80C4E" w14:paraId="4431F47E" w14:textId="345FA36E" w:rsidTr="00293C36">
        <w:tc>
          <w:tcPr>
            <w:tcW w:w="8008" w:type="dxa"/>
          </w:tcPr>
          <w:p w14:paraId="382024D6" w14:textId="5D826C26" w:rsidR="00933E23" w:rsidRPr="00D80C4E" w:rsidRDefault="00933E23" w:rsidP="0057021E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  <w:pPrChange w:id="20" w:author="Mohammad Nayeem Hasan" w:date="2024-09-02T16:01:00Z" w16du:dateUtc="2024-09-02T10:01:00Z">
                <w:pPr/>
              </w:pPrChange>
            </w:pPr>
            <w:r>
              <w:rPr>
                <w:noProof/>
              </w:rPr>
              <w:drawing>
                <wp:inline distT="0" distB="0" distL="0" distR="0" wp14:anchorId="262A0ADE" wp14:editId="09692B4D">
                  <wp:extent cx="4429125" cy="2867025"/>
                  <wp:effectExtent l="0" t="0" r="9525" b="9525"/>
                  <wp:docPr id="1630590626" name="Chart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356C52B-4BD7-3C36-F00E-611B39E38BD5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0"/>
                    </a:graphicData>
                  </a:graphic>
                </wp:inline>
              </w:drawing>
            </w:r>
          </w:p>
        </w:tc>
        <w:tc>
          <w:tcPr>
            <w:tcW w:w="7380" w:type="dxa"/>
          </w:tcPr>
          <w:p w14:paraId="540D75CC" w14:textId="5D826695" w:rsidR="00933E23" w:rsidRPr="00D80C4E" w:rsidRDefault="00293C36" w:rsidP="0057021E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  <w:pPrChange w:id="21" w:author="Mohammad Nayeem Hasan" w:date="2024-09-02T16:01:00Z" w16du:dateUtc="2024-09-02T10:01:00Z">
                <w:pPr/>
              </w:pPrChange>
            </w:pPr>
            <w:r>
              <w:rPr>
                <w:noProof/>
              </w:rPr>
              <w:drawing>
                <wp:inline distT="0" distB="0" distL="0" distR="0" wp14:anchorId="6EA63FA3" wp14:editId="52F78D0B">
                  <wp:extent cx="3962400" cy="2914650"/>
                  <wp:effectExtent l="0" t="0" r="0" b="0"/>
                  <wp:docPr id="1142223898" name="Chart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973F226-F994-FEA8-58A1-764AF3430433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1"/>
                    </a:graphicData>
                  </a:graphic>
                </wp:inline>
              </w:drawing>
            </w:r>
          </w:p>
        </w:tc>
      </w:tr>
      <w:tr w:rsidR="00293C36" w:rsidRPr="00D80C4E" w14:paraId="233D020C" w14:textId="60994527" w:rsidTr="006B325A">
        <w:tc>
          <w:tcPr>
            <w:tcW w:w="8005" w:type="dxa"/>
          </w:tcPr>
          <w:p w14:paraId="4B7D5BF1" w14:textId="18E6CBCA" w:rsidR="00293C36" w:rsidRPr="00D80C4E" w:rsidRDefault="00293C36" w:rsidP="00EA5E26">
            <w:pPr>
              <w:tabs>
                <w:tab w:val="left" w:pos="2325"/>
              </w:tabs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80C4E">
              <w:rPr>
                <w:rFonts w:ascii="Times New Roman" w:hAnsi="Times New Roman" w:cs="Times New Roman"/>
                <w:noProof/>
                <w:sz w:val="24"/>
                <w:szCs w:val="24"/>
              </w:rPr>
              <w:t>(c)</w:t>
            </w:r>
          </w:p>
        </w:tc>
        <w:tc>
          <w:tcPr>
            <w:tcW w:w="7383" w:type="dxa"/>
          </w:tcPr>
          <w:p w14:paraId="72FEC88D" w14:textId="6924D142" w:rsidR="00293C36" w:rsidRPr="00D80C4E" w:rsidRDefault="00EA5E26" w:rsidP="00EA5E26">
            <w:pPr>
              <w:tabs>
                <w:tab w:val="left" w:pos="2325"/>
              </w:tabs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(d)</w:t>
            </w:r>
          </w:p>
        </w:tc>
      </w:tr>
      <w:tr w:rsidR="004E0437" w:rsidRPr="00D80C4E" w14:paraId="4B1E67BB" w14:textId="77777777" w:rsidTr="006B325A">
        <w:tc>
          <w:tcPr>
            <w:tcW w:w="15388" w:type="dxa"/>
            <w:gridSpan w:val="2"/>
          </w:tcPr>
          <w:p w14:paraId="7684437F" w14:textId="752E3CBC" w:rsidR="004E0437" w:rsidRPr="00D80C4E" w:rsidRDefault="004E0437" w:rsidP="009C25A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0C4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Figure 2a. Prevalence of hypertension among Southeast Asian adult people. 2b. Prevalence of hyperglycemia/diabetes among Southeast Asian adult people. 2c: Prevalence of hypercholesterolemia among Southeast Asian adult people</w:t>
            </w:r>
            <w:r w:rsidR="00EA5E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2d. </w:t>
            </w:r>
            <w:del w:id="22" w:author="Mohammad Nayeem Hasan" w:date="2024-09-02T16:03:00Z" w16du:dateUtc="2024-09-02T10:03:00Z">
              <w:r w:rsidR="00EA5E26" w:rsidDel="00B53B1F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delText>Prevalance</w:delText>
              </w:r>
            </w:del>
            <w:ins w:id="23" w:author="Mohammad Nayeem Hasan" w:date="2024-09-02T16:03:00Z" w16du:dateUtc="2024-09-02T10:03:00Z">
              <w:r w:rsidR="00B53B1F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Prevalence</w:t>
              </w:r>
            </w:ins>
            <w:r w:rsidR="00EA5E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of three major NCDs </w:t>
            </w:r>
            <w:r w:rsidR="00EA5E26" w:rsidRPr="007C54A8">
              <w:rPr>
                <w:rFonts w:ascii="Times New Roman" w:hAnsi="Times New Roman" w:cs="Times New Roman"/>
                <w:b/>
                <w:bCs/>
                <w:kern w:val="0"/>
                <w:sz w:val="24"/>
                <w:szCs w:val="24"/>
              </w:rPr>
              <w:t>among Southeast Asian adults</w:t>
            </w:r>
          </w:p>
        </w:tc>
      </w:tr>
    </w:tbl>
    <w:p w14:paraId="33EF9ED0" w14:textId="2CF0B307" w:rsidR="00BB0328" w:rsidRDefault="00BB032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28B2F1D" w14:textId="77777777" w:rsidR="00E47E9F" w:rsidRDefault="00E47E9F" w:rsidP="00C73E1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  <w:tblPrChange w:id="24" w:author="Mohammad Nayeem Hasan" w:date="2024-09-02T16:02:00Z" w16du:dateUtc="2024-09-02T10:02:00Z">
          <w:tblPr>
            <w:tblStyle w:val="TableGrid"/>
            <w:tblW w:w="5000" w:type="pct"/>
            <w:jc w:val="center"/>
            <w:tblLook w:val="04A0" w:firstRow="1" w:lastRow="0" w:firstColumn="1" w:lastColumn="0" w:noHBand="0" w:noVBand="1"/>
          </w:tblPr>
        </w:tblPrChange>
      </w:tblPr>
      <w:tblGrid>
        <w:gridCol w:w="8186"/>
        <w:gridCol w:w="7202"/>
        <w:tblGridChange w:id="25">
          <w:tblGrid>
            <w:gridCol w:w="8186"/>
            <w:gridCol w:w="536"/>
            <w:gridCol w:w="6666"/>
          </w:tblGrid>
        </w:tblGridChange>
      </w:tblGrid>
      <w:tr w:rsidR="00BB0328" w14:paraId="366C204E" w14:textId="77777777" w:rsidTr="0057021E">
        <w:trPr>
          <w:jc w:val="center"/>
          <w:trPrChange w:id="26" w:author="Mohammad Nayeem Hasan" w:date="2024-09-02T16:02:00Z" w16du:dateUtc="2024-09-02T10:02:00Z">
            <w:trPr>
              <w:jc w:val="center"/>
            </w:trPr>
          </w:trPrChange>
        </w:trPr>
        <w:tc>
          <w:tcPr>
            <w:tcW w:w="2660" w:type="pct"/>
            <w:tcPrChange w:id="27" w:author="Mohammad Nayeem Hasan" w:date="2024-09-02T16:02:00Z" w16du:dateUtc="2024-09-02T10:02:00Z">
              <w:tcPr>
                <w:tcW w:w="3063" w:type="pct"/>
                <w:gridSpan w:val="2"/>
              </w:tcPr>
            </w:tcPrChange>
          </w:tcPr>
          <w:p w14:paraId="6D94538F" w14:textId="6110157A" w:rsidR="00BB0328" w:rsidRDefault="00DD22F7" w:rsidP="006B325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3D34AA6" wp14:editId="0EA793C2">
                  <wp:extent cx="3648075" cy="2651248"/>
                  <wp:effectExtent l="0" t="0" r="0" b="0"/>
                  <wp:docPr id="18090180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5134" cy="2663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pct"/>
            <w:tcPrChange w:id="28" w:author="Mohammad Nayeem Hasan" w:date="2024-09-02T16:02:00Z" w16du:dateUtc="2024-09-02T10:02:00Z">
              <w:tcPr>
                <w:tcW w:w="1937" w:type="pct"/>
              </w:tcPr>
            </w:tcPrChange>
          </w:tcPr>
          <w:p w14:paraId="6E56815E" w14:textId="34E5A09E" w:rsidR="00BB0328" w:rsidRDefault="007551C0" w:rsidP="006B325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06EB5F5" wp14:editId="73063146">
                  <wp:extent cx="3647904" cy="2651125"/>
                  <wp:effectExtent l="0" t="0" r="0" b="0"/>
                  <wp:docPr id="1181791547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5408" cy="26638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0328" w14:paraId="3E5E1A6D" w14:textId="77777777" w:rsidTr="0057021E">
        <w:trPr>
          <w:jc w:val="center"/>
          <w:trPrChange w:id="29" w:author="Mohammad Nayeem Hasan" w:date="2024-09-02T16:02:00Z" w16du:dateUtc="2024-09-02T10:02:00Z">
            <w:trPr>
              <w:jc w:val="center"/>
            </w:trPr>
          </w:trPrChange>
        </w:trPr>
        <w:tc>
          <w:tcPr>
            <w:tcW w:w="2660" w:type="pct"/>
            <w:tcPrChange w:id="30" w:author="Mohammad Nayeem Hasan" w:date="2024-09-02T16:02:00Z" w16du:dateUtc="2024-09-02T10:02:00Z">
              <w:tcPr>
                <w:tcW w:w="3063" w:type="pct"/>
                <w:gridSpan w:val="2"/>
              </w:tcPr>
            </w:tcPrChange>
          </w:tcPr>
          <w:p w14:paraId="6D203197" w14:textId="33A10788" w:rsidR="00BB0328" w:rsidRDefault="004E0D69" w:rsidP="006B325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Model 1</w:t>
            </w:r>
          </w:p>
        </w:tc>
        <w:tc>
          <w:tcPr>
            <w:tcW w:w="2340" w:type="pct"/>
            <w:tcPrChange w:id="31" w:author="Mohammad Nayeem Hasan" w:date="2024-09-02T16:02:00Z" w16du:dateUtc="2024-09-02T10:02:00Z">
              <w:tcPr>
                <w:tcW w:w="1937" w:type="pct"/>
              </w:tcPr>
            </w:tcPrChange>
          </w:tcPr>
          <w:p w14:paraId="071B6538" w14:textId="5D131A59" w:rsidR="00BB0328" w:rsidRDefault="004E0D69" w:rsidP="006B325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Model 2</w:t>
            </w:r>
          </w:p>
        </w:tc>
      </w:tr>
      <w:tr w:rsidR="00A46751" w14:paraId="18C53249" w14:textId="77777777" w:rsidTr="006B325A">
        <w:trPr>
          <w:jc w:val="center"/>
        </w:trPr>
        <w:tc>
          <w:tcPr>
            <w:tcW w:w="5000" w:type="pct"/>
            <w:gridSpan w:val="2"/>
          </w:tcPr>
          <w:p w14:paraId="7E36D639" w14:textId="06F3992E" w:rsidR="00A46751" w:rsidRDefault="00F943A3" w:rsidP="006B325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80F11CF" wp14:editId="2E94D9AD">
                  <wp:extent cx="3604219" cy="2619375"/>
                  <wp:effectExtent l="0" t="0" r="0" b="0"/>
                  <wp:docPr id="1649577048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7865" cy="2629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6751" w14:paraId="01487CCF" w14:textId="77777777" w:rsidTr="006B325A">
        <w:trPr>
          <w:jc w:val="center"/>
        </w:trPr>
        <w:tc>
          <w:tcPr>
            <w:tcW w:w="5000" w:type="pct"/>
            <w:gridSpan w:val="2"/>
          </w:tcPr>
          <w:p w14:paraId="4B57C5B5" w14:textId="45BB77D7" w:rsidR="00A46751" w:rsidRDefault="004E0D69" w:rsidP="006B325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Model 3</w:t>
            </w:r>
          </w:p>
        </w:tc>
      </w:tr>
    </w:tbl>
    <w:p w14:paraId="3BC562F4" w14:textId="4C5B3DB0" w:rsidR="00A46751" w:rsidRDefault="00BB0328" w:rsidP="00A467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Figure 3.</w:t>
      </w:r>
      <w:r w:rsidR="00A4675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46751" w:rsidRPr="00A46751">
        <w:rPr>
          <w:rFonts w:ascii="Times New Roman" w:hAnsi="Times New Roman" w:cs="Times New Roman"/>
          <w:b/>
          <w:bCs/>
          <w:sz w:val="24"/>
          <w:szCs w:val="24"/>
        </w:rPr>
        <w:t xml:space="preserve"> Area Under </w:t>
      </w:r>
      <w:r w:rsidR="00C71A62">
        <w:rPr>
          <w:rFonts w:ascii="Times New Roman" w:hAnsi="Times New Roman" w:cs="Times New Roman"/>
          <w:b/>
          <w:bCs/>
          <w:sz w:val="24"/>
          <w:szCs w:val="24"/>
        </w:rPr>
        <w:t xml:space="preserve">the </w:t>
      </w:r>
      <w:r w:rsidR="00A46751" w:rsidRPr="00A46751">
        <w:rPr>
          <w:rFonts w:ascii="Times New Roman" w:hAnsi="Times New Roman" w:cs="Times New Roman"/>
          <w:b/>
          <w:bCs/>
          <w:sz w:val="24"/>
          <w:szCs w:val="24"/>
        </w:rPr>
        <w:t xml:space="preserve">ROC curve of </w:t>
      </w:r>
      <w:r w:rsidR="00947956">
        <w:rPr>
          <w:rFonts w:ascii="Times New Roman" w:hAnsi="Times New Roman" w:cs="Times New Roman"/>
          <w:b/>
          <w:bCs/>
          <w:sz w:val="24"/>
          <w:szCs w:val="24"/>
        </w:rPr>
        <w:t xml:space="preserve">the </w:t>
      </w:r>
      <w:r w:rsidR="00A46751" w:rsidRPr="00A46751">
        <w:rPr>
          <w:rFonts w:ascii="Times New Roman" w:hAnsi="Times New Roman" w:cs="Times New Roman"/>
          <w:b/>
          <w:bCs/>
          <w:sz w:val="24"/>
          <w:szCs w:val="24"/>
        </w:rPr>
        <w:t>adjusted model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398"/>
      </w:tblGrid>
      <w:tr w:rsidR="004E0D69" w:rsidRPr="00D80C4E" w:rsidDel="0057021E" w14:paraId="66E59E10" w14:textId="258A22BF" w:rsidTr="002B7ADE">
        <w:trPr>
          <w:del w:id="32" w:author="Mohammad Nayeem Hasan" w:date="2024-09-02T16:03:00Z" w16du:dateUtc="2024-09-02T10:03:00Z"/>
        </w:trPr>
        <w:tc>
          <w:tcPr>
            <w:tcW w:w="15398" w:type="dxa"/>
          </w:tcPr>
          <w:p w14:paraId="2750EECB" w14:textId="00BB1E68" w:rsidR="004E0D69" w:rsidRPr="00D80C4E" w:rsidDel="0057021E" w:rsidRDefault="004E0D69" w:rsidP="002B7ADE">
            <w:pPr>
              <w:rPr>
                <w:del w:id="33" w:author="Mohammad Nayeem Hasan" w:date="2024-09-02T16:03:00Z" w16du:dateUtc="2024-09-02T10:03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64017777" w14:textId="77777777" w:rsidR="004E0D69" w:rsidRPr="00A46751" w:rsidDel="0057021E" w:rsidRDefault="004E0D69" w:rsidP="00A46751">
      <w:pPr>
        <w:rPr>
          <w:del w:id="34" w:author="Mohammad Nayeem Hasan" w:date="2024-09-02T16:02:00Z" w16du:dateUtc="2024-09-02T10:02:00Z"/>
          <w:rFonts w:ascii="Times New Roman" w:hAnsi="Times New Roman" w:cs="Times New Roman"/>
          <w:b/>
          <w:bCs/>
          <w:sz w:val="24"/>
          <w:szCs w:val="24"/>
        </w:rPr>
      </w:pPr>
    </w:p>
    <w:p w14:paraId="36DA9C56" w14:textId="1E72115F" w:rsidR="00BB0328" w:rsidRPr="006F5390" w:rsidRDefault="00BB0328" w:rsidP="0057021E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BB0328" w:rsidRPr="006F5390" w:rsidSect="00D85694">
      <w:pgSz w:w="16838" w:h="11906" w:orient="landscape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55689DF" w14:textId="77777777" w:rsidR="002A416A" w:rsidRDefault="002A416A" w:rsidP="00484C39">
      <w:pPr>
        <w:spacing w:after="0" w:line="240" w:lineRule="auto"/>
      </w:pPr>
      <w:r>
        <w:separator/>
      </w:r>
    </w:p>
  </w:endnote>
  <w:endnote w:type="continuationSeparator" w:id="0">
    <w:p w14:paraId="16164BE8" w14:textId="77777777" w:rsidR="002A416A" w:rsidRDefault="002A416A" w:rsidP="00484C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824C1B" w14:textId="77777777" w:rsidR="002A416A" w:rsidRDefault="002A416A" w:rsidP="00484C39">
      <w:pPr>
        <w:spacing w:after="0" w:line="240" w:lineRule="auto"/>
      </w:pPr>
      <w:r>
        <w:separator/>
      </w:r>
    </w:p>
  </w:footnote>
  <w:footnote w:type="continuationSeparator" w:id="0">
    <w:p w14:paraId="6D03EB39" w14:textId="77777777" w:rsidR="002A416A" w:rsidRDefault="002A416A" w:rsidP="00484C39">
      <w:pPr>
        <w:spacing w:after="0" w:line="240" w:lineRule="auto"/>
      </w:pPr>
      <w:r>
        <w:continuationSeparator/>
      </w:r>
    </w:p>
  </w:footnote>
</w:footnote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Mohammad Nayeem Hasan">
    <w15:presenceInfo w15:providerId="Windows Live" w15:userId="5be14f6c7eaf8e3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trackRevision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5D6"/>
    <w:rsid w:val="00005914"/>
    <w:rsid w:val="000066E6"/>
    <w:rsid w:val="000070BC"/>
    <w:rsid w:val="000140BE"/>
    <w:rsid w:val="00017D81"/>
    <w:rsid w:val="00025E45"/>
    <w:rsid w:val="00035E98"/>
    <w:rsid w:val="00037A9B"/>
    <w:rsid w:val="00045E2B"/>
    <w:rsid w:val="000461CC"/>
    <w:rsid w:val="000479E2"/>
    <w:rsid w:val="000522D2"/>
    <w:rsid w:val="000523B8"/>
    <w:rsid w:val="00052F50"/>
    <w:rsid w:val="00061E63"/>
    <w:rsid w:val="00064E1E"/>
    <w:rsid w:val="00067C61"/>
    <w:rsid w:val="000712F6"/>
    <w:rsid w:val="00071585"/>
    <w:rsid w:val="00074F04"/>
    <w:rsid w:val="0007723C"/>
    <w:rsid w:val="00086745"/>
    <w:rsid w:val="0009138F"/>
    <w:rsid w:val="000939F3"/>
    <w:rsid w:val="00096275"/>
    <w:rsid w:val="000A4B5B"/>
    <w:rsid w:val="000A5148"/>
    <w:rsid w:val="000B2842"/>
    <w:rsid w:val="000B2C6D"/>
    <w:rsid w:val="000B45D6"/>
    <w:rsid w:val="000C08DF"/>
    <w:rsid w:val="000C10D7"/>
    <w:rsid w:val="000D08F2"/>
    <w:rsid w:val="000D4910"/>
    <w:rsid w:val="000D4F9C"/>
    <w:rsid w:val="000E2D98"/>
    <w:rsid w:val="000E6193"/>
    <w:rsid w:val="000F044E"/>
    <w:rsid w:val="000F0A1C"/>
    <w:rsid w:val="000F4B0A"/>
    <w:rsid w:val="00104A2C"/>
    <w:rsid w:val="00105139"/>
    <w:rsid w:val="0010677C"/>
    <w:rsid w:val="00112F73"/>
    <w:rsid w:val="0012473D"/>
    <w:rsid w:val="00124C38"/>
    <w:rsid w:val="001266D8"/>
    <w:rsid w:val="00132E7A"/>
    <w:rsid w:val="001437A8"/>
    <w:rsid w:val="00146D1F"/>
    <w:rsid w:val="001546EB"/>
    <w:rsid w:val="00166643"/>
    <w:rsid w:val="001727C9"/>
    <w:rsid w:val="00174EFB"/>
    <w:rsid w:val="00175B46"/>
    <w:rsid w:val="00175DD9"/>
    <w:rsid w:val="00180D12"/>
    <w:rsid w:val="001811D8"/>
    <w:rsid w:val="00181503"/>
    <w:rsid w:val="00194149"/>
    <w:rsid w:val="00196CE7"/>
    <w:rsid w:val="001A1592"/>
    <w:rsid w:val="001A235F"/>
    <w:rsid w:val="001A7008"/>
    <w:rsid w:val="001B61E1"/>
    <w:rsid w:val="001C0DF4"/>
    <w:rsid w:val="001C36E9"/>
    <w:rsid w:val="001C3A54"/>
    <w:rsid w:val="001C6B53"/>
    <w:rsid w:val="001C74B8"/>
    <w:rsid w:val="001C79C3"/>
    <w:rsid w:val="001D6A23"/>
    <w:rsid w:val="001E125C"/>
    <w:rsid w:val="001E324E"/>
    <w:rsid w:val="001E7BC0"/>
    <w:rsid w:val="001F414E"/>
    <w:rsid w:val="001F5275"/>
    <w:rsid w:val="00201F31"/>
    <w:rsid w:val="00211C5E"/>
    <w:rsid w:val="00221683"/>
    <w:rsid w:val="0022774E"/>
    <w:rsid w:val="00232885"/>
    <w:rsid w:val="0023445E"/>
    <w:rsid w:val="0023553B"/>
    <w:rsid w:val="00245479"/>
    <w:rsid w:val="002455D5"/>
    <w:rsid w:val="00253209"/>
    <w:rsid w:val="00256034"/>
    <w:rsid w:val="0026060F"/>
    <w:rsid w:val="002635BF"/>
    <w:rsid w:val="00266E51"/>
    <w:rsid w:val="00267229"/>
    <w:rsid w:val="00276215"/>
    <w:rsid w:val="002806F0"/>
    <w:rsid w:val="00282EA8"/>
    <w:rsid w:val="00283B9C"/>
    <w:rsid w:val="0028658B"/>
    <w:rsid w:val="00286C82"/>
    <w:rsid w:val="00293C36"/>
    <w:rsid w:val="00295DB1"/>
    <w:rsid w:val="002A416A"/>
    <w:rsid w:val="002A4B5D"/>
    <w:rsid w:val="002B0FAB"/>
    <w:rsid w:val="002B3451"/>
    <w:rsid w:val="002B4FEC"/>
    <w:rsid w:val="002B593A"/>
    <w:rsid w:val="002B63A1"/>
    <w:rsid w:val="002B6DDD"/>
    <w:rsid w:val="002B76C7"/>
    <w:rsid w:val="002C0CE4"/>
    <w:rsid w:val="002C144A"/>
    <w:rsid w:val="002C3B60"/>
    <w:rsid w:val="002C63C2"/>
    <w:rsid w:val="002D0F98"/>
    <w:rsid w:val="002D5868"/>
    <w:rsid w:val="002D6F9F"/>
    <w:rsid w:val="002E2843"/>
    <w:rsid w:val="002E7E60"/>
    <w:rsid w:val="002F0391"/>
    <w:rsid w:val="002F1A61"/>
    <w:rsid w:val="002F7089"/>
    <w:rsid w:val="003039F1"/>
    <w:rsid w:val="00311506"/>
    <w:rsid w:val="00320A68"/>
    <w:rsid w:val="0032142E"/>
    <w:rsid w:val="0032673E"/>
    <w:rsid w:val="00326E44"/>
    <w:rsid w:val="00326F35"/>
    <w:rsid w:val="003331C4"/>
    <w:rsid w:val="00333B66"/>
    <w:rsid w:val="003363F8"/>
    <w:rsid w:val="00336575"/>
    <w:rsid w:val="00336EB2"/>
    <w:rsid w:val="003452D2"/>
    <w:rsid w:val="00347CA6"/>
    <w:rsid w:val="00355A2D"/>
    <w:rsid w:val="003567EA"/>
    <w:rsid w:val="003615DB"/>
    <w:rsid w:val="003619C3"/>
    <w:rsid w:val="00366FC1"/>
    <w:rsid w:val="00371BE8"/>
    <w:rsid w:val="003724EA"/>
    <w:rsid w:val="003760E9"/>
    <w:rsid w:val="00383F76"/>
    <w:rsid w:val="003868D2"/>
    <w:rsid w:val="00392DB6"/>
    <w:rsid w:val="00392E34"/>
    <w:rsid w:val="003942F0"/>
    <w:rsid w:val="00396750"/>
    <w:rsid w:val="00396F6F"/>
    <w:rsid w:val="003973D9"/>
    <w:rsid w:val="003A05FE"/>
    <w:rsid w:val="003A1EBF"/>
    <w:rsid w:val="003A2CE2"/>
    <w:rsid w:val="003A3E3A"/>
    <w:rsid w:val="003A3E47"/>
    <w:rsid w:val="003A457C"/>
    <w:rsid w:val="003B008A"/>
    <w:rsid w:val="003B2288"/>
    <w:rsid w:val="003B5B2E"/>
    <w:rsid w:val="003C09E2"/>
    <w:rsid w:val="003C4F80"/>
    <w:rsid w:val="003C6473"/>
    <w:rsid w:val="003D41CC"/>
    <w:rsid w:val="003E2972"/>
    <w:rsid w:val="003F56EF"/>
    <w:rsid w:val="003F62DD"/>
    <w:rsid w:val="003F6899"/>
    <w:rsid w:val="003F7FE6"/>
    <w:rsid w:val="00403150"/>
    <w:rsid w:val="00404289"/>
    <w:rsid w:val="0041470C"/>
    <w:rsid w:val="004150E2"/>
    <w:rsid w:val="00431AB0"/>
    <w:rsid w:val="004471F7"/>
    <w:rsid w:val="004479BD"/>
    <w:rsid w:val="00450B19"/>
    <w:rsid w:val="004537E5"/>
    <w:rsid w:val="004578FB"/>
    <w:rsid w:val="00464A6B"/>
    <w:rsid w:val="00466478"/>
    <w:rsid w:val="00470A02"/>
    <w:rsid w:val="00477E98"/>
    <w:rsid w:val="00484C39"/>
    <w:rsid w:val="00484E87"/>
    <w:rsid w:val="004A0019"/>
    <w:rsid w:val="004A0B84"/>
    <w:rsid w:val="004A33BC"/>
    <w:rsid w:val="004B16F6"/>
    <w:rsid w:val="004B3829"/>
    <w:rsid w:val="004B456F"/>
    <w:rsid w:val="004B5962"/>
    <w:rsid w:val="004C019A"/>
    <w:rsid w:val="004C0559"/>
    <w:rsid w:val="004C0684"/>
    <w:rsid w:val="004C73DB"/>
    <w:rsid w:val="004C7E25"/>
    <w:rsid w:val="004D46B6"/>
    <w:rsid w:val="004E0437"/>
    <w:rsid w:val="004E0D69"/>
    <w:rsid w:val="004E14E7"/>
    <w:rsid w:val="004E2172"/>
    <w:rsid w:val="004F10B1"/>
    <w:rsid w:val="004F5447"/>
    <w:rsid w:val="004F78E8"/>
    <w:rsid w:val="005027DA"/>
    <w:rsid w:val="0051456A"/>
    <w:rsid w:val="00514958"/>
    <w:rsid w:val="00525574"/>
    <w:rsid w:val="00531797"/>
    <w:rsid w:val="005342F0"/>
    <w:rsid w:val="00545A08"/>
    <w:rsid w:val="00554A31"/>
    <w:rsid w:val="00566C14"/>
    <w:rsid w:val="00566E6D"/>
    <w:rsid w:val="0057021E"/>
    <w:rsid w:val="00570A52"/>
    <w:rsid w:val="00576144"/>
    <w:rsid w:val="0057659A"/>
    <w:rsid w:val="00586FB3"/>
    <w:rsid w:val="0058796A"/>
    <w:rsid w:val="005966B7"/>
    <w:rsid w:val="005A0C8D"/>
    <w:rsid w:val="005A322A"/>
    <w:rsid w:val="005A7AD6"/>
    <w:rsid w:val="005B0C09"/>
    <w:rsid w:val="005B7F4F"/>
    <w:rsid w:val="005C6105"/>
    <w:rsid w:val="005C7C17"/>
    <w:rsid w:val="005D426E"/>
    <w:rsid w:val="005E1CEC"/>
    <w:rsid w:val="005E3641"/>
    <w:rsid w:val="005E37F8"/>
    <w:rsid w:val="005E63CF"/>
    <w:rsid w:val="005E682B"/>
    <w:rsid w:val="005F0D7E"/>
    <w:rsid w:val="00601143"/>
    <w:rsid w:val="00604111"/>
    <w:rsid w:val="006051A5"/>
    <w:rsid w:val="0060787C"/>
    <w:rsid w:val="0061301D"/>
    <w:rsid w:val="00614448"/>
    <w:rsid w:val="00617019"/>
    <w:rsid w:val="006179C3"/>
    <w:rsid w:val="006236F1"/>
    <w:rsid w:val="0062450C"/>
    <w:rsid w:val="00625F00"/>
    <w:rsid w:val="006262F1"/>
    <w:rsid w:val="00630169"/>
    <w:rsid w:val="006311A2"/>
    <w:rsid w:val="00632098"/>
    <w:rsid w:val="00632711"/>
    <w:rsid w:val="006355F0"/>
    <w:rsid w:val="00635F95"/>
    <w:rsid w:val="00640010"/>
    <w:rsid w:val="0064158C"/>
    <w:rsid w:val="0064776A"/>
    <w:rsid w:val="006479AB"/>
    <w:rsid w:val="0065364E"/>
    <w:rsid w:val="00667AF5"/>
    <w:rsid w:val="00670885"/>
    <w:rsid w:val="00670BF9"/>
    <w:rsid w:val="00671B4A"/>
    <w:rsid w:val="00671C4C"/>
    <w:rsid w:val="006741C4"/>
    <w:rsid w:val="006762C0"/>
    <w:rsid w:val="00682CA7"/>
    <w:rsid w:val="0068446D"/>
    <w:rsid w:val="006947C4"/>
    <w:rsid w:val="00696DAA"/>
    <w:rsid w:val="00697EFC"/>
    <w:rsid w:val="006A24C9"/>
    <w:rsid w:val="006A27FF"/>
    <w:rsid w:val="006A358E"/>
    <w:rsid w:val="006A3DDC"/>
    <w:rsid w:val="006A70AB"/>
    <w:rsid w:val="006A7A73"/>
    <w:rsid w:val="006B00CA"/>
    <w:rsid w:val="006B325A"/>
    <w:rsid w:val="006B37AC"/>
    <w:rsid w:val="006B57DB"/>
    <w:rsid w:val="006C5379"/>
    <w:rsid w:val="006C7C66"/>
    <w:rsid w:val="006D408C"/>
    <w:rsid w:val="006D7279"/>
    <w:rsid w:val="006D775E"/>
    <w:rsid w:val="006E04BF"/>
    <w:rsid w:val="006F1056"/>
    <w:rsid w:val="006F5390"/>
    <w:rsid w:val="006F67CA"/>
    <w:rsid w:val="006F7060"/>
    <w:rsid w:val="00705B61"/>
    <w:rsid w:val="00711169"/>
    <w:rsid w:val="007140BA"/>
    <w:rsid w:val="00715A50"/>
    <w:rsid w:val="00725643"/>
    <w:rsid w:val="0073344A"/>
    <w:rsid w:val="0074103E"/>
    <w:rsid w:val="00741B25"/>
    <w:rsid w:val="007441DB"/>
    <w:rsid w:val="0074750B"/>
    <w:rsid w:val="0075203F"/>
    <w:rsid w:val="007527B7"/>
    <w:rsid w:val="007551C0"/>
    <w:rsid w:val="00762978"/>
    <w:rsid w:val="007632F0"/>
    <w:rsid w:val="007720AD"/>
    <w:rsid w:val="00772F76"/>
    <w:rsid w:val="00781E47"/>
    <w:rsid w:val="00784C12"/>
    <w:rsid w:val="007857D7"/>
    <w:rsid w:val="00794C83"/>
    <w:rsid w:val="00794C8B"/>
    <w:rsid w:val="00794CD0"/>
    <w:rsid w:val="007A1215"/>
    <w:rsid w:val="007B38B0"/>
    <w:rsid w:val="007B40D1"/>
    <w:rsid w:val="007B66CC"/>
    <w:rsid w:val="007C42C7"/>
    <w:rsid w:val="007C54A8"/>
    <w:rsid w:val="007C5F8A"/>
    <w:rsid w:val="007D00F5"/>
    <w:rsid w:val="007D100D"/>
    <w:rsid w:val="007D5899"/>
    <w:rsid w:val="007D7C74"/>
    <w:rsid w:val="007E0046"/>
    <w:rsid w:val="007E172A"/>
    <w:rsid w:val="007E5688"/>
    <w:rsid w:val="007F016C"/>
    <w:rsid w:val="007F57AF"/>
    <w:rsid w:val="007F5B66"/>
    <w:rsid w:val="0080638C"/>
    <w:rsid w:val="008063F2"/>
    <w:rsid w:val="00807906"/>
    <w:rsid w:val="00811A8B"/>
    <w:rsid w:val="00815B64"/>
    <w:rsid w:val="008174A8"/>
    <w:rsid w:val="0082031E"/>
    <w:rsid w:val="00822B89"/>
    <w:rsid w:val="00830872"/>
    <w:rsid w:val="00831116"/>
    <w:rsid w:val="0084179C"/>
    <w:rsid w:val="008424AC"/>
    <w:rsid w:val="00843CE8"/>
    <w:rsid w:val="0085689C"/>
    <w:rsid w:val="008618D0"/>
    <w:rsid w:val="00870626"/>
    <w:rsid w:val="00873CFF"/>
    <w:rsid w:val="008740EC"/>
    <w:rsid w:val="00876E0D"/>
    <w:rsid w:val="00887612"/>
    <w:rsid w:val="0089446E"/>
    <w:rsid w:val="008A62D8"/>
    <w:rsid w:val="008B30ED"/>
    <w:rsid w:val="008B79BE"/>
    <w:rsid w:val="008C48CA"/>
    <w:rsid w:val="008C5D11"/>
    <w:rsid w:val="008D3296"/>
    <w:rsid w:val="008E4EA9"/>
    <w:rsid w:val="008F212B"/>
    <w:rsid w:val="008F5743"/>
    <w:rsid w:val="008F7DFD"/>
    <w:rsid w:val="00900533"/>
    <w:rsid w:val="0090314D"/>
    <w:rsid w:val="009158CA"/>
    <w:rsid w:val="0091768E"/>
    <w:rsid w:val="00921644"/>
    <w:rsid w:val="00922BE4"/>
    <w:rsid w:val="00925982"/>
    <w:rsid w:val="00925E55"/>
    <w:rsid w:val="0092790B"/>
    <w:rsid w:val="00927EAF"/>
    <w:rsid w:val="00932DE2"/>
    <w:rsid w:val="00933E23"/>
    <w:rsid w:val="00937A36"/>
    <w:rsid w:val="00947956"/>
    <w:rsid w:val="009521A5"/>
    <w:rsid w:val="00953538"/>
    <w:rsid w:val="00963E81"/>
    <w:rsid w:val="00966C29"/>
    <w:rsid w:val="00972194"/>
    <w:rsid w:val="0097567C"/>
    <w:rsid w:val="00980221"/>
    <w:rsid w:val="00981955"/>
    <w:rsid w:val="00991DFF"/>
    <w:rsid w:val="00994387"/>
    <w:rsid w:val="0099480D"/>
    <w:rsid w:val="0099714A"/>
    <w:rsid w:val="009A2664"/>
    <w:rsid w:val="009A48AD"/>
    <w:rsid w:val="009A67DB"/>
    <w:rsid w:val="009B1B55"/>
    <w:rsid w:val="009B1FC7"/>
    <w:rsid w:val="009B2191"/>
    <w:rsid w:val="009B2238"/>
    <w:rsid w:val="009B3850"/>
    <w:rsid w:val="009B4A37"/>
    <w:rsid w:val="009B76E1"/>
    <w:rsid w:val="009B7B1D"/>
    <w:rsid w:val="009C4797"/>
    <w:rsid w:val="009C4C8E"/>
    <w:rsid w:val="009C61FD"/>
    <w:rsid w:val="009D2B9F"/>
    <w:rsid w:val="009D2D14"/>
    <w:rsid w:val="009D3224"/>
    <w:rsid w:val="009D405F"/>
    <w:rsid w:val="009E2D56"/>
    <w:rsid w:val="009E493E"/>
    <w:rsid w:val="009E746D"/>
    <w:rsid w:val="00A07806"/>
    <w:rsid w:val="00A13D71"/>
    <w:rsid w:val="00A16D45"/>
    <w:rsid w:val="00A213D2"/>
    <w:rsid w:val="00A237A3"/>
    <w:rsid w:val="00A3434A"/>
    <w:rsid w:val="00A35DBF"/>
    <w:rsid w:val="00A46751"/>
    <w:rsid w:val="00A52477"/>
    <w:rsid w:val="00A5458C"/>
    <w:rsid w:val="00A55DA4"/>
    <w:rsid w:val="00A56190"/>
    <w:rsid w:val="00A57654"/>
    <w:rsid w:val="00A5774A"/>
    <w:rsid w:val="00A61FAF"/>
    <w:rsid w:val="00A70F1E"/>
    <w:rsid w:val="00A77C41"/>
    <w:rsid w:val="00A77CAE"/>
    <w:rsid w:val="00A77CEF"/>
    <w:rsid w:val="00A93146"/>
    <w:rsid w:val="00A933CE"/>
    <w:rsid w:val="00A935B9"/>
    <w:rsid w:val="00AA4E14"/>
    <w:rsid w:val="00AA5399"/>
    <w:rsid w:val="00AA76ED"/>
    <w:rsid w:val="00AB0A12"/>
    <w:rsid w:val="00AB1B68"/>
    <w:rsid w:val="00AB1EDF"/>
    <w:rsid w:val="00AB23A6"/>
    <w:rsid w:val="00AB4D1C"/>
    <w:rsid w:val="00AC3D49"/>
    <w:rsid w:val="00AC6810"/>
    <w:rsid w:val="00AD1D15"/>
    <w:rsid w:val="00AD4BA6"/>
    <w:rsid w:val="00AD54B1"/>
    <w:rsid w:val="00AD5A03"/>
    <w:rsid w:val="00AD5C4C"/>
    <w:rsid w:val="00AE0B1A"/>
    <w:rsid w:val="00AE124A"/>
    <w:rsid w:val="00AE2773"/>
    <w:rsid w:val="00AF3A7E"/>
    <w:rsid w:val="00AF4F1B"/>
    <w:rsid w:val="00AF6530"/>
    <w:rsid w:val="00AF7D8E"/>
    <w:rsid w:val="00B0181E"/>
    <w:rsid w:val="00B0238E"/>
    <w:rsid w:val="00B0367D"/>
    <w:rsid w:val="00B060A0"/>
    <w:rsid w:val="00B16DD5"/>
    <w:rsid w:val="00B21124"/>
    <w:rsid w:val="00B2399C"/>
    <w:rsid w:val="00B259C7"/>
    <w:rsid w:val="00B33D2D"/>
    <w:rsid w:val="00B40099"/>
    <w:rsid w:val="00B42F03"/>
    <w:rsid w:val="00B45C52"/>
    <w:rsid w:val="00B50143"/>
    <w:rsid w:val="00B50E21"/>
    <w:rsid w:val="00B53B1F"/>
    <w:rsid w:val="00B54B3E"/>
    <w:rsid w:val="00B6306F"/>
    <w:rsid w:val="00B65858"/>
    <w:rsid w:val="00B65997"/>
    <w:rsid w:val="00B72431"/>
    <w:rsid w:val="00B9080F"/>
    <w:rsid w:val="00B90D69"/>
    <w:rsid w:val="00B94B28"/>
    <w:rsid w:val="00B95A70"/>
    <w:rsid w:val="00B96B74"/>
    <w:rsid w:val="00B97C42"/>
    <w:rsid w:val="00BA5E6D"/>
    <w:rsid w:val="00BA629E"/>
    <w:rsid w:val="00BA78C5"/>
    <w:rsid w:val="00BB0328"/>
    <w:rsid w:val="00BB6294"/>
    <w:rsid w:val="00BC035D"/>
    <w:rsid w:val="00BC0FEE"/>
    <w:rsid w:val="00BC3E19"/>
    <w:rsid w:val="00BC4F30"/>
    <w:rsid w:val="00BE1E05"/>
    <w:rsid w:val="00BE33B7"/>
    <w:rsid w:val="00BE4187"/>
    <w:rsid w:val="00BE53EE"/>
    <w:rsid w:val="00BE7422"/>
    <w:rsid w:val="00BE7671"/>
    <w:rsid w:val="00BF7635"/>
    <w:rsid w:val="00C0005E"/>
    <w:rsid w:val="00C019E0"/>
    <w:rsid w:val="00C056A3"/>
    <w:rsid w:val="00C05B71"/>
    <w:rsid w:val="00C17CC3"/>
    <w:rsid w:val="00C27406"/>
    <w:rsid w:val="00C35E78"/>
    <w:rsid w:val="00C35EA7"/>
    <w:rsid w:val="00C36271"/>
    <w:rsid w:val="00C37E6A"/>
    <w:rsid w:val="00C418CF"/>
    <w:rsid w:val="00C41B99"/>
    <w:rsid w:val="00C43885"/>
    <w:rsid w:val="00C50778"/>
    <w:rsid w:val="00C526AD"/>
    <w:rsid w:val="00C71A62"/>
    <w:rsid w:val="00C73E1C"/>
    <w:rsid w:val="00C762F0"/>
    <w:rsid w:val="00C90E60"/>
    <w:rsid w:val="00C941BC"/>
    <w:rsid w:val="00C94AE2"/>
    <w:rsid w:val="00C96BB3"/>
    <w:rsid w:val="00CA43D9"/>
    <w:rsid w:val="00CA4A33"/>
    <w:rsid w:val="00CA4A8D"/>
    <w:rsid w:val="00CB586F"/>
    <w:rsid w:val="00CB6745"/>
    <w:rsid w:val="00CB6CC4"/>
    <w:rsid w:val="00CB6DBD"/>
    <w:rsid w:val="00CC0864"/>
    <w:rsid w:val="00CC113B"/>
    <w:rsid w:val="00CC4C52"/>
    <w:rsid w:val="00CC790B"/>
    <w:rsid w:val="00CD0024"/>
    <w:rsid w:val="00CD044B"/>
    <w:rsid w:val="00CD347D"/>
    <w:rsid w:val="00CD47A4"/>
    <w:rsid w:val="00CD4A20"/>
    <w:rsid w:val="00CD646B"/>
    <w:rsid w:val="00CE2607"/>
    <w:rsid w:val="00CE5AF1"/>
    <w:rsid w:val="00CE65B1"/>
    <w:rsid w:val="00CF27DC"/>
    <w:rsid w:val="00CF51BF"/>
    <w:rsid w:val="00CF6786"/>
    <w:rsid w:val="00D05A16"/>
    <w:rsid w:val="00D16F89"/>
    <w:rsid w:val="00D261D6"/>
    <w:rsid w:val="00D26324"/>
    <w:rsid w:val="00D26781"/>
    <w:rsid w:val="00D26CEE"/>
    <w:rsid w:val="00D33E9A"/>
    <w:rsid w:val="00D35DFA"/>
    <w:rsid w:val="00D404BB"/>
    <w:rsid w:val="00D435AE"/>
    <w:rsid w:val="00D44082"/>
    <w:rsid w:val="00D511E1"/>
    <w:rsid w:val="00D51AAC"/>
    <w:rsid w:val="00D55A73"/>
    <w:rsid w:val="00D578E9"/>
    <w:rsid w:val="00D64A6F"/>
    <w:rsid w:val="00D723B8"/>
    <w:rsid w:val="00D75DFA"/>
    <w:rsid w:val="00D85046"/>
    <w:rsid w:val="00D85694"/>
    <w:rsid w:val="00D94EEF"/>
    <w:rsid w:val="00DA444B"/>
    <w:rsid w:val="00DA5E35"/>
    <w:rsid w:val="00DB2E38"/>
    <w:rsid w:val="00DB4557"/>
    <w:rsid w:val="00DC1E0A"/>
    <w:rsid w:val="00DC2CAE"/>
    <w:rsid w:val="00DC62B9"/>
    <w:rsid w:val="00DC6D27"/>
    <w:rsid w:val="00DD22F7"/>
    <w:rsid w:val="00DD4F3B"/>
    <w:rsid w:val="00DD5DE9"/>
    <w:rsid w:val="00DE1047"/>
    <w:rsid w:val="00DE2A08"/>
    <w:rsid w:val="00DE45E1"/>
    <w:rsid w:val="00DE5895"/>
    <w:rsid w:val="00DE787A"/>
    <w:rsid w:val="00DF1B37"/>
    <w:rsid w:val="00DF261A"/>
    <w:rsid w:val="00DF61D4"/>
    <w:rsid w:val="00E05BF5"/>
    <w:rsid w:val="00E103E9"/>
    <w:rsid w:val="00E16BDE"/>
    <w:rsid w:val="00E20C0E"/>
    <w:rsid w:val="00E212E1"/>
    <w:rsid w:val="00E21813"/>
    <w:rsid w:val="00E2553D"/>
    <w:rsid w:val="00E271AF"/>
    <w:rsid w:val="00E3232D"/>
    <w:rsid w:val="00E41284"/>
    <w:rsid w:val="00E429B6"/>
    <w:rsid w:val="00E453AF"/>
    <w:rsid w:val="00E47B54"/>
    <w:rsid w:val="00E47E9F"/>
    <w:rsid w:val="00E53CC3"/>
    <w:rsid w:val="00E557EF"/>
    <w:rsid w:val="00E5592F"/>
    <w:rsid w:val="00E6094C"/>
    <w:rsid w:val="00E61915"/>
    <w:rsid w:val="00E6200C"/>
    <w:rsid w:val="00E66842"/>
    <w:rsid w:val="00E7494F"/>
    <w:rsid w:val="00E80262"/>
    <w:rsid w:val="00E831E2"/>
    <w:rsid w:val="00E914BB"/>
    <w:rsid w:val="00E92585"/>
    <w:rsid w:val="00E92ED8"/>
    <w:rsid w:val="00E945EB"/>
    <w:rsid w:val="00E949CD"/>
    <w:rsid w:val="00E95B90"/>
    <w:rsid w:val="00EA5E26"/>
    <w:rsid w:val="00EB0897"/>
    <w:rsid w:val="00EB19EB"/>
    <w:rsid w:val="00EB678F"/>
    <w:rsid w:val="00EB6F14"/>
    <w:rsid w:val="00EC274E"/>
    <w:rsid w:val="00EC2B95"/>
    <w:rsid w:val="00EC58CD"/>
    <w:rsid w:val="00ED437E"/>
    <w:rsid w:val="00ED5986"/>
    <w:rsid w:val="00ED63EF"/>
    <w:rsid w:val="00ED680B"/>
    <w:rsid w:val="00ED74E0"/>
    <w:rsid w:val="00ED774F"/>
    <w:rsid w:val="00EE2B65"/>
    <w:rsid w:val="00EE5C2E"/>
    <w:rsid w:val="00EF1E6F"/>
    <w:rsid w:val="00EF4EA4"/>
    <w:rsid w:val="00EF5E30"/>
    <w:rsid w:val="00F01978"/>
    <w:rsid w:val="00F04411"/>
    <w:rsid w:val="00F109EC"/>
    <w:rsid w:val="00F142A7"/>
    <w:rsid w:val="00F14567"/>
    <w:rsid w:val="00F14FAD"/>
    <w:rsid w:val="00F16B05"/>
    <w:rsid w:val="00F239C1"/>
    <w:rsid w:val="00F27461"/>
    <w:rsid w:val="00F33362"/>
    <w:rsid w:val="00F35B92"/>
    <w:rsid w:val="00F41800"/>
    <w:rsid w:val="00F420C5"/>
    <w:rsid w:val="00F43290"/>
    <w:rsid w:val="00F43D14"/>
    <w:rsid w:val="00F4665F"/>
    <w:rsid w:val="00F47ABE"/>
    <w:rsid w:val="00F60F39"/>
    <w:rsid w:val="00F63D11"/>
    <w:rsid w:val="00F72512"/>
    <w:rsid w:val="00F73D20"/>
    <w:rsid w:val="00F74359"/>
    <w:rsid w:val="00F83293"/>
    <w:rsid w:val="00F839F1"/>
    <w:rsid w:val="00F86678"/>
    <w:rsid w:val="00F90745"/>
    <w:rsid w:val="00F92718"/>
    <w:rsid w:val="00F943A3"/>
    <w:rsid w:val="00F94A73"/>
    <w:rsid w:val="00FA0102"/>
    <w:rsid w:val="00FA04F5"/>
    <w:rsid w:val="00FA2710"/>
    <w:rsid w:val="00FA5250"/>
    <w:rsid w:val="00FB0A48"/>
    <w:rsid w:val="00FB720D"/>
    <w:rsid w:val="00FC12DC"/>
    <w:rsid w:val="00FC25A7"/>
    <w:rsid w:val="00FD5838"/>
    <w:rsid w:val="00FE711E"/>
    <w:rsid w:val="00FF0188"/>
    <w:rsid w:val="00FF3D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75EFC2C"/>
  <w15:chartTrackingRefBased/>
  <w15:docId w15:val="{AD65357A-3D95-4F75-AA0A-164A468765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7E9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47E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84C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4C39"/>
  </w:style>
  <w:style w:type="paragraph" w:styleId="Footer">
    <w:name w:val="footer"/>
    <w:basedOn w:val="Normal"/>
    <w:link w:val="FooterChar"/>
    <w:uiPriority w:val="99"/>
    <w:unhideWhenUsed/>
    <w:rsid w:val="00484C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4C39"/>
  </w:style>
  <w:style w:type="paragraph" w:styleId="Revision">
    <w:name w:val="Revision"/>
    <w:hidden/>
    <w:uiPriority w:val="99"/>
    <w:semiHidden/>
    <w:rsid w:val="008740EC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8F212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F212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F212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F212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F212B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B325A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325A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02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13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015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0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758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0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84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4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35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4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09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476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0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630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0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33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6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83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3.tiff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2.tiff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chart" Target="charts/chart4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chart" Target="charts/chart3.xml"/><Relationship Id="rId4" Type="http://schemas.openxmlformats.org/officeDocument/2006/relationships/webSettings" Target="webSettings.xml"/><Relationship Id="rId9" Type="http://schemas.openxmlformats.org/officeDocument/2006/relationships/chart" Target="charts/chart2.xml"/><Relationship Id="rId14" Type="http://schemas.openxmlformats.org/officeDocument/2006/relationships/image" Target="media/image4.tif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E:\ResearchProject\Jamal%20Sir\NCD%20Factors\Graph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E:\ResearchProject\Jamal%20Sir\NCD%20Factors\Graph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E:\ResearchProject\Jamal%20Sir\NCD%20Factors\Graph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E:\ResearchProject\Jamal%20Sir\NCD%20Factors\Graph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4"/>
    </mc:Choice>
    <mc:Fallback>
      <c:style val="4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r>
              <a:rPr lang="en-US" sz="1400" b="1" i="0" u="none" strike="noStrike" baseline="0">
                <a:effectLst/>
                <a:latin typeface="Times New Roman" panose="02020603050405020304" pitchFamily="18" charset="0"/>
                <a:cs typeface="Times New Roman" panose="02020603050405020304" pitchFamily="18" charset="0"/>
              </a:rPr>
              <a:t>Raised blood pressure (Hypertension)</a:t>
            </a:r>
            <a:r>
              <a:rPr lang="en-US" sz="1400" b="1" i="0" u="none" strike="noStrike" baseline="0">
                <a:latin typeface="Times New Roman" panose="02020603050405020304" pitchFamily="18" charset="0"/>
                <a:cs typeface="Times New Roman" panose="02020603050405020304" pitchFamily="18" charset="0"/>
              </a:rPr>
              <a:t> </a:t>
            </a:r>
            <a:endParaRPr lang="en-US" b="1">
              <a:latin typeface="Times New Roman" panose="02020603050405020304" pitchFamily="18" charset="0"/>
              <a:cs typeface="Times New Roman" panose="02020603050405020304" pitchFamily="18" charset="0"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Sheet1!$B$2</c:f>
              <c:strCache>
                <c:ptCount val="1"/>
                <c:pt idx="0">
                  <c:v>Yes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errBars>
            <c:errBarType val="both"/>
            <c:errValType val="stdErr"/>
            <c:noEndCap val="0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strRef>
              <c:f>Sheet1!$A$3:$A$8</c:f>
              <c:strCache>
                <c:ptCount val="6"/>
                <c:pt idx="0">
                  <c:v>Maldives</c:v>
                </c:pt>
                <c:pt idx="1">
                  <c:v>Sri Lanka</c:v>
                </c:pt>
                <c:pt idx="2">
                  <c:v>Myanmar</c:v>
                </c:pt>
                <c:pt idx="3">
                  <c:v>Timor</c:v>
                </c:pt>
                <c:pt idx="4">
                  <c:v>Bangladesh</c:v>
                </c:pt>
                <c:pt idx="5">
                  <c:v>Nepal</c:v>
                </c:pt>
              </c:strCache>
            </c:strRef>
          </c:cat>
          <c:val>
            <c:numRef>
              <c:f>Sheet1!$B$3:$B$8</c:f>
              <c:numCache>
                <c:formatCode>0.00%</c:formatCode>
                <c:ptCount val="6"/>
                <c:pt idx="0">
                  <c:v>0.18010000000000001</c:v>
                </c:pt>
                <c:pt idx="1">
                  <c:v>0.23769999999999999</c:v>
                </c:pt>
                <c:pt idx="2">
                  <c:v>0.27929999999999999</c:v>
                </c:pt>
                <c:pt idx="3">
                  <c:v>0.39700000000000002</c:v>
                </c:pt>
                <c:pt idx="4">
                  <c:v>0.2041</c:v>
                </c:pt>
                <c:pt idx="5">
                  <c:v>0.26600000000000001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08F-4348-8BF3-9DB65EB45C9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598381584"/>
        <c:axId val="598383024"/>
      </c:barChart>
      <c:catAx>
        <c:axId val="59838158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598383024"/>
        <c:crosses val="autoZero"/>
        <c:auto val="1"/>
        <c:lblAlgn val="ctr"/>
        <c:lblOffset val="100"/>
        <c:noMultiLvlLbl val="0"/>
      </c:catAx>
      <c:valAx>
        <c:axId val="5983830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59838158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4"/>
    </mc:Choice>
    <mc:Fallback>
      <c:style val="4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b="1"/>
              <a:t>Raised blood glucose (Hyperglycemia) 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Sheet1!$B$12</c:f>
              <c:strCache>
                <c:ptCount val="1"/>
                <c:pt idx="0">
                  <c:v>Yes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errBars>
            <c:errBarType val="both"/>
            <c:errValType val="stdErr"/>
            <c:noEndCap val="0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strRef>
              <c:f>Sheet1!$A$13:$A$18</c:f>
              <c:strCache>
                <c:ptCount val="6"/>
                <c:pt idx="0">
                  <c:v>Maldives</c:v>
                </c:pt>
                <c:pt idx="1">
                  <c:v>Sri Lanka</c:v>
                </c:pt>
                <c:pt idx="2">
                  <c:v>Myanmar</c:v>
                </c:pt>
                <c:pt idx="3">
                  <c:v>Timor</c:v>
                </c:pt>
                <c:pt idx="4">
                  <c:v>Bangladesh</c:v>
                </c:pt>
                <c:pt idx="5">
                  <c:v>Nepal</c:v>
                </c:pt>
              </c:strCache>
            </c:strRef>
          </c:cat>
          <c:val>
            <c:numRef>
              <c:f>Sheet1!$B$13:$B$18</c:f>
              <c:numCache>
                <c:formatCode>0.00%</c:formatCode>
                <c:ptCount val="6"/>
                <c:pt idx="0">
                  <c:v>3.73E-2</c:v>
                </c:pt>
                <c:pt idx="1">
                  <c:v>6.4100000000000004E-2</c:v>
                </c:pt>
                <c:pt idx="2">
                  <c:v>5.5800000000000002E-2</c:v>
                </c:pt>
                <c:pt idx="3">
                  <c:v>1.15E-2</c:v>
                </c:pt>
                <c:pt idx="4">
                  <c:v>8.7099999999999997E-2</c:v>
                </c:pt>
                <c:pt idx="5">
                  <c:v>5.7599999999999998E-2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B47-436E-ACC0-2AE51DDB67DD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787758056"/>
        <c:axId val="787756256"/>
      </c:barChart>
      <c:catAx>
        <c:axId val="78775805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87756256"/>
        <c:crosses val="autoZero"/>
        <c:auto val="1"/>
        <c:lblAlgn val="ctr"/>
        <c:lblOffset val="100"/>
        <c:noMultiLvlLbl val="0"/>
      </c:catAx>
      <c:valAx>
        <c:axId val="7877562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8775805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4"/>
    </mc:Choice>
    <mc:Fallback>
      <c:style val="4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r>
              <a:rPr lang="en-US" sz="1400" b="1" i="0" u="none" strike="noStrike" baseline="0">
                <a:effectLst/>
                <a:latin typeface="Times New Roman" panose="02020603050405020304" pitchFamily="18" charset="0"/>
                <a:cs typeface="Times New Roman" panose="02020603050405020304" pitchFamily="18" charset="0"/>
              </a:rPr>
              <a:t>Raised total blood cholesterol (hypercholesterolemia)</a:t>
            </a:r>
            <a:r>
              <a:rPr lang="en-US" sz="1400" b="1" i="0" u="none" strike="noStrike" baseline="0">
                <a:latin typeface="Times New Roman" panose="02020603050405020304" pitchFamily="18" charset="0"/>
                <a:cs typeface="Times New Roman" panose="02020603050405020304" pitchFamily="18" charset="0"/>
              </a:rPr>
              <a:t> </a:t>
            </a:r>
            <a:endParaRPr lang="en-US" b="1">
              <a:latin typeface="Times New Roman" panose="02020603050405020304" pitchFamily="18" charset="0"/>
              <a:cs typeface="Times New Roman" panose="02020603050405020304" pitchFamily="18" charset="0"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Sheet1!$B$22:$B$23</c:f>
              <c:strCache>
                <c:ptCount val="2"/>
                <c:pt idx="0">
                  <c:v>Yes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errBars>
            <c:errBarType val="both"/>
            <c:errValType val="stdErr"/>
            <c:noEndCap val="0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strRef>
              <c:f>Sheet1!$A$24:$A$28</c:f>
              <c:strCache>
                <c:ptCount val="5"/>
                <c:pt idx="0">
                  <c:v>Sri Lanka</c:v>
                </c:pt>
                <c:pt idx="1">
                  <c:v>Myanmar</c:v>
                </c:pt>
                <c:pt idx="2">
                  <c:v>Timor</c:v>
                </c:pt>
                <c:pt idx="3">
                  <c:v>Bangladesh</c:v>
                </c:pt>
                <c:pt idx="4">
                  <c:v>Nepal</c:v>
                </c:pt>
              </c:strCache>
            </c:strRef>
          </c:cat>
          <c:val>
            <c:numRef>
              <c:f>Sheet1!$B$24:$B$28</c:f>
              <c:numCache>
                <c:formatCode>0.00%</c:formatCode>
                <c:ptCount val="5"/>
                <c:pt idx="0">
                  <c:v>0.19939999999999999</c:v>
                </c:pt>
                <c:pt idx="1">
                  <c:v>0.34399999999999997</c:v>
                </c:pt>
                <c:pt idx="2">
                  <c:v>0.1739</c:v>
                </c:pt>
                <c:pt idx="3">
                  <c:v>0.26590000000000003</c:v>
                </c:pt>
                <c:pt idx="4">
                  <c:v>0.1113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F23-4DDA-AA8A-34A53F826A9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586644464"/>
        <c:axId val="586646624"/>
      </c:barChart>
      <c:catAx>
        <c:axId val="58664446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586646624"/>
        <c:crosses val="autoZero"/>
        <c:auto val="1"/>
        <c:lblAlgn val="ctr"/>
        <c:lblOffset val="100"/>
        <c:noMultiLvlLbl val="0"/>
      </c:catAx>
      <c:valAx>
        <c:axId val="5866466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58664446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b="1"/>
              <a:t>Prevalance among Southeast Asian adults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errBars>
            <c:errBarType val="both"/>
            <c:errValType val="percentage"/>
            <c:noEndCap val="0"/>
            <c:val val="5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strRef>
              <c:f>Sheet1!$A$32:$A$34</c:f>
              <c:strCache>
                <c:ptCount val="3"/>
                <c:pt idx="0">
                  <c:v>Hypertension</c:v>
                </c:pt>
                <c:pt idx="1">
                  <c:v>Hyperglycemia</c:v>
                </c:pt>
                <c:pt idx="2">
                  <c:v>hypercholesterolemia</c:v>
                </c:pt>
              </c:strCache>
            </c:strRef>
          </c:cat>
          <c:val>
            <c:numRef>
              <c:f>Sheet1!$B$32:$B$34</c:f>
              <c:numCache>
                <c:formatCode>0.00%</c:formatCode>
                <c:ptCount val="3"/>
                <c:pt idx="0">
                  <c:v>0.27389999999999998</c:v>
                </c:pt>
                <c:pt idx="1">
                  <c:v>5.6899999999999999E-2</c:v>
                </c:pt>
                <c:pt idx="2">
                  <c:v>0.31209999999999999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C2B-4874-BFF8-B6959447D2F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98685504"/>
        <c:axId val="98685144"/>
      </c:barChart>
      <c:catAx>
        <c:axId val="9868550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8685144"/>
        <c:crosses val="autoZero"/>
        <c:auto val="1"/>
        <c:lblAlgn val="ctr"/>
        <c:lblOffset val="100"/>
        <c:noMultiLvlLbl val="0"/>
      </c:catAx>
      <c:valAx>
        <c:axId val="986851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868550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withinLinear" id="15">
  <a:schemeClr val="accent2"/>
</cs:colorStyle>
</file>

<file path=word/charts/colors2.xml><?xml version="1.0" encoding="utf-8"?>
<cs:colorStyle xmlns:cs="http://schemas.microsoft.com/office/drawing/2012/chartStyle" xmlns:a="http://schemas.openxmlformats.org/drawingml/2006/main" meth="withinLinear" id="15">
  <a:schemeClr val="accent2"/>
</cs:colorStyle>
</file>

<file path=word/charts/colors3.xml><?xml version="1.0" encoding="utf-8"?>
<cs:colorStyle xmlns:cs="http://schemas.microsoft.com/office/drawing/2012/chartStyle" xmlns:a="http://schemas.openxmlformats.org/drawingml/2006/main" meth="withinLinear" id="15">
  <a:schemeClr val="accent2"/>
</cs:colorStyle>
</file>

<file path=word/charts/colors4.xml><?xml version="1.0" encoding="utf-8"?>
<cs:colorStyle xmlns:cs="http://schemas.microsoft.com/office/drawing/2012/chartStyle" xmlns:a="http://schemas.openxmlformats.org/drawingml/2006/main" meth="cycle" id="12">
  <a:schemeClr val="accent2"/>
  <a:schemeClr val="accent4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66B11F-B64E-4191-82EB-8B720BF1D0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5173</TotalTime>
  <Pages>1</Pages>
  <Words>5993</Words>
  <Characters>34165</Characters>
  <Application>Microsoft Office Word</Application>
  <DocSecurity>0</DocSecurity>
  <Lines>284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Nayeem Hasan</dc:creator>
  <cp:keywords/>
  <dc:description/>
  <cp:lastModifiedBy>Mohammad Nayeem Hasan</cp:lastModifiedBy>
  <cp:revision>595</cp:revision>
  <dcterms:created xsi:type="dcterms:W3CDTF">2024-04-19T03:57:00Z</dcterms:created>
  <dcterms:modified xsi:type="dcterms:W3CDTF">2024-09-02T20:42:00Z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52c080e6f0ca38520a6feb26105ac067011857b8a8364680219a6ab2cc2f9b2a</vt:lpwstr>
  </property>
</Properties>
</file>